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FACE4">
      <w:pPr>
        <w:pStyle w:val="2"/>
        <w:keepNext/>
        <w:keepLines/>
        <w:pageBreakBefore w:val="0"/>
        <w:widowControl/>
        <w:spacing w:before="200" w:after="100" w:line="276" w:lineRule="auto"/>
        <w:ind w:left="0" w:right="0" w:firstLine="0"/>
        <w:jc w:val="center"/>
        <w:rPr>
          <w:ins w:id="1" w:author="Fa'te" w:date="2026-09-18T18:41:21Z"/>
          <w:rFonts w:hint="eastAsia" w:ascii="Times New Roman" w:hAnsi="Times New Roman" w:eastAsia="宋体" w:cs="Times New Roman"/>
          <w:b w:val="0"/>
          <w:color w:val="auto"/>
          <w:kern w:val="2"/>
          <w:sz w:val="21"/>
          <w:szCs w:val="24"/>
        </w:rPr>
        <w:pPrChange w:id="0" w:author="Fa'te" w:date="2026-09-18T18:40:03Z">
          <w:pPr>
            <w:pStyle w:val="2"/>
            <w:keepNext/>
            <w:keepLines/>
            <w:pageBreakBefore w:val="0"/>
            <w:widowControl/>
            <w:spacing w:before="200" w:after="100" w:line="276" w:lineRule="auto"/>
            <w:ind w:left="0" w:right="0" w:firstLine="0"/>
            <w:jc w:val="left"/>
          </w:pPr>
        </w:pPrChange>
      </w:pPr>
      <w:ins w:id="2" w:author="Fa'te" w:date="2026-09-18T18:41:08Z">
        <w:r>
          <w:rPr>
            <w:rFonts w:hint="eastAsia" w:ascii="Times New Roman" w:hAnsi="Times New Roman" w:eastAsia="宋体" w:cs="Times New Roman"/>
            <w:b w:val="0"/>
            <w:color w:val="auto"/>
            <w:kern w:val="2"/>
            <w:sz w:val="21"/>
            <w:szCs w:val="24"/>
            <w:rPrChange w:id="3" w:author="Fa'te" w:date="2026-09-18T18:41:18Z">
              <w:rPr>
                <w:rFonts w:ascii="Times New Roman" w:hAnsi="Times New Roman" w:eastAsia="宋体" w:cs="Times New Roman"/>
                <w:color w:val="000000"/>
                <w:sz w:val="21"/>
              </w:rPr>
            </w:rPrChange>
          </w:rPr>
          <w:t>语义引导高斯时序定位的视听广义零样本学习SGTG-AVGZSL（Semantic-Guided Gaussian Temporal Grounding for Audio-Visual Generalized Zero-Shot Learning）</w:t>
        </w:r>
      </w:ins>
    </w:p>
    <w:p w14:paraId="38B8503F">
      <w:pPr>
        <w:pStyle w:val="2"/>
        <w:keepNext/>
        <w:keepLines/>
        <w:pageBreakBefore w:val="0"/>
        <w:widowControl/>
        <w:spacing w:before="200" w:after="100" w:line="276" w:lineRule="auto"/>
        <w:ind w:left="0" w:right="0" w:firstLine="0"/>
        <w:jc w:val="center"/>
        <w:rPr>
          <w:del w:id="6" w:author="Fa'te" w:date="2026-09-18T18:41:08Z"/>
          <w:rFonts w:ascii="Times New Roman" w:hAnsi="Times New Roman" w:eastAsia="黑体" w:cs="Times New Roman"/>
          <w:b/>
          <w:color w:val="000000"/>
          <w:sz w:val="36"/>
        </w:rPr>
        <w:pPrChange w:id="5" w:author="Fa'te" w:date="2026-09-18T18:40:03Z">
          <w:pPr>
            <w:pStyle w:val="2"/>
            <w:keepNext/>
            <w:keepLines/>
            <w:pageBreakBefore w:val="0"/>
            <w:widowControl/>
            <w:spacing w:before="200" w:after="100" w:line="276" w:lineRule="auto"/>
            <w:ind w:left="0" w:right="0" w:firstLine="0"/>
            <w:jc w:val="left"/>
          </w:pPr>
        </w:pPrChange>
      </w:pPr>
      <w:del w:id="7" w:author="Fa'te" w:date="2026-09-18T18:41:08Z">
        <w:r>
          <w:rPr>
            <w:rFonts w:ascii="Times New Roman" w:hAnsi="Times New Roman" w:eastAsia="黑体" w:cs="Times New Roman"/>
            <w:b/>
            <w:i w:val="0"/>
            <w:sz w:val="36"/>
          </w:rPr>
          <w:delText>摘要</w:delText>
        </w:r>
      </w:del>
    </w:p>
    <w:p w14:paraId="7183E390">
      <w:pPr>
        <w:keepNext w:val="0"/>
        <w:keepLines/>
        <w:pageBreakBefore w:val="0"/>
        <w:widowControl/>
        <w:spacing w:before="0" w:after="0" w:line="360" w:lineRule="auto"/>
        <w:ind w:left="0" w:right="0" w:firstLine="420"/>
        <w:jc w:val="both"/>
        <w:rPr>
          <w:ins w:id="8" w:author="Fa'te" w:date="2026-09-18T18:43:39Z"/>
          <w:rFonts w:ascii="Times New Roman" w:hAnsi="Times New Roman" w:eastAsia="宋体" w:cs="Times New Roman"/>
          <w:b w:val="0"/>
          <w:i w:val="0"/>
          <w:sz w:val="21"/>
        </w:rPr>
      </w:pPr>
      <w:ins w:id="9" w:author="Fa'te" w:date="2026-09-18T18:40:53Z">
        <w:r>
          <w:rPr>
            <w:rFonts w:hint="eastAsia" w:cs="Times New Roman"/>
            <w:b w:val="0"/>
            <w:i w:val="0"/>
            <w:sz w:val="21"/>
            <w:lang w:val="en-US" w:eastAsia="zh-CN"/>
          </w:rPr>
          <w:t>摘要-</w:t>
        </w:r>
      </w:ins>
      <w:r>
        <w:rPr>
          <w:rFonts w:ascii="Times New Roman" w:hAnsi="Times New Roman" w:eastAsia="宋体" w:cs="Times New Roman"/>
          <w:b w:val="0"/>
          <w:i w:val="0"/>
          <w:sz w:val="21"/>
        </w:rPr>
        <w:t>视听广义零样本学习旨在联合利用音频、视觉与类别语义信息，实现对已见类别和未见类别的统一识别。</w:t>
      </w:r>
      <w:ins w:id="10" w:author="Fa'te" w:date="2026-09-18T18:53:20Z">
        <w:r>
          <w:rPr>
            <w:rFonts w:ascii="Times New Roman" w:hAnsi="Times New Roman" w:eastAsia="宋体" w:cs="Times New Roman"/>
            <w:b w:val="0"/>
            <w:i w:val="0"/>
            <w:sz w:val="21"/>
            <w:lang w:val="en-US" w:eastAsia="zh-CN"/>
          </w:rPr>
          <w:t>尽管AVCA和ClipClap-GZSL等方法在视听表示学习方面取得了一定进展，但对局部时序信息的利用仍较为有限。当关键动作或声音仅出现在部分时段时，这些判别线索容易在特征采样与整体聚合过程中被遗漏或弱化，从而影响对未见类别的有效识别。</w:t>
        </w:r>
      </w:ins>
      <w:del w:id="11" w:author="Fa'te" w:date="2026-09-18T18:53:18Z">
        <w:r>
          <w:rPr>
            <w:rFonts w:ascii="Times New Roman" w:hAnsi="Times New Roman" w:eastAsia="宋体" w:cs="Times New Roman"/>
            <w:b w:val="0"/>
            <w:i w:val="0"/>
            <w:sz w:val="21"/>
          </w:rPr>
          <w:delText>尽管AVCA和ClipClap-GZSL等方法在多模态特征融合方面取得了一定进展，但类别语义主要作为最终匹配阶段的静态参照，难以在时序编码过程中主动定位类别相关的局部证据。</w:delText>
        </w:r>
      </w:del>
      <w:r>
        <w:rPr>
          <w:rFonts w:ascii="Times New Roman" w:hAnsi="Times New Roman" w:eastAsia="宋体" w:cs="Times New Roman"/>
          <w:b w:val="0"/>
          <w:i w:val="0"/>
          <w:sz w:val="21"/>
        </w:rPr>
        <w:t>此外，相近类别原型的可分性不足，以及弱视听关联与模态噪声引起的信息干扰，进一步限制了模型的泛化能力。为解决上述问题，我们提出语义引导高斯时序定位的视听广义零样本学习方法（SGTG-AVGZSL），将类别语义作为条件信号贯穿时序编码与交互融合全过程。具体而言，我们结合视觉与</w:t>
      </w:r>
      <w:bookmarkStart w:id="10" w:name="_GoBack"/>
      <w:bookmarkEnd w:id="10"/>
      <w:r>
        <w:rPr>
          <w:rFonts w:ascii="Times New Roman" w:hAnsi="Times New Roman" w:eastAsia="宋体" w:cs="Times New Roman"/>
          <w:b w:val="0"/>
          <w:i w:val="0"/>
          <w:sz w:val="21"/>
        </w:rPr>
        <w:t>听觉细粒度描述以及CLIP、CLAP文本编码器构建初始类别原型，并通过判别性语义原型优化兼顾类别分离与语义拓扑保持，为时序定位提供可迁移的语义查询。随后，我们设计语义引导高斯时序定位模块，以类别语义条件化视听序列，通过视觉与音频独立的多高斯专家及自适应路由，在两条时间轴上连续定位并汇聚类别相关片段，减轻冗余背景对判别证据的稀释。进一步地，通过解耦模态交互与门控融合，分别建模模态内与模态间关系，并以样本和候选类别为条件，动态整合模态内表示、跨模态表示与直接时序证据，抑制模态干扰并保留互补信息。在VGGSound-GZSL</w:t>
      </w:r>
      <w:r>
        <w:rPr>
          <w:rFonts w:ascii="Times New Roman" w:hAnsi="Times New Roman" w:eastAsia="宋体" w:cs="Times New Roman"/>
          <w:b w:val="0"/>
          <w:i/>
          <w:sz w:val="21"/>
          <w:vertAlign w:val="superscript"/>
        </w:rPr>
        <w:t>cls</w:t>
      </w:r>
      <w:r>
        <w:rPr>
          <w:rFonts w:ascii="Times New Roman" w:hAnsi="Times New Roman" w:eastAsia="宋体" w:cs="Times New Roman"/>
          <w:b w:val="0"/>
          <w:i w:val="0"/>
          <w:sz w:val="21"/>
        </w:rPr>
        <w:t>、UCF-GZSL</w:t>
      </w:r>
      <w:r>
        <w:rPr>
          <w:rFonts w:ascii="Times New Roman" w:hAnsi="Times New Roman" w:eastAsia="宋体" w:cs="Times New Roman"/>
          <w:b w:val="0"/>
          <w:i/>
          <w:sz w:val="21"/>
          <w:vertAlign w:val="superscript"/>
        </w:rPr>
        <w:t>cls</w:t>
      </w:r>
      <w:r>
        <w:rPr>
          <w:rFonts w:ascii="Times New Roman" w:hAnsi="Times New Roman" w:eastAsia="宋体" w:cs="Times New Roman"/>
          <w:b w:val="0"/>
          <w:i w:val="0"/>
          <w:sz w:val="21"/>
        </w:rPr>
        <w:t>和ActivityNet-GZSL</w:t>
      </w:r>
      <w:r>
        <w:rPr>
          <w:rFonts w:ascii="Times New Roman" w:hAnsi="Times New Roman" w:eastAsia="宋体" w:cs="Times New Roman"/>
          <w:b w:val="0"/>
          <w:i/>
          <w:sz w:val="21"/>
          <w:vertAlign w:val="superscript"/>
        </w:rPr>
        <w:t>cls</w:t>
      </w:r>
      <w:r>
        <w:rPr>
          <w:rFonts w:ascii="Times New Roman" w:hAnsi="Times New Roman" w:eastAsia="宋体" w:cs="Times New Roman"/>
          <w:b w:val="0"/>
          <w:i w:val="0"/>
          <w:sz w:val="21"/>
        </w:rPr>
        <w:t>三个基准数据集上的实验结果表明，所提出的方法在调和平均值上均优于对比方法，有效改善了已见类别识别与未见类别泛化之间的平衡。</w:t>
      </w:r>
    </w:p>
    <w:p w14:paraId="53458740">
      <w:pPr>
        <w:keepNext w:val="0"/>
        <w:keepLines w:val="0"/>
        <w:pageBreakBefore w:val="0"/>
        <w:widowControl/>
        <w:spacing w:before="0" w:after="0" w:line="240" w:lineRule="auto"/>
        <w:ind w:left="0" w:right="0" w:firstLine="420"/>
        <w:jc w:val="left"/>
        <w:rPr>
          <w:rFonts w:hint="default" w:ascii="Times New Roman" w:hAnsi="Times New Roman" w:eastAsia="宋体" w:cs="Times New Roman"/>
          <w:b w:val="0"/>
          <w:i w:val="0"/>
          <w:sz w:val="21"/>
          <w:lang w:val="en-US" w:eastAsia="zh-CN"/>
        </w:rPr>
        <w:pPrChange w:id="12" w:author="Fa'te" w:date="2026-09-18T18:43:42Z">
          <w:pPr>
            <w:keepNext w:val="0"/>
            <w:keepLines/>
            <w:pageBreakBefore w:val="0"/>
            <w:widowControl/>
            <w:spacing w:before="0" w:after="0" w:line="360" w:lineRule="auto"/>
            <w:ind w:left="0" w:right="0" w:firstLine="420"/>
            <w:jc w:val="both"/>
          </w:pPr>
        </w:pPrChange>
      </w:pPr>
      <w:ins w:id="13" w:author="Fa'te" w:date="2026-09-18T18:43:39Z">
        <w:r>
          <w:rPr>
            <w:rFonts w:hint="eastAsia"/>
          </w:rPr>
          <w:t>Keywords</w:t>
        </w:r>
      </w:ins>
      <w:ins w:id="14" w:author="Fa'te" w:date="2026-09-18T18:43:58Z">
        <w:r>
          <w:rPr>
            <w:rFonts w:hint="eastAsia"/>
            <w:lang w:val="en-US" w:eastAsia="zh-CN"/>
          </w:rPr>
          <w:t>:</w:t>
        </w:r>
      </w:ins>
      <w:ins w:id="15" w:author="Fa'te" w:date="2026-09-18T18:43:39Z">
        <w:r>
          <w:rPr>
            <w:rFonts w:hint="eastAsia"/>
          </w:rPr>
          <w:t xml:space="preserve"> Audio-visual zero-shot learning</w:t>
        </w:r>
      </w:ins>
      <w:ins w:id="16" w:author="Fa'te" w:date="2026-09-18T18:43:46Z">
        <w:r>
          <w:rPr>
            <w:rFonts w:hint="eastAsia"/>
            <w:lang w:eastAsia="zh-CN"/>
          </w:rPr>
          <w:t>，</w:t>
        </w:r>
      </w:ins>
      <w:ins w:id="17" w:author="Fa'te" w:date="2026-09-18T18:43:39Z">
        <w:r>
          <w:rPr>
            <w:rFonts w:hint="eastAsia"/>
          </w:rPr>
          <w:t xml:space="preserve"> Video classification</w:t>
        </w:r>
      </w:ins>
      <w:ins w:id="18" w:author="Fa'te" w:date="2026-09-18T18:43:49Z">
        <w:r>
          <w:rPr>
            <w:rFonts w:hint="eastAsia"/>
            <w:lang w:eastAsia="zh-CN"/>
          </w:rPr>
          <w:t>，</w:t>
        </w:r>
      </w:ins>
      <w:ins w:id="19" w:author="Fa'te" w:date="2026-09-18T18:43:39Z">
        <w:r>
          <w:rPr>
            <w:rFonts w:hint="eastAsia"/>
          </w:rPr>
          <w:t xml:space="preserve"> </w:t>
        </w:r>
      </w:ins>
      <w:ins w:id="20" w:author="Fa'te" w:date="2026-09-18T18:44:22Z">
        <w:r>
          <w:rPr>
            <w:rFonts w:ascii="Times New Roman" w:hAnsi="Times New Roman" w:eastAsia="宋体" w:cs="Times New Roman"/>
            <w:color w:val="000000"/>
            <w:sz w:val="21"/>
          </w:rPr>
          <w:t>Gaussian Temporal Grounding</w:t>
        </w:r>
      </w:ins>
    </w:p>
    <w:p w14:paraId="00EDABEB">
      <w:pPr>
        <w:pStyle w:val="2"/>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6"/>
        </w:rPr>
        <w:t>1 引言</w:t>
      </w:r>
    </w:p>
    <w:p w14:paraId="2F74BCBE">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视听广义零样本学习（AVGZSL，Audio-Visual Generalized Zero-ShotLearning）旨在联合利用视频中的视觉与音频双模态信息，通过建立音视频表示与类别文本语义之间的关联，使模型在保持已见类别识别能力的同时，还能推理识别训练阶段从未出现过的未见类别。以 CJME[1]、AVGZSLNet[2]、AVCA[3]和ClipClap-GZSL[4]为代表的视听广义零样本学习方法在多模态视频理解领域得到了广泛研究，特别是在处理未见类别的分类任务上展现出可观的潜力。</w:t>
      </w:r>
    </w:p>
    <w:p w14:paraId="15BD3671">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现有方法大多遵循”先编码、后匹配”的策略：先利用预训练模型提取视觉与音频特征，再依赖时序Transformer架构</w:t>
      </w:r>
      <w:ins w:id="21" w:author="Fa'te" w:date="2026-09-17T16:43:33Z">
        <w:r>
          <w:rPr>
            <w:rFonts w:hint="eastAsia"/>
          </w:rPr>
          <w:t>（</w:t>
        </w:r>
      </w:ins>
      <w:ins w:id="22" w:author="Fa'te" w:date="2026-09-17T16:46:47Z">
        <w:r>
          <w:rPr>
            <w:rFonts w:hint="eastAsia"/>
            <w:lang w:eastAsia="zh-CN"/>
          </w:rPr>
          <w:fldChar w:fldCharType="begin"/>
        </w:r>
      </w:ins>
      <w:ins w:id="23" w:author="Fa'te" w:date="2026-09-17T16:46:47Z">
        <w:r>
          <w:rPr>
            <w:rFonts w:hint="eastAsia"/>
            <w:lang w:eastAsia="zh-CN"/>
          </w:rPr>
          <w:instrText xml:space="preserve"> REF _Ref21482 \h </w:instrText>
        </w:r>
      </w:ins>
      <w:ins w:id="24" w:author="Fa'te" w:date="2026-09-17T16:46:47Z">
        <w:r>
          <w:rPr>
            <w:rFonts w:hint="eastAsia"/>
            <w:lang w:eastAsia="zh-CN"/>
          </w:rPr>
          <w:fldChar w:fldCharType="separate"/>
        </w:r>
      </w:ins>
      <w:ins w:id="25" w:author="Fa'te" w:date="2026-09-17T16:46:47Z">
        <w:r>
          <w:rPr>
            <w:i w:val="0"/>
            <w:sz w:val="21"/>
          </w:rPr>
          <w:t>图 1</w:t>
        </w:r>
      </w:ins>
      <w:ins w:id="26" w:author="Fa'te" w:date="2026-09-17T16:46:47Z">
        <w:r>
          <w:rPr>
            <w:rFonts w:hint="eastAsia"/>
            <w:lang w:eastAsia="zh-CN"/>
          </w:rPr>
          <w:fldChar w:fldCharType="end"/>
        </w:r>
      </w:ins>
      <w:ins w:id="27" w:author="Fa'te" w:date="2026-09-17T16:43:33Z">
        <w:r>
          <w:rPr>
            <w:rFonts w:hint="eastAsia"/>
          </w:rPr>
          <w:t>(a)）</w:t>
        </w:r>
      </w:ins>
      <w:r>
        <w:rPr>
          <w:rFonts w:ascii="Times New Roman" w:hAnsi="Times New Roman" w:eastAsia="宋体" w:cs="Times New Roman"/>
          <w:color w:val="000000"/>
          <w:sz w:val="21"/>
        </w:rPr>
        <w:t>[5]或交叉注意力机制</w:t>
      </w:r>
      <w:ins w:id="28" w:author="Fa'te" w:date="2026-09-17T16:46:59Z">
        <w:r>
          <w:rPr>
            <w:rFonts w:hint="eastAsia" w:cs="Times New Roman"/>
            <w:color w:val="000000"/>
            <w:sz w:val="21"/>
            <w:lang w:eastAsia="zh-CN"/>
          </w:rPr>
          <w:t>（</w:t>
        </w:r>
      </w:ins>
      <w:ins w:id="29" w:author="Fa'te" w:date="2026-09-17T16:47:10Z">
        <w:r>
          <w:rPr>
            <w:rFonts w:hint="eastAsia" w:cs="Times New Roman"/>
            <w:color w:val="000000"/>
            <w:sz w:val="21"/>
            <w:lang w:eastAsia="zh-CN"/>
          </w:rPr>
          <w:fldChar w:fldCharType="begin"/>
        </w:r>
      </w:ins>
      <w:ins w:id="30" w:author="Fa'te" w:date="2026-09-17T16:47:10Z">
        <w:r>
          <w:rPr>
            <w:rFonts w:hint="eastAsia" w:cs="Times New Roman"/>
            <w:color w:val="000000"/>
            <w:sz w:val="21"/>
            <w:lang w:eastAsia="zh-CN"/>
          </w:rPr>
          <w:instrText xml:space="preserve"> REF _Ref21482 \h </w:instrText>
        </w:r>
      </w:ins>
      <w:ins w:id="31" w:author="Fa'te" w:date="2026-09-17T16:47:10Z">
        <w:r>
          <w:rPr>
            <w:rFonts w:hint="eastAsia" w:cs="Times New Roman"/>
            <w:color w:val="000000"/>
            <w:sz w:val="21"/>
            <w:lang w:eastAsia="zh-CN"/>
          </w:rPr>
          <w:fldChar w:fldCharType="separate"/>
        </w:r>
      </w:ins>
      <w:ins w:id="32" w:author="Fa'te" w:date="2026-09-17T16:47:10Z">
        <w:r>
          <w:rPr>
            <w:i w:val="0"/>
            <w:sz w:val="21"/>
          </w:rPr>
          <w:t>图 1</w:t>
        </w:r>
      </w:ins>
      <w:ins w:id="33" w:author="Fa'te" w:date="2026-09-17T16:47:10Z">
        <w:r>
          <w:rPr>
            <w:rFonts w:hint="eastAsia" w:cs="Times New Roman"/>
            <w:color w:val="000000"/>
            <w:sz w:val="21"/>
            <w:lang w:eastAsia="zh-CN"/>
          </w:rPr>
          <w:fldChar w:fldCharType="end"/>
        </w:r>
      </w:ins>
      <w:ins w:id="34" w:author="Fa'te" w:date="2026-09-17T16:47:13Z">
        <w:r>
          <w:rPr>
            <w:rFonts w:hint="eastAsia" w:cs="Times New Roman"/>
            <w:color w:val="000000"/>
            <w:sz w:val="21"/>
            <w:lang w:val="en-US" w:eastAsia="zh-CN"/>
          </w:rPr>
          <w:t>(</w:t>
        </w:r>
      </w:ins>
      <w:ins w:id="35" w:author="Fa'te" w:date="2026-09-17T16:47:15Z">
        <w:r>
          <w:rPr>
            <w:rFonts w:hint="eastAsia" w:cs="Times New Roman"/>
            <w:color w:val="000000"/>
            <w:sz w:val="21"/>
            <w:lang w:val="en-US" w:eastAsia="zh-CN"/>
          </w:rPr>
          <w:t>b</w:t>
        </w:r>
      </w:ins>
      <w:ins w:id="36" w:author="Fa'te" w:date="2026-09-17T16:47:13Z">
        <w:r>
          <w:rPr>
            <w:rFonts w:hint="eastAsia" w:cs="Times New Roman"/>
            <w:color w:val="000000"/>
            <w:sz w:val="21"/>
            <w:lang w:val="en-US" w:eastAsia="zh-CN"/>
          </w:rPr>
          <w:t>)</w:t>
        </w:r>
      </w:ins>
      <w:ins w:id="37" w:author="Fa'te" w:date="2026-09-17T16:46:59Z">
        <w:r>
          <w:rPr>
            <w:rFonts w:hint="eastAsia" w:cs="Times New Roman"/>
            <w:color w:val="000000"/>
            <w:sz w:val="21"/>
            <w:lang w:eastAsia="zh-CN"/>
          </w:rPr>
          <w:t>）</w:t>
        </w:r>
      </w:ins>
      <w:r>
        <w:rPr>
          <w:rFonts w:ascii="Times New Roman" w:hAnsi="Times New Roman" w:eastAsia="宋体" w:cs="Times New Roman"/>
          <w:color w:val="000000"/>
          <w:sz w:val="21"/>
        </w:rPr>
        <w:t>[3]将其编码为与类别无关的全局音视频表示，最后与类别标签嵌入在共同空间中对齐。然而，这一策略存在三方面局限。一方面，类别语义仅在最终匹配阶段被动参与，长视频中的关键动作与关键声音往往只占据局部时间片段，与类别无关的背景、静音和冗余动作在均匀池化中稀释了真正的判别性证据。其次，类别标签嵌入虽然携带语义关系，但并非为当前分类任务优化，相近类别的原型距离过近导致决策边界模糊；最后，音频与视觉常被直接拼接或以固定方式融合，当两模态弱相关或某一模态含噪时，无关信息相互干扰，并容易在已见类别上形成模态偏置。</w:t>
      </w:r>
    </w:p>
    <w:p w14:paraId="7C188B47">
      <w:pPr>
        <w:keepNext w:val="0"/>
        <w:keepLines w:val="0"/>
        <w:pageBreakBefore w:val="0"/>
        <w:widowControl/>
        <w:spacing w:before="0" w:after="0" w:line="360" w:lineRule="auto"/>
        <w:ind w:left="0" w:right="0" w:firstLine="420"/>
        <w:jc w:val="both"/>
      </w:pPr>
      <w:del w:id="38" w:author="Fa'te" w:date="2026-09-17T17:01:20Z">
        <w:r>
          <w:rPr>
            <w:rFonts w:ascii="Times New Roman" w:hAnsi="Times New Roman" w:eastAsia="宋体" w:cs="Times New Roman"/>
            <w:color w:val="000000"/>
            <w:sz w:val="21"/>
          </w:rPr>
          <w:delText>本文</w:delText>
        </w:r>
      </w:del>
      <w:ins w:id="39" w:author="Fa'te" w:date="2026-09-17T17:01:20Z">
        <w:r>
          <w:rPr>
            <w:rFonts w:hint="eastAsia" w:cs="Times New Roman"/>
            <w:color w:val="000000"/>
            <w:sz w:val="21"/>
            <w:lang w:eastAsia="zh-CN"/>
          </w:rPr>
          <w:t>我们</w:t>
        </w:r>
      </w:ins>
      <w:r>
        <w:rPr>
          <w:rFonts w:ascii="Times New Roman" w:hAnsi="Times New Roman" w:eastAsia="宋体" w:cs="Times New Roman"/>
          <w:color w:val="000000"/>
          <w:sz w:val="21"/>
        </w:rPr>
        <w:t>重新思考类别语义在整个识别流程中的角色，认为语义不应只是匹配阶段的静态原型，而应作为主动的条件信号贯穿时序编码、音视频定位与模态融合的全过程。为此，我们提出了语义引导高斯时序定位的视听广义零样本学习方法SGTG-AVGZSL（Semantic-Guided Gaussian Temporal Grounding for Audio-Visual Generalized Zero-Shot Learning）。首先，该方法的核心是语义引导高斯时序定位模块（SGTG，Semantic-Guided Gaussian Temporal Grounding），以类别语义为查询，为视觉与音频序列分别生成一组中心锚定、参数连续的高斯时间分布，并配合样本自适应的路由权重，在时间轴上连续地定位并增强类别相关片段；其次，我们设计了判别性语义原型优化模块（DSPO，Discriminative Semantic Prototype Optimization），在保持语义拓扑关系的同时增强类别原型的可分性，为高斯定位提供可靠且可迁移的查询信号；在其后端设计了解耦模态交互与门控融合模块（DMIF，Decoupled Modality Interaction and Gated Fusion），把定位得到的证据按模态内与模态间关系解耦组织，并以样本和候选类别为条件动态调节融合比例，确保被筛选出的证据得到充分利用。</w:t>
      </w:r>
    </w:p>
    <w:p w14:paraId="4548AD58">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基于上述设计，我们提出了一种以时序证据定位为核心的视听广义零样本学习框架。这项工作的主要贡献总结如下：</w:t>
      </w:r>
    </w:p>
    <w:p w14:paraId="452EA71B">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（1）我们提出了语义引导高斯时序定位机制，以可迁移的类别语义为条件生成连续的高斯时间分布，在视觉与音频两条时间轴上独立定位类别相关片段。</w:t>
      </w:r>
    </w:p>
    <w:p w14:paraId="38A5FEFA">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（2）我们提出了判别性语义原型优化，在类别分离与语义拓扑保持两个互相制约的目标下学习类别原型，使其既能作为清晰的分类参照，又能作为时序定位的可靠查询信号。</w:t>
      </w:r>
    </w:p>
    <w:p w14:paraId="11D88A94">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3）我们设计了解耦模态交互与门控融合，通过互补的注意力掩码分离模态内与模态间关系，并以候选类别为条件对模态内表示、跨模态表示与直接时序证据进行三路动态加权，有效抑制视听弱关联与模态噪声带来的干扰。</w:t>
      </w:r>
    </w:p>
    <w:p w14:paraId="00C156B9">
      <w:pPr>
        <w:keepNext w:val="0"/>
        <w:keepLines w:val="0"/>
        <w:pageBreakBefore w:val="0"/>
        <w:widowControl/>
        <w:spacing w:before="0" w:after="0" w:line="360" w:lineRule="auto"/>
        <w:ind w:left="0" w:right="0" w:firstLine="420"/>
        <w:jc w:val="both"/>
        <w:rPr>
          <w:rFonts w:ascii="Times New Roman" w:hAnsi="Times New Roman" w:eastAsia="宋体" w:cs="Times New Roman"/>
          <w:color w:val="000000"/>
          <w:sz w:val="21"/>
        </w:rPr>
      </w:pPr>
      <w:r>
        <w:rPr>
          <w:rFonts w:ascii="Times New Roman" w:hAnsi="Times New Roman" w:eastAsia="宋体" w:cs="Times New Roman"/>
          <w:color w:val="000000"/>
          <w:sz w:val="21"/>
        </w:rPr>
        <w:t>（4）在VGGSound-GZSL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、UCF-GZSL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和ActivityNet-GZSL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三个AVGZSL基准数据集上的实验结果表明，与现有方法相比，所提出的模型达到了先进的性能。</w:t>
      </w:r>
    </w:p>
    <w:p w14:paraId="07DB543F">
      <w:pPr>
        <w:keepNext w:val="0"/>
        <w:keepLines w:val="0"/>
        <w:pageBreakBefore w:val="0"/>
        <w:widowControl/>
        <w:suppressLineNumbers w:val="0"/>
        <w:kinsoku/>
        <w:wordWrap/>
        <w:overflowPunct/>
        <w:topLinePunct w:val="0"/>
        <w:autoSpaceDE w:val="0"/>
        <w:autoSpaceDN w:val="0"/>
        <w:bidi w:val="0"/>
        <w:adjustRightInd/>
        <w:snapToGrid w:val="0"/>
        <w:ind w:firstLine="0"/>
        <w:jc w:val="left"/>
        <w:textAlignment w:val="auto"/>
        <w:rPr>
          <w:ins w:id="40" w:author="Fa'te" w:date="2026-09-17T16:42:22Z"/>
          <w:rFonts w:ascii="Times New Roman" w:hAnsi="Times New Roman" w:eastAsia="宋体" w:cs="Times New Roman"/>
          <w:color w:val="000000"/>
          <w:sz w:val="21"/>
          <w:lang w:val="en-US" w:eastAsia="zh-CN"/>
        </w:rPr>
      </w:pPr>
      <w:r>
        <w:rPr>
          <w:rFonts w:ascii="Times New Roman" w:hAnsi="Times New Roman" w:eastAsia="宋体" w:cs="Times New Roman"/>
          <w:color w:val="000000"/>
          <w:sz w:val="21"/>
          <w:lang w:val="en-US" w:eastAsia="zh-CN"/>
        </w:rPr>
        <w:object>
          <v:shape id="_x0000_i1025" o:spt="75" type="#_x0000_t75" style="height:250.1pt;width:415.25pt;" o:ole="t" filled="f" o:preferrelative="t" stroked="f" coordsize="21600,21600">
            <v:path/>
            <v:fill on="f" focussize="0,0"/>
            <v:stroke on="f"/>
            <v:imagedata r:id="rId14" o:title=""/>
            <o:lock v:ext="edit" aspectratio="f"/>
            <w10:wrap type="none"/>
            <w10:anchorlock/>
          </v:shape>
          <o:OLEObject Type="Embed" ProgID="Visio.Drawing.15" ShapeID="_x0000_i1025" DrawAspect="Content" ObjectID="_1468075725" r:id="rId13">
            <o:LockedField>false</o:LockedField>
          </o:OLEObject>
        </w:object>
      </w:r>
    </w:p>
    <w:p w14:paraId="74768AED">
      <w:pPr>
        <w:pStyle w:val="12"/>
        <w:keepNext w:val="0"/>
        <w:keepLines w:val="0"/>
        <w:pageBreakBefore w:val="0"/>
        <w:widowControl/>
        <w:suppressLineNumbers w:val="0"/>
        <w:kinsoku/>
        <w:wordWrap/>
        <w:overflowPunct/>
        <w:topLinePunct w:val="0"/>
        <w:autoSpaceDE w:val="0"/>
        <w:autoSpaceDN w:val="0"/>
        <w:bidi w:val="0"/>
        <w:adjustRightInd/>
        <w:snapToGrid w:val="0"/>
        <w:textAlignment w:val="auto"/>
        <w:rPr>
          <w:ins w:id="42" w:author="Fa'te" w:date="2026-09-17T16:41:20Z"/>
          <w:rFonts w:hint="eastAsia" w:cs="Times New Roman"/>
          <w:i w:val="0"/>
          <w:iCs/>
          <w:color w:val="0000FF"/>
          <w:sz w:val="21"/>
          <w:lang w:val="en-US" w:eastAsia="zh-CN"/>
          <w:rPrChange w:id="43" w:author="Fa'te" w:date="2026-09-17T16:42:38Z">
            <w:rPr>
              <w:ins w:id="44" w:author="Fa'te" w:date="2026-09-17T16:41:20Z"/>
              <w:rFonts w:hint="eastAsia" w:cs="Times New Roman"/>
              <w:color w:val="0000FF"/>
              <w:sz w:val="21"/>
              <w:lang w:val="en-US" w:eastAsia="zh-CN"/>
            </w:rPr>
          </w:rPrChange>
        </w:rPr>
        <w:pPrChange w:id="41" w:author="Fa'te" w:date="2026-09-17T16:42:33Z">
          <w:pPr>
            <w:keepNext w:val="0"/>
            <w:keepLines w:val="0"/>
            <w:pageBreakBefore w:val="0"/>
            <w:widowControl/>
            <w:suppressLineNumbers w:val="0"/>
            <w:kinsoku/>
            <w:wordWrap/>
            <w:overflowPunct/>
            <w:topLinePunct w:val="0"/>
            <w:autoSpaceDE w:val="0"/>
            <w:autoSpaceDN w:val="0"/>
            <w:bidi w:val="0"/>
            <w:adjustRightInd/>
            <w:snapToGrid w:val="0"/>
            <w:ind w:firstLine="0"/>
            <w:jc w:val="left"/>
            <w:textAlignment w:val="auto"/>
          </w:pPr>
        </w:pPrChange>
      </w:pPr>
      <w:ins w:id="45" w:author="Fa'te" w:date="2026-09-17T16:42:22Z">
        <w:bookmarkStart w:id="0" w:name="_Ref21482"/>
        <w:r>
          <w:rPr>
            <w:i w:val="0"/>
            <w:sz w:val="21"/>
            <w:rPrChange w:id="46" w:author="Fa'te" w:date="2026-09-17T16:42:30Z">
              <w:rPr/>
            </w:rPrChange>
          </w:rPr>
          <w:t xml:space="preserve">图 </w:t>
        </w:r>
      </w:ins>
      <w:ins w:id="47" w:author="Fa'te" w:date="2026-09-17T16:42:22Z">
        <w:r>
          <w:rPr>
            <w:i w:val="0"/>
            <w:sz w:val="21"/>
            <w:rPrChange w:id="48" w:author="Fa'te" w:date="2026-09-17T16:42:30Z">
              <w:rPr/>
            </w:rPrChange>
          </w:rPr>
          <w:fldChar w:fldCharType="begin"/>
        </w:r>
      </w:ins>
      <w:ins w:id="49" w:author="Fa'te" w:date="2026-09-17T16:42:22Z">
        <w:r>
          <w:rPr>
            <w:i w:val="0"/>
            <w:sz w:val="21"/>
            <w:rPrChange w:id="50" w:author="Fa'te" w:date="2026-09-17T16:42:30Z">
              <w:rPr/>
            </w:rPrChange>
          </w:rPr>
          <w:instrText xml:space="preserve"> SEQ 图 \* ARABIC </w:instrText>
        </w:r>
      </w:ins>
      <w:ins w:id="51" w:author="Fa'te" w:date="2026-09-17T16:42:22Z">
        <w:r>
          <w:rPr>
            <w:i w:val="0"/>
            <w:sz w:val="21"/>
            <w:rPrChange w:id="52" w:author="Fa'te" w:date="2026-09-17T16:42:30Z">
              <w:rPr/>
            </w:rPrChange>
          </w:rPr>
          <w:fldChar w:fldCharType="separate"/>
        </w:r>
      </w:ins>
      <w:ins w:id="53" w:author="Fa'te" w:date="2026-09-17T16:48:55Z">
        <w:r>
          <w:rPr>
            <w:i w:val="0"/>
            <w:sz w:val="21"/>
          </w:rPr>
          <w:t>1</w:t>
        </w:r>
      </w:ins>
      <w:ins w:id="54" w:author="Fa'te" w:date="2026-09-17T16:42:22Z">
        <w:r>
          <w:rPr>
            <w:i w:val="0"/>
            <w:sz w:val="21"/>
            <w:rPrChange w:id="55" w:author="Fa'te" w:date="2026-09-17T16:42:30Z">
              <w:rPr/>
            </w:rPrChange>
          </w:rPr>
          <w:fldChar w:fldCharType="end"/>
        </w:r>
        <w:bookmarkEnd w:id="0"/>
      </w:ins>
      <w:del w:id="56" w:author="Fa'te" w:date="2026-09-17T16:42:02Z">
        <w:r>
          <w:rPr>
            <w:rFonts w:ascii="Times New Roman" w:hAnsi="Times New Roman" w:eastAsia="宋体" w:cs="Times New Roman"/>
            <w:i w:val="0"/>
            <w:iCs/>
            <w:color w:val="000000"/>
            <w:sz w:val="21"/>
            <w:lang w:val="en-US" w:eastAsia="zh-CN"/>
            <w:rPrChange w:id="57" w:author="Fa'te" w:date="2026-09-17T16:42:38Z">
              <w:rPr>
                <w:rFonts w:ascii="Times New Roman" w:hAnsi="Times New Roman" w:eastAsia="宋体" w:cs="Times New Roman"/>
                <w:color w:val="000000"/>
                <w:sz w:val="21"/>
                <w:lang w:val="en-US" w:eastAsia="zh-CN"/>
              </w:rPr>
            </w:rPrChange>
          </w:rPr>
          <w:delText xml:space="preserve">图 1. </w:delText>
        </w:r>
      </w:del>
      <w:r>
        <w:rPr>
          <w:rFonts w:ascii="Times New Roman" w:hAnsi="Times New Roman" w:eastAsia="宋体" w:cs="Times New Roman"/>
          <w:i w:val="0"/>
          <w:iCs/>
          <w:color w:val="000000"/>
          <w:sz w:val="21"/>
          <w:lang w:val="en-US" w:eastAsia="zh-CN"/>
          <w:rPrChange w:id="58" w:author="Fa'te" w:date="2026-09-17T16:42:38Z">
            <w:rPr>
              <w:rFonts w:ascii="Times New Roman" w:hAnsi="Times New Roman" w:eastAsia="宋体" w:cs="Times New Roman"/>
              <w:color w:val="000000"/>
              <w:sz w:val="21"/>
              <w:lang w:val="en-US" w:eastAsia="zh-CN"/>
            </w:rPr>
          </w:rPrChange>
        </w:rPr>
        <w:t>所提方法与现有视听广义零样本学习方法的对比。</w:t>
      </w:r>
      <w:del w:id="59" w:author="Fa'te" w:date="2026-09-17T16:41:40Z">
        <w:r>
          <w:rPr>
            <w:rFonts w:ascii="Times New Roman" w:hAnsi="Times New Roman" w:eastAsia="宋体" w:cs="Times New Roman"/>
            <w:i w:val="0"/>
            <w:iCs/>
            <w:color w:val="0000FF"/>
            <w:sz w:val="21"/>
            <w:lang w:val="en-US" w:eastAsia="zh-CN"/>
            <w:rPrChange w:id="60" w:author="Fa'te" w:date="2026-09-17T16:42:38Z">
              <w:rPr>
                <w:rFonts w:ascii="Times New Roman" w:hAnsi="Times New Roman" w:eastAsia="宋体" w:cs="Times New Roman"/>
                <w:color w:val="0000FF"/>
                <w:sz w:val="21"/>
                <w:lang w:val="en-US" w:eastAsia="zh-CN"/>
              </w:rPr>
            </w:rPrChange>
          </w:rPr>
          <w:delText>基于Transformer的方法（a）侧重于各模态内部的时序建模，基于跨模态注意力的方法（b）侧重于音视频之间的信息交互；二者均遵循“先编码、后匹配”的范式，类别语义仅在最终匹配阶段参与对齐，缺乏对编码过程中时序证据选择的直接引导，局部关键动作与声音容易被背景及冗余片段稀释。相比之下，本文方法（c）利用细粒度类别描述构建语义原型，在保持语义结构的同时增强类别可分性，并将优化后的原型作为主动的时序定位条件，分别在视觉与音频时间轴上生成连续高斯分布，自适应聚焦类别相关片段，适应视听证据在时间上的不同步，最终将融合后的视听表示与类别原型在共享语义空间中对齐。</w:delText>
        </w:r>
      </w:del>
      <w:del w:id="61" w:author="Fa'te" w:date="2026-09-17T16:41:40Z">
        <w:r>
          <w:rPr>
            <w:rFonts w:hint="eastAsia" w:cs="Times New Roman"/>
            <w:i w:val="0"/>
            <w:iCs/>
            <w:color w:val="0000FF"/>
            <w:sz w:val="21"/>
            <w:lang w:val="en-US" w:eastAsia="zh-CN"/>
            <w:rPrChange w:id="62" w:author="Fa'te" w:date="2026-09-17T16:42:38Z">
              <w:rPr>
                <w:rFonts w:hint="eastAsia" w:cs="Times New Roman"/>
                <w:color w:val="0000FF"/>
                <w:sz w:val="21"/>
                <w:lang w:val="en-US" w:eastAsia="zh-CN"/>
              </w:rPr>
            </w:rPrChange>
          </w:rPr>
          <w:delText>（太多了）</w:delText>
        </w:r>
      </w:del>
      <w:ins w:id="63" w:author="Fa'te" w:date="2026-09-17T16:41:20Z">
        <w:r>
          <w:rPr>
            <w:rFonts w:hint="eastAsia" w:cs="Times New Roman"/>
            <w:i w:val="0"/>
            <w:iCs/>
            <w:color w:val="0000FF"/>
            <w:sz w:val="21"/>
            <w:lang w:val="en-US" w:eastAsia="zh-CN"/>
            <w:rPrChange w:id="64" w:author="Fa'te" w:date="2026-09-17T16:42:38Z">
              <w:rPr>
                <w:rFonts w:hint="eastAsia" w:cs="Times New Roman"/>
                <w:color w:val="0000FF"/>
                <w:sz w:val="21"/>
                <w:lang w:val="en-US" w:eastAsia="zh-CN"/>
              </w:rPr>
            </w:rPrChange>
          </w:rPr>
          <w:t>基于Transformer 的方法（a）侧重于模态内时序建模，基于跨模态注意力的方法（b）侧重于模态间交互，但二者均遵循“先编码、后匹配”的范式，缺乏类别语义对时序证据选择的直接引导。相比之下，</w:t>
        </w:r>
      </w:ins>
      <w:ins w:id="65" w:author="Fa'te" w:date="2026-09-17T17:01:22Z">
        <w:r>
          <w:rPr>
            <w:rFonts w:hint="eastAsia" w:cs="Times New Roman"/>
            <w:i w:val="0"/>
            <w:iCs/>
            <w:color w:val="0000FF"/>
            <w:sz w:val="21"/>
            <w:lang w:val="en-US" w:eastAsia="zh-CN"/>
          </w:rPr>
          <w:t>我们</w:t>
        </w:r>
      </w:ins>
      <w:ins w:id="66" w:author="Fa'te" w:date="2026-09-17T16:41:20Z">
        <w:r>
          <w:rPr>
            <w:rFonts w:hint="eastAsia" w:cs="Times New Roman"/>
            <w:i w:val="0"/>
            <w:iCs/>
            <w:color w:val="0000FF"/>
            <w:sz w:val="21"/>
            <w:lang w:val="en-US" w:eastAsia="zh-CN"/>
            <w:rPrChange w:id="67" w:author="Fa'te" w:date="2026-09-17T16:42:38Z">
              <w:rPr>
                <w:rFonts w:hint="eastAsia" w:cs="Times New Roman"/>
                <w:color w:val="0000FF"/>
                <w:sz w:val="21"/>
                <w:lang w:val="en-US" w:eastAsia="zh-CN"/>
              </w:rPr>
            </w:rPrChange>
          </w:rPr>
          <w:t>方法（c）以优化后的类别原型引导视觉与音频的独立高斯时序定位，自适应聚焦类别相关片段，并将融合后的视听表示与类别原型对齐。</w:t>
        </w:r>
      </w:ins>
    </w:p>
    <w:p w14:paraId="079F49DE">
      <w:pPr>
        <w:keepNext w:val="0"/>
        <w:keepLines w:val="0"/>
        <w:pageBreakBefore w:val="0"/>
        <w:widowControl/>
        <w:suppressLineNumbers w:val="0"/>
        <w:kinsoku/>
        <w:wordWrap/>
        <w:overflowPunct/>
        <w:topLinePunct w:val="0"/>
        <w:autoSpaceDE w:val="0"/>
        <w:autoSpaceDN w:val="0"/>
        <w:bidi w:val="0"/>
        <w:adjustRightInd/>
        <w:snapToGrid w:val="0"/>
        <w:ind w:firstLine="0"/>
        <w:jc w:val="left"/>
        <w:textAlignment w:val="auto"/>
        <w:rPr>
          <w:del w:id="68" w:author="Fa'te" w:date="2026-09-17T16:41:55Z"/>
          <w:rFonts w:ascii="Times New Roman" w:hAnsi="Times New Roman" w:eastAsia="宋体" w:cs="Times New Roman"/>
          <w:color w:val="000000"/>
          <w:sz w:val="21"/>
        </w:rPr>
      </w:pPr>
    </w:p>
    <w:p w14:paraId="0ADB3590">
      <w:pPr>
        <w:pStyle w:val="2"/>
        <w:keepNext/>
        <w:keepLines/>
        <w:pageBreakBefore w:val="0"/>
        <w:widowControl/>
        <w:spacing w:before="200" w:after="100" w:line="276" w:lineRule="auto"/>
        <w:ind w:left="0" w:right="0" w:firstLine="0"/>
        <w:jc w:val="left"/>
        <w:rPr>
          <w:rFonts w:hint="eastAsia" w:eastAsia="黑体"/>
          <w:lang w:eastAsia="zh-CN"/>
        </w:rPr>
      </w:pPr>
      <w:r>
        <w:rPr>
          <w:rFonts w:ascii="Times New Roman" w:hAnsi="Times New Roman" w:eastAsia="黑体" w:cs="Times New Roman"/>
          <w:b/>
          <w:color w:val="000000"/>
          <w:sz w:val="36"/>
        </w:rPr>
        <w:t>2 相关工作</w:t>
      </w:r>
    </w:p>
    <w:p w14:paraId="3CAD1A61">
      <w:pPr>
        <w:pStyle w:val="4"/>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2"/>
        </w:rPr>
        <w:t>2.1 视听广义零样本学习</w:t>
      </w:r>
    </w:p>
    <w:p w14:paraId="6000A001">
      <w:pPr>
        <w:keepNext w:val="0"/>
        <w:keepLines w:val="0"/>
        <w:pageBreakBefore w:val="0"/>
        <w:widowControl/>
        <w:spacing w:before="0" w:after="0" w:line="360" w:lineRule="auto"/>
        <w:ind w:left="0" w:right="0" w:firstLine="420"/>
        <w:jc w:val="both"/>
        <w:rPr>
          <w:del w:id="69" w:author="Fa'te" w:date="2026-09-17T23:25:52Z"/>
        </w:rPr>
      </w:pPr>
      <w:del w:id="70" w:author="Fa'te" w:date="2026-09-17T23:25:52Z">
        <w:r>
          <w:rPr>
            <w:rFonts w:ascii="Times New Roman" w:hAnsi="Times New Roman" w:eastAsia="宋体" w:cs="Times New Roman"/>
            <w:color w:val="000000"/>
            <w:sz w:val="21"/>
          </w:rPr>
          <w:delText>视听广义零样本学习的核心，是借助类别语义将已见类的视听知识迁移至未见类。针对视听与文本之间的模态差异，Parida等[1]通过CJME构建共享嵌入空间，Mazumder等[2]在AVGZSLNet中引入标签特征重构，从几何对齐与语义保留两个角度增强跨模态对应关系。针对单一类别名称信息不足和特征表达受限的问题，Chen等[6]利用大语言模型生成细粒度描述，并以语义相似度调节训练间隔；Kurzendörfer等[4]则结合CLIP与CLAP的预训练特征及双文本嵌入，增强可迁移的视听—语义表示。</w:delText>
        </w:r>
      </w:del>
    </w:p>
    <w:p w14:paraId="20FBF89D">
      <w:pPr>
        <w:keepNext w:val="0"/>
        <w:keepLines w:val="0"/>
        <w:pageBreakBefore w:val="0"/>
        <w:widowControl/>
        <w:spacing w:before="0" w:after="0" w:line="360" w:lineRule="auto"/>
        <w:ind w:left="0" w:right="0" w:firstLine="420"/>
        <w:jc w:val="both"/>
      </w:pPr>
      <w:del w:id="71" w:author="Fa'te" w:date="2026-09-17T23:25:52Z">
        <w:r>
          <w:rPr>
            <w:rFonts w:ascii="Times New Roman" w:hAnsi="Times New Roman" w:eastAsia="宋体" w:cs="Times New Roman"/>
            <w:color w:val="000000"/>
            <w:sz w:val="21"/>
          </w:rPr>
          <w:delText>除丰富语义内容外，类别原型的可分性同样影响识别效果。Mo与Morgado[7]在EZ-AVGZL中联合优化类别分离与语义关系保持，并以优化后的类别嵌入查询视听特征，建立非线性匹配。</w:delText>
        </w:r>
      </w:del>
      <w:ins w:id="72" w:author="Fa'te" w:date="2026-09-17T23:25:53Z">
        <w:r>
          <w:rPr>
            <w:rFonts w:ascii="Times New Roman" w:hAnsi="Times New Roman" w:eastAsia="宋体" w:cs="Times New Roman"/>
            <w:color w:val="000000"/>
            <w:sz w:val="21"/>
          </w:rPr>
          <w:t>视听广义零样本学习的核心，是借助类别语义将已见类的视听知识迁移至未见类。针对视听与文本之间的模态差异，Parida等[1]通过CJME构建共享嵌入空间，Mazumder等[2]在AVGZSLNet中引入标签特征重构，从几何对齐与语义保留两个角度增强跨模态对应关系。针对单一类别名称信息不足和特征表达受限的问题，Chen等[6]利用大语言模型生成细粒度描述，并以语义相似度调节训练间隔；Kurzendörfer等[4]则结合CLIP与CLAP的预训练特征及双文本嵌入，增强可迁移的视听—语义表示。除丰富语义内容外，类别原型的可分性同样影响识别效果。Mo与Morgado[7]在EZ-AVGZL中联合优化类别分离与语义关系保持，并以优化后的类别嵌入查询视听特征，建立非线性匹配。</w:t>
        </w:r>
      </w:ins>
      <w:del w:id="73" w:author="Fa'te" w:date="2026-09-17T23:17:04Z">
        <w:r>
          <w:rPr>
            <w:rFonts w:ascii="Times New Roman" w:hAnsi="Times New Roman" w:eastAsia="宋体" w:cs="Times New Roman"/>
            <w:color w:val="000000"/>
            <w:sz w:val="21"/>
          </w:rPr>
          <w:delText>这说明类别语义不仅可以充当分类参照，也可以参与特征选择。</w:delText>
        </w:r>
      </w:del>
    </w:p>
    <w:p w14:paraId="6F1671CF">
      <w:pPr>
        <w:keepNext w:val="0"/>
        <w:keepLines w:val="0"/>
        <w:pageBreakBefore w:val="0"/>
        <w:widowControl/>
        <w:spacing w:before="0" w:after="0" w:line="360" w:lineRule="auto"/>
        <w:ind w:left="0" w:right="0" w:firstLine="420"/>
        <w:jc w:val="both"/>
        <w:rPr>
          <w:ins w:id="74" w:author="Fa'te" w:date="2026-09-17T23:17:16Z"/>
          <w:rFonts w:ascii="Times New Roman" w:hAnsi="Times New Roman" w:eastAsia="宋体" w:cs="Times New Roman"/>
          <w:color w:val="000000"/>
          <w:sz w:val="21"/>
        </w:rPr>
      </w:pPr>
      <w:del w:id="75" w:author="Fa'te" w:date="2026-09-17T23:17:19Z">
        <w:r>
          <w:rPr>
            <w:rFonts w:ascii="Times New Roman" w:hAnsi="Times New Roman" w:eastAsia="宋体" w:cs="Times New Roman"/>
            <w:color w:val="000000"/>
            <w:sz w:val="21"/>
          </w:rPr>
          <w:delText>因此，本文进一步关注类别语义如何引导局部判别证据的形成，而不局限于改进表示对齐与匹配函数。我们利用DSPO构建判别性语义参照，并将其与属性级描述共同用于SGTG的时序条件化，再以候选类别调节DMIF中的证据融合，使语义信息贯穿证据提取与识别决策。</w:delText>
        </w:r>
      </w:del>
      <w:ins w:id="76" w:author="Fa'te" w:date="2026-09-17T23:17:16Z">
        <w:r>
          <w:rPr>
            <w:rFonts w:ascii="Times New Roman" w:hAnsi="Times New Roman" w:eastAsia="宋体" w:cs="Times New Roman"/>
            <w:color w:val="000000"/>
            <w:sz w:val="21"/>
            <w:lang w:val="en-US" w:eastAsia="zh-CN"/>
          </w:rPr>
          <w:t>然而，现有研究主要着力于增强视听</w:t>
        </w:r>
      </w:ins>
      <w:ins w:id="77" w:author="Fa'te" w:date="2026-09-17T23:17:26Z">
        <w:r>
          <w:rPr>
            <w:rFonts w:hint="eastAsia" w:cs="Times New Roman"/>
            <w:color w:val="000000"/>
            <w:sz w:val="21"/>
            <w:lang w:val="en-US" w:eastAsia="zh-CN"/>
          </w:rPr>
          <w:t>与</w:t>
        </w:r>
      </w:ins>
      <w:ins w:id="78" w:author="Fa'te" w:date="2026-09-17T23:17:16Z">
        <w:r>
          <w:rPr>
            <w:rFonts w:ascii="Times New Roman" w:hAnsi="Times New Roman" w:eastAsia="宋体" w:cs="Times New Roman"/>
            <w:color w:val="000000"/>
            <w:sz w:val="21"/>
            <w:lang w:val="en-US" w:eastAsia="zh-CN"/>
          </w:rPr>
          <w:t>语义对应关系，</w:t>
        </w:r>
      </w:ins>
      <w:ins w:id="79" w:author="Fa'te" w:date="2026-09-17T23:20:28Z">
        <w:r>
          <w:rPr>
            <w:rFonts w:hint="eastAsia" w:cs="Times New Roman"/>
            <w:color w:val="000000"/>
            <w:sz w:val="21"/>
            <w:lang w:val="en-US" w:eastAsia="zh-CN"/>
          </w:rPr>
          <w:t>对</w:t>
        </w:r>
      </w:ins>
      <w:ins w:id="80" w:author="Fa'te" w:date="2026-09-17T23:17:16Z">
        <w:r>
          <w:rPr>
            <w:rFonts w:ascii="Times New Roman" w:hAnsi="Times New Roman" w:eastAsia="宋体" w:cs="Times New Roman"/>
            <w:color w:val="000000"/>
            <w:sz w:val="21"/>
            <w:lang w:val="en-US" w:eastAsia="zh-CN"/>
          </w:rPr>
          <w:t>连续时序分布及其与融合决策的联系尚未得到充分</w:t>
        </w:r>
      </w:ins>
      <w:ins w:id="81" w:author="Fa'te" w:date="2026-09-17T23:21:34Z">
        <w:r>
          <w:rPr>
            <w:rFonts w:hint="eastAsia" w:cs="Times New Roman"/>
            <w:color w:val="000000"/>
            <w:sz w:val="21"/>
            <w:lang w:val="en-US" w:eastAsia="zh-CN"/>
          </w:rPr>
          <w:t>探究</w:t>
        </w:r>
      </w:ins>
      <w:ins w:id="82" w:author="Fa'te" w:date="2026-09-17T23:17:16Z">
        <w:r>
          <w:rPr>
            <w:rFonts w:ascii="Times New Roman" w:hAnsi="Times New Roman" w:eastAsia="宋体" w:cs="Times New Roman"/>
            <w:color w:val="000000"/>
            <w:sz w:val="21"/>
            <w:lang w:val="en-US" w:eastAsia="zh-CN"/>
          </w:rPr>
          <w:t>。</w:t>
        </w:r>
      </w:ins>
      <w:ins w:id="83" w:author="Fa'te" w:date="2026-09-17T23:18:06Z">
        <w:r>
          <w:rPr>
            <w:rFonts w:hint="eastAsia" w:cs="Times New Roman"/>
            <w:color w:val="000000"/>
            <w:sz w:val="21"/>
            <w:lang w:val="en-US" w:eastAsia="zh-CN"/>
          </w:rPr>
          <w:t>因此</w:t>
        </w:r>
      </w:ins>
      <w:ins w:id="84" w:author="Fa'te" w:date="2026-09-17T23:17:16Z">
        <w:r>
          <w:rPr>
            <w:rFonts w:ascii="Times New Roman" w:hAnsi="Times New Roman" w:eastAsia="宋体" w:cs="Times New Roman"/>
            <w:color w:val="000000"/>
            <w:sz w:val="21"/>
            <w:lang w:val="en-US" w:eastAsia="zh-CN"/>
          </w:rPr>
          <w:t>，</w:t>
        </w:r>
      </w:ins>
      <w:ins w:id="85" w:author="Fa'te" w:date="2026-09-17T23:18:11Z">
        <w:r>
          <w:rPr>
            <w:rFonts w:hint="eastAsia" w:cs="Times New Roman"/>
            <w:color w:val="000000"/>
            <w:sz w:val="21"/>
            <w:lang w:val="en-US" w:eastAsia="zh-CN"/>
          </w:rPr>
          <w:t>我们</w:t>
        </w:r>
      </w:ins>
      <w:ins w:id="86" w:author="Fa'te" w:date="2026-09-17T23:17:16Z">
        <w:r>
          <w:rPr>
            <w:rFonts w:ascii="Times New Roman" w:hAnsi="Times New Roman" w:eastAsia="宋体" w:cs="Times New Roman"/>
            <w:color w:val="000000"/>
            <w:sz w:val="21"/>
            <w:lang w:val="en-US" w:eastAsia="zh-CN"/>
          </w:rPr>
          <w:t>提出</w:t>
        </w:r>
      </w:ins>
      <w:ins w:id="87" w:author="Fa'te" w:date="2026-09-17T23:17:16Z">
        <w:r>
          <w:rPr>
            <w:rFonts w:ascii="Times New Roman" w:hAnsi="Times New Roman" w:eastAsia="宋体" w:cs="Times New Roman"/>
            <w:color w:val="000000"/>
            <w:sz w:val="21"/>
            <w:highlight w:val="yellow"/>
            <w:lang w:val="en-US" w:eastAsia="zh-CN"/>
            <w:rPrChange w:id="88" w:author="Fa'te" w:date="2026-09-17T23:18:15Z">
              <w:rPr>
                <w:rFonts w:ascii="Times New Roman" w:hAnsi="Times New Roman" w:eastAsia="宋体" w:cs="Times New Roman"/>
                <w:color w:val="000000"/>
                <w:sz w:val="21"/>
                <w:lang w:val="en-US" w:eastAsia="zh-CN"/>
              </w:rPr>
            </w:rPrChange>
          </w:rPr>
          <w:t>SGTG-AVGZSL</w:t>
        </w:r>
      </w:ins>
      <w:ins w:id="89" w:author="Fa'te" w:date="2026-09-17T23:17:16Z">
        <w:r>
          <w:rPr>
            <w:rFonts w:ascii="Times New Roman" w:hAnsi="Times New Roman" w:eastAsia="宋体" w:cs="Times New Roman"/>
            <w:color w:val="000000"/>
            <w:sz w:val="21"/>
            <w:lang w:val="en-US" w:eastAsia="zh-CN"/>
          </w:rPr>
          <w:t>将候选类别语义同时用于时序证据定位与融合控制，使兼顾可分性与语义结构的类别原型不仅充当匹配参照，还主动参与局部证据的提取与组合。</w:t>
        </w:r>
      </w:ins>
    </w:p>
    <w:p w14:paraId="6000A003">
      <w:pPr>
        <w:keepNext w:val="0"/>
        <w:keepLines w:val="0"/>
        <w:pageBreakBefore w:val="0"/>
        <w:widowControl/>
        <w:spacing w:before="0" w:after="0" w:line="360" w:lineRule="auto"/>
        <w:ind w:left="0" w:right="0" w:firstLine="420"/>
        <w:jc w:val="both"/>
        <w:rPr>
          <w:del w:id="90" w:author="Fa'te" w:date="2026-09-17T23:19:28Z"/>
        </w:rPr>
      </w:pPr>
    </w:p>
    <w:p w14:paraId="3CABCD11">
      <w:pPr>
        <w:pStyle w:val="4"/>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2"/>
        </w:rPr>
        <w:t>2.2 音视频跨模态交互与融合</w:t>
      </w:r>
    </w:p>
    <w:p w14:paraId="6000A004">
      <w:pPr>
        <w:keepNext w:val="0"/>
        <w:keepLines w:val="0"/>
        <w:pageBreakBefore w:val="0"/>
        <w:widowControl/>
        <w:spacing w:before="0" w:after="0" w:line="360" w:lineRule="auto"/>
        <w:ind w:left="0" w:right="0" w:firstLine="420"/>
        <w:jc w:val="both"/>
        <w:rPr>
          <w:del w:id="91" w:author="Fa'te" w:date="2026-09-17T23:25:46Z"/>
        </w:rPr>
      </w:pPr>
      <w:ins w:id="92" w:author="Fa'te" w:date="2026-09-17T23:25:47Z">
        <w:r>
          <w:rPr>
            <w:rFonts w:ascii="Times New Roman" w:hAnsi="Times New Roman" w:eastAsia="宋体" w:cs="Times New Roman"/>
            <w:color w:val="000000"/>
            <w:sz w:val="21"/>
          </w:rPr>
          <w:t>视听融合需要在利用模态互补性与抑制无关信息传播之间取得平衡。针对跨模态对应关系难以显式建模的问题，Mercea等[3]在AVCA中通过跨模态注意力交换视听信息；在更一般的多模态序列学习中，Tsai等[8]利用定向交叉注意力建模非对齐序列之间的依赖。这类方法强化了模态间的信息交换，但交互本身并不等同于对信息可靠性的筛选。围绕选择性交互，Nagrani等[9]通过少量瓶颈token限制跨模态信息流；Lin等[10]面向多模态情感分析，以掩码注意力分离模态内与模态间关系。进一步地，Ma等[11]在FAMAV中引入文本条件语义门控，对视听通道进行语义相关的选择。</w:t>
        </w:r>
      </w:ins>
      <w:del w:id="93" w:author="Fa'te" w:date="2026-09-17T23:25:46Z">
        <w:r>
          <w:rPr>
            <w:rFonts w:ascii="Times New Roman" w:hAnsi="Times New Roman" w:eastAsia="宋体" w:cs="Times New Roman"/>
            <w:color w:val="000000"/>
            <w:sz w:val="21"/>
          </w:rPr>
          <w:delText>视听融合需要在利用模态互补性与抑制无关信息传播之间取得平衡。针对跨模态对应关系难以显式建模的问题，Mercea等[3]在AVCA中通过跨模态注意力交换视听信息；在更一般的多模态序列学习中，Tsai等[8]利用定向交叉注意力建模非对齐序列之间的依赖。这类方法强化了模态间的信息交换，但交互本身并不等同于对信息可靠性的筛选。</w:delText>
        </w:r>
      </w:del>
    </w:p>
    <w:p w14:paraId="7EDAB190">
      <w:pPr>
        <w:keepNext w:val="0"/>
        <w:keepLines w:val="0"/>
        <w:pageBreakBefore w:val="0"/>
        <w:widowControl/>
        <w:spacing w:before="0" w:after="0" w:line="360" w:lineRule="auto"/>
        <w:ind w:left="0" w:right="0" w:firstLine="420"/>
        <w:jc w:val="both"/>
      </w:pPr>
      <w:del w:id="94" w:author="Fa'te" w:date="2026-09-17T23:25:46Z">
        <w:r>
          <w:rPr>
            <w:rFonts w:ascii="Times New Roman" w:hAnsi="Times New Roman" w:eastAsia="宋体" w:cs="Times New Roman"/>
            <w:color w:val="000000"/>
            <w:sz w:val="21"/>
          </w:rPr>
          <w:delText>围绕选择性交互，Nagrani等[9]通过少量瓶颈token限制跨模态信息流；Lin等[10]面向多模态情感分析，以掩码注意力分离模态内与模态间关系，并动态调节两者的贡献。进一步地，Ma等[11]在FAMAV中引入文本条件语义门控，对视听通道进行语义相关的选择。</w:delText>
        </w:r>
      </w:del>
      <w:del w:id="95" w:author="Fa'te" w:date="2026-09-17T23:23:44Z">
        <w:r>
          <w:rPr>
            <w:rFonts w:ascii="Times New Roman" w:hAnsi="Times New Roman" w:eastAsia="宋体" w:cs="Times New Roman"/>
            <w:color w:val="000000"/>
            <w:sz w:val="21"/>
          </w:rPr>
          <w:delText>这些研究分别从交互容量、关系类型和语义条件三个角度，为减少无效信息交换提供了思路。</w:delText>
        </w:r>
      </w:del>
    </w:p>
    <w:p w14:paraId="473ADE07">
      <w:pPr>
        <w:keepNext w:val="0"/>
        <w:keepLines w:val="0"/>
        <w:pageBreakBefore w:val="0"/>
        <w:widowControl/>
        <w:spacing w:before="0" w:after="0" w:line="360" w:lineRule="auto"/>
        <w:ind w:left="0" w:right="0" w:firstLine="420"/>
        <w:jc w:val="both"/>
        <w:rPr>
          <w:ins w:id="96" w:author="Fa'te" w:date="2026-09-17T23:23:54Z"/>
          <w:rFonts w:ascii="Times New Roman" w:hAnsi="Times New Roman" w:eastAsia="宋体" w:cs="Times New Roman"/>
          <w:color w:val="000000"/>
          <w:sz w:val="21"/>
        </w:rPr>
      </w:pPr>
      <w:del w:id="97" w:author="Fa'te" w:date="2026-09-17T23:24:00Z">
        <w:r>
          <w:rPr>
            <w:rFonts w:ascii="Times New Roman" w:hAnsi="Times New Roman" w:eastAsia="宋体" w:cs="Times New Roman"/>
            <w:color w:val="000000"/>
            <w:sz w:val="21"/>
          </w:rPr>
          <w:delText>为使融合决策与类别相关的时序证据相适应，本文将选择性交互与时序证据提取相结合。DMIF对SGTG增强后的序列分别建模模态内与模态间关系，并保留未经关系重组的直接时序证据；随后结合样本表征与候选类别原型，对三路证据进行归一化加权。由此，融合策略不仅取决于输入样本，也取决于当前待判别的类别及其可用证据。</w:delText>
        </w:r>
      </w:del>
      <w:ins w:id="98" w:author="Fa'te" w:date="2026-09-17T23:23:54Z">
        <w:r>
          <w:rPr>
            <w:rFonts w:ascii="Times New Roman" w:hAnsi="Times New Roman" w:eastAsia="宋体" w:cs="Times New Roman"/>
            <w:color w:val="000000"/>
            <w:sz w:val="21"/>
            <w:lang w:val="en-US" w:eastAsia="zh-CN"/>
          </w:rPr>
          <w:t>然而，限制交互范围或引入语义门控，并不能直接解决类别相关证据在关系建模中受到无关信息干扰的问题。为此，本文提出定位与融合协同的DMIF机制，在证据序列上分别建模模态内与模态间关系，并保留未经关系重组的直接时序证据</w:t>
        </w:r>
      </w:ins>
      <w:ins w:id="99" w:author="Fa'te" w:date="2026-09-17T23:25:19Z">
        <w:r>
          <w:rPr>
            <w:rFonts w:hint="eastAsia" w:cs="Times New Roman"/>
            <w:color w:val="000000"/>
            <w:sz w:val="21"/>
            <w:lang w:val="en-US" w:eastAsia="zh-CN"/>
          </w:rPr>
          <w:t>，</w:t>
        </w:r>
      </w:ins>
      <w:ins w:id="100" w:author="Fa'te" w:date="2026-09-17T23:23:54Z">
        <w:r>
          <w:rPr>
            <w:rFonts w:ascii="Times New Roman" w:hAnsi="Times New Roman" w:eastAsia="宋体" w:cs="Times New Roman"/>
            <w:color w:val="000000"/>
            <w:sz w:val="21"/>
            <w:lang w:val="en-US" w:eastAsia="zh-CN"/>
          </w:rPr>
          <w:t>使融合对象从一般模态特征转向支持当前类别的判别证据。</w:t>
        </w:r>
      </w:ins>
    </w:p>
    <w:p w14:paraId="6000A006">
      <w:pPr>
        <w:keepNext w:val="0"/>
        <w:keepLines w:val="0"/>
        <w:pageBreakBefore w:val="0"/>
        <w:widowControl/>
        <w:spacing w:before="0" w:after="0" w:line="360" w:lineRule="auto"/>
        <w:ind w:left="0" w:right="0" w:firstLine="420"/>
        <w:jc w:val="both"/>
        <w:rPr>
          <w:del w:id="101" w:author="Fa'te" w:date="2026-09-17T23:26:09Z"/>
        </w:rPr>
      </w:pPr>
    </w:p>
    <w:p w14:paraId="3DD1BDE0">
      <w:pPr>
        <w:pStyle w:val="4"/>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2"/>
        </w:rPr>
        <w:t>2.3 时序建模与时序定位</w:t>
      </w:r>
    </w:p>
    <w:p w14:paraId="6000A007">
      <w:pPr>
        <w:keepNext w:val="0"/>
        <w:keepLines w:val="0"/>
        <w:pageBreakBefore w:val="0"/>
        <w:widowControl/>
        <w:spacing w:before="0" w:after="0" w:line="360" w:lineRule="auto"/>
        <w:ind w:left="0" w:right="0" w:firstLine="420"/>
        <w:jc w:val="both"/>
        <w:rPr>
          <w:del w:id="102" w:author="Fa'te" w:date="2026-09-17T23:28:55Z"/>
        </w:rPr>
      </w:pPr>
      <w:del w:id="103" w:author="Fa'te" w:date="2026-09-17T23:28:55Z">
        <w:r>
          <w:rPr>
            <w:rFonts w:ascii="Times New Roman" w:hAnsi="Times New Roman" w:eastAsia="宋体" w:cs="Times New Roman"/>
            <w:color w:val="000000"/>
            <w:sz w:val="21"/>
          </w:rPr>
          <w:delText>时序建模不仅需要刻画片段间的依赖，还需要确定哪些片段支持当前语义目标。针对时间平均表征难以利用动态结构的问题，Mercea等[5]通过TCaF建模时序与跨模态关系。针对冗余片段干扰，Li等分别在PSTP-Net[12]和TSPM[13]中利用问题相关线索选择关键片段，将计算集中于更具判别性的内容；这类离散选择策略的证据覆盖仍受保留片段集合限制。</w:delText>
        </w:r>
      </w:del>
    </w:p>
    <w:p w14:paraId="1EF59997">
      <w:pPr>
        <w:keepNext w:val="0"/>
        <w:keepLines w:val="0"/>
        <w:pageBreakBefore w:val="0"/>
        <w:widowControl/>
        <w:spacing w:before="0" w:after="0" w:line="360" w:lineRule="auto"/>
        <w:ind w:left="0" w:right="0" w:firstLine="420"/>
        <w:jc w:val="both"/>
        <w:rPr>
          <w:del w:id="104" w:author="Fa'te" w:date="2026-09-17T23:28:55Z"/>
        </w:rPr>
      </w:pPr>
      <w:del w:id="105" w:author="Fa'te" w:date="2026-09-17T23:28:55Z">
        <w:r>
          <w:rPr>
            <w:rFonts w:ascii="Times New Roman" w:hAnsi="Times New Roman" w:eastAsia="宋体" w:cs="Times New Roman"/>
            <w:color w:val="000000"/>
            <w:sz w:val="21"/>
          </w:rPr>
          <w:delText>为显式刻画目标相关片段的连续权重，Xiao等[14]在视觉定位问答中采用高斯掩码进行证据软定位；Kim等[15]进一步提出QA-TIGER，以问题为条件生成多个高斯专家，在音频和视觉时间轴上分别聚合相关证据。相较于离散筛选，这类方法通过参数化的时间权重表达证据的局部性，并允许多个片段共同支持预测。</w:delText>
        </w:r>
      </w:del>
    </w:p>
    <w:p w14:paraId="0A25C2CA">
      <w:pPr>
        <w:keepNext w:val="0"/>
        <w:keepLines w:val="0"/>
        <w:pageBreakBefore w:val="0"/>
        <w:widowControl/>
        <w:spacing w:before="0" w:after="0" w:line="360" w:lineRule="auto"/>
        <w:ind w:left="0" w:right="0" w:firstLine="420"/>
        <w:jc w:val="both"/>
        <w:rPr>
          <w:ins w:id="106" w:author="Fa'te" w:date="2026-09-17T23:28:56Z"/>
        </w:rPr>
      </w:pPr>
      <w:ins w:id="107" w:author="Fa'te" w:date="2026-09-17T23:28:56Z">
        <w:r>
          <w:rPr>
            <w:rFonts w:ascii="Times New Roman" w:hAnsi="Times New Roman" w:eastAsia="宋体" w:cs="Times New Roman"/>
            <w:color w:val="000000"/>
            <w:sz w:val="21"/>
          </w:rPr>
          <w:t>时序建模不仅需要刻画片段间的依赖，还需要确定哪些片段支持当前语义目标。针对时间平均表征难以利用动态结构的问题，Mercea等[5]通过TCaF建模时序与跨模态关系。针对冗余片段干扰，Li等分别在PSTP-Net[12]和TSPM[13]中利用问题相关线索选择关键片段，将计算集中于更具判别性的内容；为显式刻画目标相关片段的连续权重，Xiao等[14]在视觉定位问答中采用高斯掩码进行证据软定位；Kim等[15]进一步提出QA-TIGER，以问题为条件生成多个高斯专家，在音频和视觉时间轴上分别聚合相关证据。相较于离散筛选，这类方法通过参数化的时间权重表达证据的局部性，并允许多个片段共同支持预测。</w:t>
        </w:r>
      </w:ins>
    </w:p>
    <w:p w14:paraId="1B308FFE">
      <w:pPr>
        <w:keepNext w:val="0"/>
        <w:keepLines w:val="0"/>
        <w:pageBreakBefore w:val="0"/>
        <w:widowControl/>
        <w:spacing w:before="0" w:after="0" w:line="360" w:lineRule="auto"/>
        <w:ind w:left="0" w:right="0" w:firstLine="420"/>
        <w:jc w:val="both"/>
      </w:pPr>
      <w:ins w:id="108" w:author="Fa'te" w:date="2026-09-17T23:34:16Z">
        <w:r>
          <w:rPr>
            <w:rFonts w:ascii="Times New Roman" w:hAnsi="Times New Roman" w:eastAsia="宋体" w:cs="Times New Roman"/>
            <w:color w:val="000000"/>
            <w:sz w:val="21"/>
            <w:lang w:val="en-US" w:eastAsia="zh-CN"/>
          </w:rPr>
          <w:t>然而，面向AVGZSL，时序建模不仅需要确定关键片段，还需建立局部证据与候选类别之间可迁移的语义关联。</w:t>
        </w:r>
      </w:ins>
      <w:del w:id="109" w:author="Fa'te" w:date="2026-09-17T23:34:14Z">
        <w:r>
          <w:rPr>
            <w:rFonts w:ascii="Times New Roman" w:hAnsi="Times New Roman" w:eastAsia="宋体" w:cs="Times New Roman"/>
            <w:color w:val="000000"/>
            <w:sz w:val="21"/>
          </w:rPr>
          <w:delText>然而，问题条件化定位依赖逐样本给定的问句，其目标并非在已见与未见事件类别的联合空间中完成分类。</w:delText>
        </w:r>
      </w:del>
      <w:del w:id="110" w:author="Fa'te" w:date="2026-09-17T23:27:49Z">
        <w:r>
          <w:rPr>
            <w:rFonts w:hint="default" w:ascii="Times New Roman" w:hAnsi="Times New Roman" w:eastAsia="宋体" w:cs="Times New Roman"/>
            <w:color w:val="000000"/>
            <w:sz w:val="21"/>
            <w:lang w:val="en-US"/>
          </w:rPr>
          <w:delText>为实现面向未见类别的时序证据提取</w:delText>
        </w:r>
      </w:del>
      <w:ins w:id="111" w:author="Fa'te" w:date="2026-09-17T23:27:50Z">
        <w:r>
          <w:rPr>
            <w:rFonts w:hint="default" w:cs="Times New Roman"/>
            <w:color w:val="000000"/>
            <w:sz w:val="21"/>
            <w:lang w:val="en-US" w:eastAsia="zh-CN"/>
            <w:rPrChange w:id="112" w:author="Fa'te" w:date="2026-09-17T23:34:29Z">
              <w:rPr>
                <w:rFonts w:hint="eastAsia" w:cs="Times New Roman"/>
                <w:color w:val="000000"/>
                <w:sz w:val="21"/>
                <w:lang w:val="en-US" w:eastAsia="zh-CN"/>
              </w:rPr>
            </w:rPrChange>
          </w:rPr>
          <w:t>因此</w:t>
        </w:r>
      </w:ins>
      <w:r>
        <w:rPr>
          <w:rFonts w:ascii="Times New Roman" w:hAnsi="Times New Roman" w:eastAsia="宋体" w:cs="Times New Roman"/>
          <w:color w:val="000000"/>
          <w:sz w:val="21"/>
        </w:rPr>
        <w:t>，</w:t>
      </w:r>
      <w:ins w:id="113" w:author="Fa'te" w:date="2026-09-17T23:28:52Z">
        <w:r>
          <w:rPr>
            <w:rFonts w:hint="default" w:ascii="Times New Roman" w:hAnsi="Times New Roman" w:cs="Times New Roman"/>
            <w:color w:val="000000"/>
            <w:spacing w:val="0"/>
            <w:kern w:val="0"/>
            <w:sz w:val="21"/>
            <w:szCs w:val="24"/>
            <w:lang w:val="en-US" w:eastAsia="zh-CN" w:bidi="ar"/>
            <w:rPrChange w:id="114" w:author="Fa'te" w:date="2026-09-17T23:34:29Z">
              <w:rPr>
                <w:rFonts w:hint="eastAsia" w:ascii="宋体" w:hAnsi="宋体" w:cs="宋体"/>
                <w:color w:val="000000"/>
                <w:spacing w:val="0"/>
                <w:kern w:val="0"/>
                <w:sz w:val="24"/>
                <w:szCs w:val="24"/>
                <w:lang w:val="en-US" w:eastAsia="zh-CN" w:bidi="ar"/>
              </w:rPr>
            </w:rPrChange>
          </w:rPr>
          <w:t>我们</w:t>
        </w:r>
      </w:ins>
      <w:ins w:id="115" w:author="Fa'te" w:date="2026-09-17T23:28:50Z">
        <w:r>
          <w:rPr>
            <w:rFonts w:ascii="Times New Roman" w:hAnsi="Times New Roman" w:eastAsia="宋体" w:cs="Times New Roman"/>
            <w:color w:val="000000"/>
            <w:spacing w:val="0"/>
            <w:kern w:val="0"/>
            <w:sz w:val="21"/>
            <w:szCs w:val="24"/>
            <w:lang w:val="en-US" w:eastAsia="zh-CN" w:bidi="ar"/>
            <w:rPrChange w:id="116" w:author="Fa'te" w:date="2026-09-17T23:34:29Z">
              <w:rPr>
                <w:rFonts w:ascii="宋体" w:hAnsi="宋体" w:eastAsia="宋体" w:cs="宋体"/>
                <w:color w:val="000000"/>
                <w:spacing w:val="0"/>
                <w:kern w:val="0"/>
                <w:sz w:val="24"/>
                <w:szCs w:val="24"/>
                <w:lang w:val="en-US" w:eastAsia="zh-CN" w:bidi="ar"/>
              </w:rPr>
            </w:rPrChange>
          </w:rPr>
          <w:t>提出候选类别驱动的SGTG机制，以属性级描述条件化视听序列，再由判别性类别原型分别引导视觉与音频的连续高斯定位，自适应汇聚支持当前类别的局部证据。</w:t>
        </w:r>
      </w:ins>
      <w:del w:id="117" w:author="Fa'te" w:date="2026-09-17T23:28:50Z">
        <w:r>
          <w:rPr>
            <w:rFonts w:ascii="Times New Roman" w:hAnsi="Times New Roman" w:eastAsia="宋体" w:cs="Times New Roman"/>
            <w:color w:val="000000"/>
            <w:sz w:val="21"/>
          </w:rPr>
          <w:delText>本文以候选类别的属性描述和判别性原型构建定位条件，将问题驱动的连续聚合转化为类别驱动的证据建模。SGTG输出保留时间结构的增强序列及直接证据摘要，并与后续解耦融合协同完成候选类别评分，而不依赖测试样本的问句或真实类别标签。</w:delText>
        </w:r>
      </w:del>
    </w:p>
    <w:p w14:paraId="5A1EA849">
      <w:pPr>
        <w:pStyle w:val="2"/>
        <w:keepNext/>
        <w:keepLines/>
        <w:pageBreakBefore w:val="0"/>
        <w:widowControl/>
        <w:autoSpaceDE w:val="0"/>
        <w:autoSpaceDN w:val="0"/>
        <w:snapToGrid w:val="0"/>
        <w:spacing w:before="200" w:after="100" w:line="276" w:lineRule="auto"/>
        <w:ind w:left="0" w:right="0" w:firstLine="0"/>
        <w:jc w:val="left"/>
      </w:pPr>
      <w:bookmarkStart w:id="1" w:name="方法"/>
      <w:r>
        <w:rPr>
          <w:rFonts w:ascii="Times New Roman" w:hAnsi="Times New Roman" w:eastAsia="黑体" w:cs="Times New Roman"/>
          <w:b/>
          <w:color w:val="000000"/>
          <w:spacing w:val="0"/>
          <w:sz w:val="36"/>
          <w:szCs w:val="36"/>
          <w:lang w:val="en-US" w:eastAsia="zh-CN"/>
        </w:rPr>
        <w:t>3 方法</w:t>
      </w:r>
    </w:p>
    <w:p w14:paraId="1FFBADD1">
      <w:pPr>
        <w:pStyle w:val="4"/>
        <w:keepNext/>
        <w:keepLines/>
        <w:pageBreakBefore w:val="0"/>
        <w:widowControl/>
        <w:autoSpaceDE w:val="0"/>
        <w:autoSpaceDN w:val="0"/>
        <w:snapToGrid w:val="0"/>
        <w:spacing w:before="200" w:after="100" w:line="276" w:lineRule="auto"/>
        <w:ind w:left="0" w:right="0" w:firstLine="0"/>
        <w:jc w:val="left"/>
      </w:pPr>
      <w:bookmarkStart w:id="2" w:name="问题定义"/>
      <w:r>
        <w:rPr>
          <w:rFonts w:ascii="Times New Roman" w:hAnsi="Times New Roman" w:eastAsia="黑体" w:cs="Times New Roman"/>
          <w:b/>
          <w:color w:val="000000"/>
          <w:spacing w:val="0"/>
          <w:sz w:val="32"/>
          <w:szCs w:val="28"/>
          <w:lang w:val="en-US" w:eastAsia="zh-CN"/>
        </w:rPr>
        <w:t>3.1 问题定义</w:t>
      </w:r>
    </w:p>
    <w:p w14:paraId="508B905B">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在零样本学习中，类别被划分为两个互不相交的集合：已见类别与未见类别。模型仅能在已见类别的样本上进行训练，而未见类别只在测试阶段出现，因此模型无法直接学习未见类别的数据分布，只能依靠类别层面的语义信息，将在已见类别上学到的音视频知识迁移到未见类别。在要求更高的广义</w:t>
      </w:r>
      <w:r>
        <w:rPr>
          <w:rFonts w:hint="eastAsia" w:ascii="Times New Roman" w:hAnsi="Times New Roman" w:eastAsia="宋体" w:cs="Times New Roman"/>
          <w:color w:val="000000"/>
          <w:spacing w:val="0"/>
          <w:sz w:val="21"/>
          <w:szCs w:val="24"/>
          <w:lang w:val="en-US" w:eastAsia="zh-CN"/>
        </w:rPr>
        <w:t>零样本学习</w:t>
      </w:r>
      <w:r>
        <w:rPr>
          <w:rFonts w:ascii="Times New Roman" w:hAnsi="Times New Roman" w:eastAsia="宋体" w:cs="Times New Roman"/>
          <w:color w:val="000000"/>
          <w:spacing w:val="0"/>
          <w:sz w:val="21"/>
          <w:szCs w:val="24"/>
          <w:lang w:val="en-US" w:eastAsia="zh-CN"/>
        </w:rPr>
        <w:t>情景中，测试样本同时来自已见类别与未见类别的并集，模型不仅要把知识泛化到未见类别，还要保持对已见类别的判别能力，并克服分类结果向已见类别倾斜的偏置问题，因此广义</w:t>
      </w:r>
      <w:r>
        <w:rPr>
          <w:rFonts w:hint="eastAsia" w:ascii="Times New Roman" w:hAnsi="Times New Roman" w:eastAsia="宋体" w:cs="Times New Roman"/>
          <w:color w:val="000000"/>
          <w:spacing w:val="0"/>
          <w:sz w:val="21"/>
          <w:szCs w:val="24"/>
          <w:lang w:val="en-US" w:eastAsia="zh-CN"/>
        </w:rPr>
        <w:t>零样本学习</w:t>
      </w:r>
      <w:r>
        <w:rPr>
          <w:rFonts w:ascii="Times New Roman" w:hAnsi="Times New Roman" w:eastAsia="宋体" w:cs="Times New Roman"/>
          <w:color w:val="000000"/>
          <w:spacing w:val="0"/>
          <w:sz w:val="21"/>
          <w:szCs w:val="24"/>
          <w:lang w:val="en-US" w:eastAsia="zh-CN"/>
        </w:rPr>
        <w:t>被认为更贴近真实应用。</w:t>
      </w:r>
      <w:r>
        <w:rPr>
          <w:rFonts w:hint="eastAsia" w:cs="Times New Roman"/>
          <w:color w:val="000000"/>
          <w:spacing w:val="0"/>
          <w:sz w:val="21"/>
          <w:szCs w:val="24"/>
          <w:lang w:val="en-US" w:eastAsia="zh-CN"/>
        </w:rPr>
        <w:t>我们</w:t>
      </w:r>
      <w:r>
        <w:rPr>
          <w:rFonts w:ascii="Times New Roman" w:hAnsi="Times New Roman" w:eastAsia="宋体" w:cs="Times New Roman"/>
          <w:color w:val="000000"/>
          <w:spacing w:val="0"/>
          <w:sz w:val="21"/>
          <w:szCs w:val="24"/>
          <w:lang w:val="en-US" w:eastAsia="zh-CN"/>
        </w:rPr>
        <w:t>研究的视听广义零样本学习（AVGZSL，Audio-Visual Generalized Zero-Shot Learning）在上述设定下同时利用视频的视觉内容与音频内容完成类别识别：视频中的动作过程与声音事件互为佐证，但二者与类别语义的关联强度随样本变化，这使得从已见类别向未见类别的知识迁移更加困难。形式化地，记已见类别集合为</w:t>
      </w:r>
      <m:oMath>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oMath>
      <w:r>
        <w:rPr>
          <w:rFonts w:ascii="Times New Roman" w:hAnsi="Times New Roman" w:eastAsia="宋体" w:cs="Times New Roman"/>
          <w:color w:val="000000"/>
          <w:spacing w:val="0"/>
          <w:sz w:val="21"/>
          <w:szCs w:val="24"/>
          <w:lang w:val="en-US" w:eastAsia="zh-CN"/>
        </w:rPr>
        <w:t>，未见类别集合为</w:t>
      </w:r>
      <m:oMath>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u</m:t>
            </m:r>
          </m:sub>
        </m:sSub>
      </m:oMath>
      <w:r>
        <w:rPr>
          <w:rFonts w:ascii="Times New Roman" w:hAnsi="Times New Roman" w:eastAsia="宋体" w:cs="Times New Roman"/>
          <w:color w:val="000000"/>
          <w:spacing w:val="0"/>
          <w:sz w:val="21"/>
          <w:szCs w:val="24"/>
          <w:lang w:val="en-US" w:eastAsia="zh-CN"/>
        </w:rPr>
        <w:t>，二者满足</w:t>
      </w:r>
      <m:oMath>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u</m:t>
            </m:r>
          </m:sub>
        </m:sSub>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。训练集由已见类别的音视频样本构成，记为</w:t>
      </w:r>
      <m:oMath>
        <m:r>
          <m:rPr>
            <m:sty m:val="p"/>
            <m:scr m:val="script"/>
          </m:rPr>
          <w:rPr>
            <w:rFonts w:ascii="Cambria Math" w:hAnsi="Cambria Math" w:eastAsia="宋体" w:cs="Cambria Math"/>
            <w:color w:val="000000"/>
            <w:spacing w:val="0"/>
            <w:sz w:val="21"/>
            <w:szCs w:val="21"/>
            <w:lang w:val="en-US" w:eastAsia="zh-CN"/>
          </w:rPr>
          <m:t>S</m:t>
        </m:r>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y</m:t>
            </m:r>
          </m:e>
          <m:sub>
            <m:r>
              <m:rPr/>
              <w:rPr>
                <w:rFonts w:ascii="Cambria Math" w:hAnsi="Cambria Math" w:eastAsia="宋体" w:cs="Cambria Math"/>
                <w:color w:val="000000"/>
                <w:spacing w:val="0"/>
                <w:sz w:val="21"/>
                <w:szCs w:val="21"/>
                <w:lang w:val="en-US" w:eastAsia="zh-CN"/>
              </w:rPr>
              <m:t>n</m:t>
            </m:r>
          </m:sub>
        </m:sSub>
        <m:r>
          <m:rPr>
            <m:sty m:val="p"/>
          </m:rPr>
          <w:rPr>
            <w:rFonts w:ascii="Cambria Math" w:hAnsi="Cambria Math" w:eastAsia="宋体" w:cs="Cambria Math"/>
            <w:color w:val="000000"/>
            <w:spacing w:val="0"/>
            <w:sz w:val="21"/>
            <w:szCs w:val="21"/>
            <w:lang w:val="en-US" w:eastAsia="zh-CN"/>
          </w:rPr>
          <m:t>)</m:t>
        </m:r>
        <m:sSubSup>
          <m:sSubSupPr/>
          <m:e>
            <m:r>
              <m:rPr>
                <m:sty m:val="p"/>
              </m:rPr>
              <w:rPr>
                <w:rFonts w:ascii="Cambria Math" w:hAnsi="Cambria Math" w:eastAsia="宋体" w:cs="Cambria Math"/>
                <w:color w:val="000000"/>
                <w:spacing w:val="0"/>
                <w:sz w:val="21"/>
                <w:szCs w:val="21"/>
                <w:lang w:val="en-US" w:eastAsia="zh-CN"/>
              </w:rPr>
              <m:t>}</m:t>
            </m:r>
          </m:e>
          <m:sub>
            <m:r>
              <m:rPr/>
              <w:rPr>
                <w:rFonts w:ascii="Cambria Math" w:hAnsi="Cambria Math" w:eastAsia="宋体" w:cs="Cambria Math"/>
                <w:color w:val="000000"/>
                <w:spacing w:val="0"/>
                <w:sz w:val="21"/>
                <w:szCs w:val="21"/>
                <w:lang w:val="en-US" w:eastAsia="zh-CN"/>
              </w:rPr>
              <m:t>n</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sub>
          <m:sup>
            <m:r>
              <m:rPr/>
              <w:rPr>
                <w:rFonts w:ascii="Cambria Math" w:hAnsi="Cambria Math" w:eastAsia="宋体" w:cs="Cambria Math"/>
                <w:color w:val="000000"/>
                <w:spacing w:val="0"/>
                <w:sz w:val="21"/>
                <w:szCs w:val="21"/>
                <w:lang w:val="en-US" w:eastAsia="zh-CN"/>
              </w:rPr>
              <m:t>N</m:t>
            </m:r>
          </m:sup>
        </m:sSubSup>
      </m:oMath>
      <w:r>
        <w:rPr>
          <w:rFonts w:ascii="Times New Roman" w:hAnsi="Times New Roman" w:eastAsia="宋体" w:cs="Times New Roman"/>
          <w:color w:val="000000"/>
          <w:spacing w:val="0"/>
          <w:sz w:val="21"/>
          <w:szCs w:val="24"/>
          <w:lang w:val="en-US" w:eastAsia="zh-CN"/>
        </w:rPr>
        <w:t>。其中，</w:t>
      </w:r>
      <m:oMath>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up>
            <m:r>
              <m:rPr/>
              <w:rPr>
                <w:rFonts w:ascii="Cambria Math" w:hAnsi="Cambria Math" w:eastAsia="宋体" w:cs="Cambria Math"/>
                <w:color w:val="000000"/>
                <w:spacing w:val="0"/>
                <w:sz w:val="21"/>
                <w:szCs w:val="21"/>
                <w:lang w:val="en-US" w:eastAsia="zh-CN"/>
              </w:rPr>
              <m:t>v</m:t>
            </m:r>
          </m:sup>
        </m:sSubSup>
      </m:oMath>
      <w:r>
        <w:rPr>
          <w:rFonts w:ascii="Times New Roman" w:hAnsi="Times New Roman" w:eastAsia="宋体" w:cs="Times New Roman"/>
          <w:color w:val="000000"/>
          <w:spacing w:val="0"/>
          <w:sz w:val="21"/>
          <w:szCs w:val="24"/>
          <w:lang w:val="en-US" w:eastAsia="zh-CN"/>
        </w:rPr>
        <w:t>与</w:t>
      </w:r>
      <m:oMath>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up>
            <m:r>
              <m:rPr/>
              <w:rPr>
                <w:rFonts w:ascii="Cambria Math" w:hAnsi="Cambria Math" w:eastAsia="宋体" w:cs="Cambria Math"/>
                <w:color w:val="000000"/>
                <w:spacing w:val="0"/>
                <w:sz w:val="21"/>
                <w:szCs w:val="21"/>
                <w:lang w:val="en-US" w:eastAsia="zh-CN"/>
              </w:rPr>
              <m:t>a</m:t>
            </m:r>
          </m:sup>
        </m:sSubSup>
      </m:oMath>
      <w:r>
        <w:rPr>
          <w:rFonts w:ascii="Times New Roman" w:hAnsi="Times New Roman" w:eastAsia="宋体" w:cs="Times New Roman"/>
          <w:color w:val="000000"/>
          <w:spacing w:val="0"/>
          <w:sz w:val="21"/>
          <w:szCs w:val="24"/>
          <w:lang w:val="en-US" w:eastAsia="zh-CN"/>
        </w:rPr>
        <w:t>分别表示第</w:t>
      </w:r>
      <m:oMath>
        <m:r>
          <m:rPr/>
          <w:rPr>
            <w:rFonts w:ascii="Cambria Math" w:hAnsi="Cambria Math" w:eastAsia="宋体" w:cs="Cambria Math"/>
            <w:color w:val="000000"/>
            <w:spacing w:val="0"/>
            <w:sz w:val="21"/>
            <w:szCs w:val="21"/>
            <w:lang w:val="en-US" w:eastAsia="zh-CN"/>
          </w:rPr>
          <m:t>n</m:t>
        </m:r>
      </m:oMath>
      <w:r>
        <w:rPr>
          <w:rFonts w:ascii="Times New Roman" w:hAnsi="Times New Roman" w:eastAsia="宋体" w:cs="Times New Roman"/>
          <w:color w:val="000000"/>
          <w:spacing w:val="0"/>
          <w:sz w:val="21"/>
          <w:szCs w:val="24"/>
          <w:lang w:val="en-US" w:eastAsia="zh-CN"/>
        </w:rPr>
        <w:t>个训练视频的视觉流和音频流，</w:t>
      </w:r>
      <m:oMath>
        <m:sSub>
          <m:sSubPr/>
          <m:e>
            <m:r>
              <m:rPr/>
              <w:rPr>
                <w:rFonts w:ascii="Cambria Math" w:hAnsi="Cambria Math" w:eastAsia="宋体" w:cs="Cambria Math"/>
                <w:color w:val="000000"/>
                <w:spacing w:val="0"/>
                <w:sz w:val="21"/>
                <w:szCs w:val="21"/>
                <w:lang w:val="en-US" w:eastAsia="zh-CN"/>
              </w:rPr>
              <m:t>y</m:t>
            </m:r>
          </m:e>
          <m:sub>
            <m:r>
              <m:rPr/>
              <w:rPr>
                <w:rFonts w:ascii="Cambria Math" w:hAnsi="Cambria Math" w:eastAsia="宋体" w:cs="Cambria Math"/>
                <w:color w:val="000000"/>
                <w:spacing w:val="0"/>
                <w:sz w:val="21"/>
                <w:szCs w:val="21"/>
                <w:lang w:val="en-US" w:eastAsia="zh-CN"/>
              </w:rPr>
              <m:t>n</m:t>
            </m:r>
          </m:sub>
        </m:sSub>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oMath>
      <w:r>
        <w:rPr>
          <w:rFonts w:ascii="Times New Roman" w:hAnsi="Times New Roman" w:eastAsia="宋体" w:cs="Times New Roman"/>
          <w:color w:val="000000"/>
          <w:spacing w:val="0"/>
          <w:sz w:val="21"/>
          <w:szCs w:val="24"/>
          <w:lang w:val="en-US" w:eastAsia="zh-CN"/>
        </w:rPr>
        <w:t>为其真实类别标签，</w:t>
      </w:r>
      <m:oMath>
        <m:r>
          <m:rPr/>
          <w:rPr>
            <w:rFonts w:ascii="Cambria Math" w:hAnsi="Cambria Math" w:eastAsia="宋体" w:cs="Cambria Math"/>
            <w:color w:val="000000"/>
            <w:spacing w:val="0"/>
            <w:sz w:val="21"/>
            <w:szCs w:val="21"/>
            <w:lang w:val="en-US" w:eastAsia="zh-CN"/>
          </w:rPr>
          <m:t>N</m:t>
        </m:r>
      </m:oMath>
      <w:r>
        <w:rPr>
          <w:rFonts w:ascii="Times New Roman" w:hAnsi="Times New Roman" w:eastAsia="宋体" w:cs="Times New Roman"/>
          <w:color w:val="000000"/>
          <w:spacing w:val="0"/>
          <w:sz w:val="21"/>
          <w:szCs w:val="24"/>
          <w:lang w:val="en-US" w:eastAsia="zh-CN"/>
        </w:rPr>
        <w:t>为训练样本数量。模型的目标是学习判别函数</w:t>
      </w:r>
      <m:oMath>
        <m:r>
          <m:rPr/>
          <w:rPr>
            <w:rFonts w:ascii="Cambria Math" w:hAnsi="Cambria Math" w:eastAsia="宋体" w:cs="Cambria Math"/>
            <w:color w:val="000000"/>
            <w:spacing w:val="0"/>
            <w:sz w:val="21"/>
            <w:szCs w:val="21"/>
            <w:lang w:val="en-US" w:eastAsia="zh-CN"/>
          </w:rPr>
          <m:t>h</m:t>
        </m:r>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x</m:t>
            </m:r>
          </m:e>
          <m:sup>
            <m:r>
              <m:rPr/>
              <w:rPr>
                <w:rFonts w:ascii="Cambria Math" w:hAnsi="Cambria Math" w:eastAsia="宋体" w:cs="Cambria Math"/>
                <w:color w:val="000000"/>
                <w:spacing w:val="0"/>
                <w:sz w:val="21"/>
                <w:szCs w:val="21"/>
                <w:lang w:val="en-US" w:eastAsia="zh-CN"/>
              </w:rPr>
              <m:t>v</m:t>
            </m:r>
          </m:sup>
        </m:sSup>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x</m:t>
            </m:r>
          </m:e>
          <m:sup>
            <m:r>
              <m:rPr/>
              <w:rPr>
                <w:rFonts w:ascii="Cambria Math" w:hAnsi="Cambria Math" w:eastAsia="宋体" w:cs="Cambria Math"/>
                <w:color w:val="000000"/>
                <w:spacing w:val="0"/>
                <w:sz w:val="21"/>
                <w:szCs w:val="21"/>
                <w:lang w:val="en-US" w:eastAsia="zh-CN"/>
              </w:rPr>
              <m:t>a</m:t>
            </m:r>
          </m:sup>
        </m:sSup>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u</m:t>
            </m:r>
          </m:sub>
        </m:sSub>
      </m:oMath>
      <w:r>
        <w:rPr>
          <w:rFonts w:ascii="Times New Roman" w:hAnsi="Times New Roman" w:eastAsia="宋体" w:cs="Times New Roman"/>
          <w:color w:val="000000"/>
          <w:spacing w:val="0"/>
          <w:sz w:val="21"/>
          <w:szCs w:val="24"/>
          <w:lang w:val="en-US" w:eastAsia="zh-CN"/>
        </w:rPr>
        <w:t>，在测试时对来自已见类别与未见类别并集的样本给出正确预测。</w:t>
      </w:r>
    </w:p>
    <w:bookmarkEnd w:id="2"/>
    <w:p w14:paraId="4F49C8E4">
      <w:pPr>
        <w:pStyle w:val="4"/>
        <w:keepNext/>
        <w:keepLines/>
        <w:pageBreakBefore w:val="0"/>
        <w:widowControl/>
        <w:autoSpaceDE w:val="0"/>
        <w:autoSpaceDN w:val="0"/>
        <w:snapToGrid w:val="0"/>
        <w:spacing w:before="200" w:after="100" w:line="276" w:lineRule="auto"/>
        <w:ind w:left="0" w:right="0" w:firstLine="0"/>
        <w:jc w:val="left"/>
      </w:pPr>
      <w:bookmarkStart w:id="3" w:name="整体结构"/>
      <w:r>
        <w:rPr>
          <w:rFonts w:ascii="Times New Roman" w:hAnsi="Times New Roman" w:eastAsia="黑体" w:cs="Times New Roman"/>
          <w:b/>
          <w:color w:val="000000"/>
          <w:spacing w:val="0"/>
          <w:sz w:val="32"/>
          <w:szCs w:val="28"/>
          <w:lang w:val="en-US" w:eastAsia="zh-CN"/>
        </w:rPr>
        <w:t>3.2 整体结构</w:t>
      </w:r>
    </w:p>
    <w:p w14:paraId="4578A71B">
      <w:pPr>
        <w:keepNext w:val="0"/>
        <w:keepLines w:val="0"/>
        <w:pageBreakBefore w:val="0"/>
        <w:widowControl/>
        <w:autoSpaceDE w:val="0"/>
        <w:autoSpaceDN w:val="0"/>
        <w:snapToGrid w:val="0"/>
        <w:spacing w:before="0" w:after="0" w:line="360" w:lineRule="auto"/>
        <w:ind w:left="0" w:right="0" w:firstLine="420"/>
        <w:jc w:val="both"/>
        <w:rPr>
          <w:ins w:id="118" w:author="Fa'te" w:date="2026-09-17T16:50:12Z"/>
          <w:rFonts w:ascii="Times New Roman" w:hAnsi="Times New Roman" w:eastAsia="宋体" w:cs="Times New Roman"/>
          <w:color w:val="000000"/>
          <w:spacing w:val="0"/>
          <w:sz w:val="21"/>
          <w:szCs w:val="24"/>
          <w:lang w:val="en-US" w:eastAsia="zh-CN"/>
        </w:rPr>
      </w:pPr>
      <w:r>
        <w:rPr>
          <w:rFonts w:ascii="Times New Roman" w:hAnsi="Times New Roman" w:eastAsia="宋体" w:cs="Times New Roman"/>
          <w:b/>
          <w:bCs/>
          <w:color w:val="000000"/>
          <w:spacing w:val="0"/>
          <w:sz w:val="21"/>
          <w:szCs w:val="24"/>
          <w:lang w:val="en-US" w:eastAsia="zh-CN"/>
        </w:rPr>
        <w:t>总体结构。</w:t>
      </w:r>
      <w:r>
        <w:rPr>
          <w:rFonts w:ascii="Times New Roman" w:hAnsi="Times New Roman" w:eastAsia="宋体" w:cs="Times New Roman"/>
          <w:color w:val="000000"/>
          <w:spacing w:val="0"/>
          <w:sz w:val="21"/>
          <w:szCs w:val="24"/>
          <w:lang w:val="en-US" w:eastAsia="zh-CN"/>
        </w:rPr>
        <w:t>现有视听广义零样本学习方法多数将类别文本嵌入直接用作最终匹配阶段的分类原型，视频编码过程与类别语义彼此割裂，本方法将经判别性优化的类别语义原型作为贯穿编码</w:t>
      </w:r>
      <w:r>
        <w:rPr>
          <w:rFonts w:hint="eastAsia" w:cs="Times New Roman"/>
          <w:color w:val="000000"/>
          <w:spacing w:val="0"/>
          <w:sz w:val="21"/>
          <w:szCs w:val="24"/>
          <w:lang w:val="en-US" w:eastAsia="zh-CN"/>
        </w:rPr>
        <w:t>全过</w:t>
      </w:r>
      <w:r>
        <w:rPr>
          <w:rFonts w:ascii="Times New Roman" w:hAnsi="Times New Roman" w:eastAsia="宋体" w:cs="Times New Roman"/>
          <w:color w:val="000000"/>
          <w:spacing w:val="0"/>
          <w:sz w:val="21"/>
          <w:szCs w:val="24"/>
          <w:lang w:val="en-US" w:eastAsia="zh-CN"/>
        </w:rPr>
        <w:t>程的条件信号，引导音频、视觉两个模态的时序证据定位与交互融合</w:t>
      </w:r>
      <w:r>
        <w:rPr>
          <w:rFonts w:hint="eastAsia" w:cs="Times New Roman"/>
          <w:color w:val="000000"/>
          <w:spacing w:val="0"/>
          <w:sz w:val="21"/>
          <w:szCs w:val="24"/>
          <w:lang w:val="en-US" w:eastAsia="zh-CN"/>
        </w:rPr>
        <w:t>，</w:t>
      </w:r>
      <w:r>
        <w:rPr>
          <w:rFonts w:hint="eastAsia"/>
        </w:rPr>
        <w:t>如</w:t>
      </w:r>
      <w:ins w:id="119" w:author="Fa'te" w:date="2026-09-17T16:50:06Z">
        <w:r>
          <w:rPr>
            <w:rFonts w:hint="eastAsia"/>
            <w:lang w:eastAsia="zh-CN"/>
          </w:rPr>
          <w:fldChar w:fldCharType="begin"/>
        </w:r>
      </w:ins>
      <w:ins w:id="120" w:author="Fa'te" w:date="2026-09-17T16:50:06Z">
        <w:r>
          <w:rPr>
            <w:rFonts w:hint="eastAsia"/>
            <w:lang w:eastAsia="zh-CN"/>
          </w:rPr>
          <w:instrText xml:space="preserve"> REF _Ref22132 \h </w:instrText>
        </w:r>
      </w:ins>
      <w:ins w:id="121" w:author="Fa'te" w:date="2026-09-17T16:50:06Z">
        <w:r>
          <w:rPr>
            <w:rFonts w:hint="eastAsia"/>
            <w:lang w:eastAsia="zh-CN"/>
          </w:rPr>
          <w:fldChar w:fldCharType="separate"/>
        </w:r>
      </w:ins>
      <w:ins w:id="122" w:author="Fa'te" w:date="2026-09-17T16:50:06Z">
        <w:r>
          <w:rPr>
            <w:rFonts w:hint="eastAsia" w:ascii="宋体" w:hAnsi="宋体" w:cs="宋体"/>
            <w:sz w:val="21"/>
            <w:szCs w:val="21"/>
          </w:rPr>
          <w:t>图 2</w:t>
        </w:r>
      </w:ins>
      <w:ins w:id="123" w:author="Fa'te" w:date="2026-09-17T16:50:06Z">
        <w:r>
          <w:rPr>
            <w:rFonts w:hint="eastAsia"/>
            <w:lang w:eastAsia="zh-CN"/>
          </w:rPr>
          <w:fldChar w:fldCharType="end"/>
        </w:r>
      </w:ins>
      <w:del w:id="124" w:author="Fa'te" w:date="2026-09-17T16:50:00Z">
        <w:r>
          <w:rPr>
            <w:rFonts w:hint="eastAsia"/>
          </w:rPr>
          <w:fldChar w:fldCharType="begin"/>
        </w:r>
      </w:del>
      <w:del w:id="125" w:author="Fa'te" w:date="2026-09-17T16:50:00Z">
        <w:r>
          <w:rPr>
            <w:rFonts w:hint="eastAsia"/>
          </w:rPr>
          <w:delInstrText xml:space="preserve"> REF _Ref24251 \h </w:delInstrText>
        </w:r>
      </w:del>
      <w:del w:id="126" w:author="Fa'te" w:date="2026-09-17T16:50:00Z">
        <w:r>
          <w:rPr>
            <w:rFonts w:hint="eastAsia"/>
          </w:rPr>
          <w:fldChar w:fldCharType="separate"/>
        </w:r>
      </w:del>
      <w:del w:id="127" w:author="Fa'te" w:date="2026-09-17T16:50:00Z">
        <w:r>
          <w:rPr>
            <w:rFonts w:hint="eastAsia"/>
            <w:lang w:eastAsia="zh"/>
          </w:rPr>
          <w:delText>图 2</w:delText>
        </w:r>
      </w:del>
      <w:del w:id="128" w:author="Fa'te" w:date="2026-09-17T16:50:00Z">
        <w:r>
          <w:rPr>
            <w:rFonts w:hint="eastAsia"/>
          </w:rPr>
          <w:fldChar w:fldCharType="end"/>
        </w:r>
      </w:del>
      <w:r>
        <w:rPr>
          <w:rFonts w:hint="eastAsia"/>
        </w:rPr>
        <w:t>所示</w:t>
      </w:r>
      <w:r>
        <w:rPr>
          <w:rFonts w:ascii="Times New Roman" w:hAnsi="Times New Roman" w:eastAsia="宋体" w:cs="Times New Roman"/>
          <w:color w:val="000000"/>
          <w:spacing w:val="0"/>
          <w:sz w:val="21"/>
          <w:szCs w:val="24"/>
          <w:lang w:val="en-US" w:eastAsia="zh-CN"/>
        </w:rPr>
        <w:t>。该模型主要由三个部分组成：判别性语义原型优化模块、语义引导高斯时序定位模块和解耦模态交互与门控融合模块。首先，在类别语义构建阶段，判别性语义原型优化模块将类别名称扩展为细粒度文本描述并构建初始原型，在保持语义拓扑关系的同时增强类别可分性，解决预训练文本嵌入可分性不足、相近类别决策边界模糊的问题，为后续定位与对齐提供可靠的语义参照。其次，在时序编码阶段，语义引导高斯时序定位模块将优化后的类别语义提前注入视觉与音频序列的编码过程，并以连续高斯分布在时间轴上定位类别相关片段，解决关键证据被无关片段稀释的问题。随后，在交互融合阶段，解耦模态交互与门控融合模块把筛选后的音视频证据按模态内关系与模态间关系分开组织，并动态调节融合比例，解决直接拼接融合导致的模态干扰与模态偏置问题。</w:t>
      </w:r>
    </w:p>
    <w:p w14:paraId="561193C9">
      <w:pPr>
        <w:keepNext w:val="0"/>
        <w:keepLines w:val="0"/>
        <w:pageBreakBefore w:val="0"/>
        <w:widowControl/>
        <w:autoSpaceDE w:val="0"/>
        <w:autoSpaceDN w:val="0"/>
        <w:snapToGrid w:val="0"/>
        <w:spacing w:before="0" w:after="0" w:line="360" w:lineRule="auto"/>
        <w:ind w:left="0" w:right="0" w:firstLine="0"/>
        <w:jc w:val="both"/>
        <w:rPr>
          <w:ins w:id="130" w:author="Fa'te" w:date="2026-09-17T16:48:55Z"/>
          <w:rFonts w:ascii="Times New Roman" w:hAnsi="Times New Roman" w:eastAsia="宋体" w:cs="Times New Roman"/>
          <w:color w:val="000000"/>
          <w:spacing w:val="0"/>
          <w:sz w:val="20"/>
          <w:szCs w:val="24"/>
          <w:lang w:val="en-US" w:eastAsia="zh-CN"/>
        </w:rPr>
        <w:pPrChange w:id="129" w:author="Fa'te" w:date="2026-09-17T16:50:18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0"/>
          <w:szCs w:val="24"/>
          <w:lang w:val="en-US" w:eastAsia="zh-CN"/>
        </w:rPr>
        <w:object>
          <v:shape id="_x0000_i1026" o:spt="75" type="#_x0000_t75" style="height:267.2pt;width:415.3pt;" o:ole="t" filled="f" o:preferrelative="t" stroked="f" coordsize="21600,21600">
            <v:path/>
            <v:fill on="f" focussize="0,0"/>
            <v:stroke on="f"/>
            <v:imagedata r:id="rId16" o:title=""/>
            <o:lock v:ext="edit" aspectratio="f"/>
            <w10:wrap type="none"/>
            <w10:anchorlock/>
          </v:shape>
          <o:OLEObject Type="Embed" ProgID="Visio.Drawing.15" ShapeID="_x0000_i1026" DrawAspect="Content" ObjectID="_1468075726" r:id="rId15">
            <o:LockedField>false</o:LockedField>
          </o:OLEObject>
        </w:object>
      </w:r>
    </w:p>
    <w:p w14:paraId="7D2DD44B">
      <w:pPr>
        <w:keepNext w:val="0"/>
        <w:keepLines w:val="0"/>
        <w:pageBreakBefore w:val="0"/>
        <w:widowControl/>
        <w:autoSpaceDE/>
        <w:autoSpaceDN/>
        <w:snapToGrid/>
        <w:spacing w:before="0" w:after="0" w:line="240" w:lineRule="auto"/>
        <w:ind w:left="0" w:right="0" w:firstLine="420" w:firstLineChars="200"/>
        <w:jc w:val="left"/>
        <w:pPrChange w:id="131" w:author="Fa'te" w:date="2026-09-17T16:49:20Z">
          <w:pPr>
            <w:keepNext w:val="0"/>
            <w:keepLines w:val="0"/>
            <w:pageBreakBefore w:val="0"/>
            <w:widowControl/>
            <w:autoSpaceDE w:val="0"/>
            <w:autoSpaceDN w:val="0"/>
            <w:snapToGrid w:val="0"/>
            <w:spacing w:before="0" w:after="0" w:line="360" w:lineRule="auto"/>
            <w:ind w:left="0" w:right="0" w:firstLine="420"/>
            <w:jc w:val="both"/>
          </w:pPr>
        </w:pPrChange>
      </w:pPr>
      <w:ins w:id="132" w:author="Fa'te" w:date="2026-09-17T16:48:55Z">
        <w:bookmarkStart w:id="4" w:name="_Ref22132"/>
        <w:r>
          <w:rPr>
            <w:rFonts w:hint="eastAsia" w:ascii="宋体" w:hAnsi="宋体" w:cs="宋体"/>
            <w:szCs w:val="21"/>
            <w:rPrChange w:id="133" w:author="Fa'te" w:date="2026-09-17T16:49:47Z">
              <w:rPr/>
            </w:rPrChange>
          </w:rPr>
          <w:t xml:space="preserve">图 </w:t>
        </w:r>
      </w:ins>
      <w:ins w:id="134" w:author="Fa'te" w:date="2026-09-17T16:48:55Z">
        <w:r>
          <w:rPr>
            <w:rFonts w:hint="eastAsia" w:ascii="宋体" w:hAnsi="宋体" w:cs="宋体"/>
            <w:szCs w:val="21"/>
            <w:rPrChange w:id="135" w:author="Fa'te" w:date="2026-09-17T16:49:47Z">
              <w:rPr/>
            </w:rPrChange>
          </w:rPr>
          <w:fldChar w:fldCharType="begin"/>
        </w:r>
      </w:ins>
      <w:ins w:id="136" w:author="Fa'te" w:date="2026-09-17T16:48:55Z">
        <w:r>
          <w:rPr>
            <w:rFonts w:hint="eastAsia" w:ascii="宋体" w:hAnsi="宋体" w:cs="宋体"/>
            <w:szCs w:val="21"/>
            <w:rPrChange w:id="137" w:author="Fa'te" w:date="2026-09-17T16:49:47Z">
              <w:rPr/>
            </w:rPrChange>
          </w:rPr>
          <w:instrText xml:space="preserve"> SEQ 图 \* ARABIC </w:instrText>
        </w:r>
      </w:ins>
      <w:ins w:id="138" w:author="Fa'te" w:date="2026-09-17T16:48:55Z">
        <w:r>
          <w:rPr>
            <w:rFonts w:hint="eastAsia" w:ascii="宋体" w:hAnsi="宋体" w:cs="宋体"/>
            <w:szCs w:val="21"/>
            <w:rPrChange w:id="139" w:author="Fa'te" w:date="2026-09-17T16:49:47Z">
              <w:rPr/>
            </w:rPrChange>
          </w:rPr>
          <w:fldChar w:fldCharType="separate"/>
        </w:r>
      </w:ins>
      <w:ins w:id="140" w:author="Fa'te" w:date="2026-09-17T16:48:55Z">
        <w:r>
          <w:rPr>
            <w:rFonts w:hint="eastAsia" w:ascii="宋体" w:hAnsi="宋体" w:cs="宋体"/>
            <w:szCs w:val="21"/>
            <w:rPrChange w:id="141" w:author="Fa'te" w:date="2026-09-17T16:49:47Z">
              <w:rPr/>
            </w:rPrChange>
          </w:rPr>
          <w:t>2</w:t>
        </w:r>
      </w:ins>
      <w:ins w:id="142" w:author="Fa'te" w:date="2026-09-17T16:48:55Z">
        <w:r>
          <w:rPr>
            <w:rFonts w:hint="eastAsia" w:ascii="宋体" w:hAnsi="宋体" w:cs="宋体"/>
            <w:szCs w:val="21"/>
            <w:rPrChange w:id="143" w:author="Fa'te" w:date="2026-09-17T16:49:47Z">
              <w:rPr/>
            </w:rPrChange>
          </w:rPr>
          <w:fldChar w:fldCharType="end"/>
        </w:r>
        <w:bookmarkEnd w:id="4"/>
      </w:ins>
      <w:del w:id="144" w:author="Fa'te" w:date="2026-09-17T16:49:12Z">
        <w:r>
          <w:rPr>
            <w:rFonts w:hint="eastAsia" w:ascii="宋体" w:hAnsi="宋体" w:eastAsia="宋体" w:cs="宋体"/>
            <w:color w:val="000000"/>
            <w:sz w:val="21"/>
            <w:szCs w:val="21"/>
            <w:rPrChange w:id="145" w:author="Fa'te" w:date="2026-09-17T16:49:47Z">
              <w:rPr>
                <w:rFonts w:ascii="Times New Roman" w:hAnsi="Times New Roman" w:eastAsia="宋体" w:cs="Times New Roman"/>
                <w:color w:val="000000"/>
                <w:sz w:val="20"/>
              </w:rPr>
            </w:rPrChange>
          </w:rPr>
          <w:delText>图</w:delText>
        </w:r>
      </w:del>
      <w:del w:id="146" w:author="Fa'te" w:date="2026-09-17T16:49:13Z">
        <w:r>
          <w:rPr>
            <w:rFonts w:hint="eastAsia" w:ascii="宋体" w:hAnsi="宋体" w:eastAsia="宋体" w:cs="宋体"/>
            <w:color w:val="000000"/>
            <w:sz w:val="21"/>
            <w:szCs w:val="21"/>
            <w:rPrChange w:id="147" w:author="Fa'te" w:date="2026-09-17T16:49:47Z">
              <w:rPr>
                <w:rFonts w:ascii="Times New Roman" w:hAnsi="Times New Roman" w:eastAsia="宋体" w:cs="Times New Roman"/>
                <w:color w:val="000000"/>
                <w:sz w:val="20"/>
              </w:rPr>
            </w:rPrChange>
          </w:rPr>
          <w:delText xml:space="preserve"> </w:delText>
        </w:r>
      </w:del>
      <w:del w:id="148" w:author="Fa'te" w:date="2026-09-17T16:49:13Z">
        <w:r>
          <w:rPr>
            <w:rFonts w:hint="eastAsia" w:ascii="宋体" w:hAnsi="宋体" w:cs="宋体"/>
            <w:color w:val="000000"/>
            <w:sz w:val="21"/>
            <w:szCs w:val="21"/>
            <w:lang w:val="en-US" w:eastAsia="zh-CN"/>
            <w:rPrChange w:id="149" w:author="Fa'te" w:date="2026-09-17T16:49:47Z">
              <w:rPr>
                <w:rFonts w:hint="eastAsia" w:cs="Times New Roman"/>
                <w:color w:val="000000"/>
                <w:sz w:val="20"/>
                <w:lang w:val="en-US" w:eastAsia="zh-CN"/>
              </w:rPr>
            </w:rPrChange>
          </w:rPr>
          <w:delText>2</w:delText>
        </w:r>
      </w:del>
      <w:r>
        <w:rPr>
          <w:rFonts w:hint="eastAsia" w:ascii="宋体" w:hAnsi="宋体" w:eastAsia="宋体" w:cs="宋体"/>
          <w:color w:val="000000"/>
          <w:sz w:val="21"/>
          <w:szCs w:val="21"/>
          <w:rPrChange w:id="150" w:author="Fa'te" w:date="2026-09-17T16:49:47Z">
            <w:rPr>
              <w:rFonts w:ascii="Times New Roman" w:hAnsi="Times New Roman" w:eastAsia="宋体" w:cs="Times New Roman"/>
              <w:color w:val="000000"/>
              <w:sz w:val="20"/>
            </w:rPr>
          </w:rPrChange>
        </w:rPr>
        <w:t xml:space="preserve"> </w:t>
      </w:r>
      <w:del w:id="151" w:author="Fa'te" w:date="2026-09-17T17:01:32Z">
        <w:r>
          <w:rPr>
            <w:rFonts w:ascii="Times New Roman" w:hAnsi="Times New Roman" w:eastAsia="宋体" w:cs="Times New Roman"/>
            <w:color w:val="000000"/>
            <w:sz w:val="21"/>
            <w:rPrChange w:id="152" w:author="Fa'te" w:date="2026-09-17T16:49:32Z">
              <w:rPr>
                <w:rFonts w:ascii="Times New Roman" w:hAnsi="Times New Roman" w:eastAsia="宋体" w:cs="Times New Roman"/>
                <w:color w:val="000000"/>
                <w:sz w:val="20"/>
              </w:rPr>
            </w:rPrChange>
          </w:rPr>
          <w:delText>本文</w:delText>
        </w:r>
      </w:del>
      <w:ins w:id="153" w:author="Fa'te" w:date="2026-09-17T17:01:32Z">
        <w:r>
          <w:rPr>
            <w:rFonts w:hint="eastAsia" w:cs="Times New Roman"/>
            <w:color w:val="000000"/>
            <w:sz w:val="21"/>
            <w:lang w:eastAsia="zh-CN"/>
          </w:rPr>
          <w:t>我们</w:t>
        </w:r>
      </w:ins>
      <w:r>
        <w:rPr>
          <w:rFonts w:ascii="Times New Roman" w:hAnsi="Times New Roman" w:eastAsia="宋体" w:cs="Times New Roman"/>
          <w:color w:val="000000"/>
          <w:sz w:val="21"/>
          <w:rPrChange w:id="154" w:author="Fa'te" w:date="2026-09-17T16:49:32Z">
            <w:rPr>
              <w:rFonts w:ascii="Times New Roman" w:hAnsi="Times New Roman" w:eastAsia="宋体" w:cs="Times New Roman"/>
              <w:color w:val="000000"/>
              <w:sz w:val="20"/>
            </w:rPr>
          </w:rPrChange>
        </w:rPr>
        <w:t>方法的总体架构。对于输入视频，首先将其划分为时间对齐的连续片段，并由冻结的CLIP图像编码器和CLAP音频编码器分别提取视觉与音频序列；同时，候选类别的视觉描述与听觉描述经冻结的文本编码器形成属性级语义token，并通过DSPO得到优化后固定的类别原型。随后，SGTG以属性级token分别条件化两条模态序列，并由类别原型查询视觉与音频的独立高斯专家及路由权重，生成增强序列和直接视听证据。接着，DMIF通过模态内与模态间两条编码器分支组织时序关系，并结合直接证据和类别条件执行三路Softmax动态门控。最后，融合表示经投影头得到类别条件嵌入。</w:t>
      </w:r>
    </w:p>
    <w:bookmarkEnd w:id="3"/>
    <w:p w14:paraId="18573248">
      <w:pPr>
        <w:pStyle w:val="4"/>
        <w:keepNext/>
        <w:keepLines/>
        <w:pageBreakBefore w:val="0"/>
        <w:widowControl/>
        <w:autoSpaceDE w:val="0"/>
        <w:autoSpaceDN w:val="0"/>
        <w:snapToGrid w:val="0"/>
        <w:spacing w:before="200" w:after="100" w:line="276" w:lineRule="auto"/>
        <w:ind w:left="0" w:right="0" w:firstLine="0"/>
        <w:jc w:val="left"/>
      </w:pPr>
      <w:bookmarkStart w:id="5" w:name="判别性语义原型优化"/>
      <w:r>
        <w:rPr>
          <w:rFonts w:ascii="Times New Roman" w:hAnsi="Times New Roman" w:eastAsia="黑体" w:cs="Times New Roman"/>
          <w:b/>
          <w:color w:val="000000"/>
          <w:spacing w:val="0"/>
          <w:sz w:val="32"/>
          <w:szCs w:val="28"/>
          <w:lang w:val="en-US" w:eastAsia="zh-CN"/>
        </w:rPr>
        <w:t>3.3 判别性语义原型优化</w:t>
      </w:r>
    </w:p>
    <w:p w14:paraId="64EC0C8E">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在视听广义零样本学习中，类别文本嵌入承担着连接已见类别与未见类别的桥梁作用。CLIP、CLAP等预训练模型产生的文本嵌入具有良好的语义关系，例如"playing guitar"与"playing violin"在语义空间中比"playing guitar"与"dog barking"更接近，这种关系正是零样本迁移的基础。然而，这些嵌入并非为当前分类任务优化：语义相近的类别原型距离过近，导致相似动作或相似声音类别难以区分；而若只追求类别间最大分离，优化又会趋向把所有原型推成彼此等距的构型，使语义相近类与语义无关类失去差别，破坏迁移所依赖的语义拓扑。为了解决这一矛盾，</w:t>
      </w:r>
      <w:del w:id="155" w:author="Fa'te" w:date="2026-09-17T17:01:34Z">
        <w:r>
          <w:rPr>
            <w:rFonts w:ascii="Times New Roman" w:hAnsi="Times New Roman" w:eastAsia="宋体" w:cs="Times New Roman"/>
            <w:color w:val="000000"/>
            <w:spacing w:val="0"/>
            <w:sz w:val="21"/>
            <w:szCs w:val="24"/>
            <w:lang w:val="en-US" w:eastAsia="zh-CN"/>
          </w:rPr>
          <w:delText>本文</w:delText>
        </w:r>
      </w:del>
      <w:ins w:id="156" w:author="Fa'te" w:date="2026-09-17T17:01:34Z">
        <w:r>
          <w:rPr>
            <w:rFonts w:hint="eastAsia" w:cs="Times New Roman"/>
            <w:color w:val="000000"/>
            <w:spacing w:val="0"/>
            <w:sz w:val="21"/>
            <w:szCs w:val="24"/>
            <w:lang w:val="en-US" w:eastAsia="zh-CN"/>
          </w:rPr>
          <w:t>我们</w:t>
        </w:r>
      </w:ins>
      <w:r>
        <w:rPr>
          <w:rFonts w:ascii="Times New Roman" w:hAnsi="Times New Roman" w:eastAsia="宋体" w:cs="Times New Roman"/>
          <w:color w:val="000000"/>
          <w:spacing w:val="0"/>
          <w:sz w:val="21"/>
          <w:szCs w:val="24"/>
          <w:lang w:val="en-US" w:eastAsia="zh-CN"/>
        </w:rPr>
        <w:t>提出判别性语义原型优化（DSPO，Discriminative Semantic Prototype Optimization），在原始文本嵌入基础上学习一组新的类别原型，使其在保持原有语义邻域结构的同时获得更强的类别可分性。具体来说，该模块先由类别名称构建多粒度的初始语义表示，再以类别分离与语义保持两个互相制约的目标联合优化原型。</w:t>
      </w:r>
    </w:p>
    <w:p w14:paraId="48B3FE42">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记第</w:t>
      </w:r>
      <m:oMath>
        <m:r>
          <m:rPr/>
          <w:rPr>
            <w:rFonts w:ascii="Cambria Math" w:hAnsi="Cambria Math" w:eastAsia="宋体" w:cs="Cambria Math"/>
            <w:color w:val="000000"/>
            <w:spacing w:val="0"/>
            <w:sz w:val="21"/>
            <w:szCs w:val="21"/>
            <w:lang w:val="en-US" w:eastAsia="zh-CN"/>
          </w:rPr>
          <m:t>c</m:t>
        </m:r>
      </m:oMath>
      <w:r>
        <w:rPr>
          <w:rFonts w:ascii="Times New Roman" w:hAnsi="Times New Roman" w:eastAsia="宋体" w:cs="Times New Roman"/>
          <w:color w:val="000000"/>
          <w:spacing w:val="0"/>
          <w:sz w:val="21"/>
          <w:szCs w:val="24"/>
          <w:lang w:val="en-US" w:eastAsia="zh-CN"/>
        </w:rPr>
        <w:t>类的视觉侧描述集合为</w:t>
      </w:r>
      <m:oMath>
        <m:sSubSup>
          <m:sSubSupPr/>
          <m:e>
            <m:r>
              <m:rPr>
                <m:sty m:val="p"/>
                <m:scr m:val="script"/>
              </m:rPr>
              <w:rPr>
                <w:rFonts w:ascii="Cambria Math" w:hAnsi="Cambria Math" w:eastAsia="宋体" w:cs="Cambria Math"/>
                <w:color w:val="000000"/>
                <w:spacing w:val="0"/>
                <w:sz w:val="21"/>
                <w:szCs w:val="21"/>
                <w:lang w:val="en-US" w:eastAsia="zh-CN"/>
              </w:rPr>
              <m:t>P</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oMath>
      <w:r>
        <w:rPr>
          <w:rFonts w:ascii="Times New Roman" w:hAnsi="Times New Roman" w:eastAsia="宋体" w:cs="Times New Roman"/>
          <w:color w:val="000000"/>
          <w:spacing w:val="0"/>
          <w:sz w:val="21"/>
          <w:szCs w:val="24"/>
          <w:lang w:val="en-US" w:eastAsia="zh-CN"/>
        </w:rPr>
        <w:t>、听觉侧描述集合为</w:t>
      </w:r>
      <m:oMath>
        <m:sSubSup>
          <m:sSubSupPr/>
          <m:e>
            <m:r>
              <m:rPr>
                <m:sty m:val="p"/>
                <m:scr m:val="script"/>
              </m:rPr>
              <w:rPr>
                <w:rFonts w:ascii="Cambria Math" w:hAnsi="Cambria Math" w:eastAsia="宋体" w:cs="Cambria Math"/>
                <w:color w:val="000000"/>
                <w:spacing w:val="0"/>
                <w:sz w:val="21"/>
                <w:szCs w:val="21"/>
                <w:lang w:val="en-US" w:eastAsia="zh-CN"/>
              </w:rPr>
              <m:t>P</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oMath>
      <w:r>
        <w:rPr>
          <w:rFonts w:ascii="Times New Roman" w:hAnsi="Times New Roman" w:eastAsia="宋体" w:cs="Times New Roman"/>
          <w:color w:val="000000"/>
          <w:spacing w:val="0"/>
          <w:sz w:val="21"/>
          <w:szCs w:val="24"/>
          <w:lang w:val="en-US" w:eastAsia="zh-CN"/>
        </w:rPr>
        <w:t>，每个集合各含</w:t>
      </w:r>
      <m:oMath>
        <m:r>
          <m:rPr/>
          <w:rPr>
            <w:rFonts w:ascii="Cambria Math" w:hAnsi="Cambria Math" w:eastAsia="宋体" w:cs="Cambria Math"/>
            <w:color w:val="000000"/>
            <w:spacing w:val="0"/>
            <w:sz w:val="21"/>
            <w:szCs w:val="21"/>
            <w:lang w:val="en-US" w:eastAsia="zh-CN"/>
          </w:rPr>
          <m:t>P</m:t>
        </m:r>
      </m:oMath>
      <w:r>
        <w:rPr>
          <w:rFonts w:ascii="Times New Roman" w:hAnsi="Times New Roman" w:eastAsia="宋体" w:cs="Times New Roman"/>
          <w:color w:val="000000"/>
          <w:spacing w:val="0"/>
          <w:sz w:val="21"/>
          <w:szCs w:val="24"/>
          <w:lang w:val="en-US" w:eastAsia="zh-CN"/>
        </w:rPr>
        <w:t>条描述。随后，我们将两个集合分别输入已训练好的CLIP文本编码器与CLAP文本编码器，并把各条描述的嵌入按行堆叠，得到两组属性级语义token：</w:t>
      </w:r>
    </w:p>
    <w:p w14:paraId="194025AC">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S</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d>
          <m:dPr>
            <m:sepChr m:val=""/>
          </m:dPr>
          <m:e>
            <m:sSubSup>
              <m:sSubSupPr/>
              <m:e>
                <m:r>
                  <m:rPr>
                    <m:sty m:val="p"/>
                    <m:scr m:val="script"/>
                  </m:rPr>
                  <w:rPr>
                    <w:rFonts w:ascii="Cambria Math" w:hAnsi="Cambria Math" w:eastAsia="宋体" w:cs="Cambria Math"/>
                    <w:color w:val="000000"/>
                    <w:spacing w:val="0"/>
                    <w:sz w:val="21"/>
                    <w:szCs w:val="21"/>
                    <w:lang w:val="en-US" w:eastAsia="zh-CN"/>
                  </w:rPr>
                  <m:t>P</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e>
        </m:d>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（1）</w:t>
      </w:r>
    </w:p>
    <w:p w14:paraId="52210129">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S</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bSup>
          <m:sSubSup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d>
          <m:dPr>
            <m:sepChr m:val=""/>
          </m:dPr>
          <m:e>
            <m:sSubSup>
              <m:sSubSupPr/>
              <m:e>
                <m:r>
                  <m:rPr>
                    <m:sty m:val="p"/>
                    <m:scr m:val="script"/>
                  </m:rPr>
                  <w:rPr>
                    <w:rFonts w:ascii="Cambria Math" w:hAnsi="Cambria Math" w:eastAsia="宋体" w:cs="Cambria Math"/>
                    <w:color w:val="000000"/>
                    <w:spacing w:val="0"/>
                    <w:sz w:val="21"/>
                    <w:szCs w:val="21"/>
                    <w:lang w:val="en-US" w:eastAsia="zh-CN"/>
                  </w:rPr>
                  <m:t>P</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e>
        </m:d>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（2）</w:t>
      </w:r>
    </w:p>
    <w:p w14:paraId="11857E07">
      <w:pPr>
        <w:keepNext w:val="0"/>
        <w:keepLines w:val="0"/>
        <w:pageBreakBefore w:val="0"/>
        <w:widowControl/>
        <w:autoSpaceDE w:val="0"/>
        <w:autoSpaceDN w:val="0"/>
        <w:snapToGrid w:val="0"/>
        <w:spacing w:before="0" w:after="0" w:line="360" w:lineRule="auto"/>
        <w:ind w:left="0" w:right="0" w:firstLine="0"/>
        <w:jc w:val="both"/>
        <w:pPrChange w:id="157" w:author="Fa'te" w:date="2026-09-17T16:36:57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w:t>
      </w:r>
      <m:oMath>
        <m:sSubSup>
          <m:sSubSup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表示CLIP文本编码器，</w:t>
      </w:r>
      <m:oMath>
        <m:sSubSup>
          <m:sSubSup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表示CLAP文本编码器，二者参数均冻结，</w:t>
      </w:r>
      <m:oMath>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oMath>
      <w:r>
        <w:rPr>
          <w:rFonts w:ascii="Times New Roman" w:hAnsi="Times New Roman" w:eastAsia="宋体" w:cs="Times New Roman"/>
          <w:color w:val="000000"/>
          <w:spacing w:val="0"/>
          <w:sz w:val="21"/>
          <w:szCs w:val="24"/>
          <w:lang w:val="en-US" w:eastAsia="zh-CN"/>
        </w:rPr>
        <w:t>与</w:t>
      </w:r>
      <m:oMath>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oMath>
      <w:r>
        <w:rPr>
          <w:rFonts w:ascii="Times New Roman" w:hAnsi="Times New Roman" w:eastAsia="宋体" w:cs="Times New Roman"/>
          <w:color w:val="000000"/>
          <w:spacing w:val="0"/>
          <w:sz w:val="21"/>
          <w:szCs w:val="24"/>
          <w:lang w:val="en-US" w:eastAsia="zh-CN"/>
        </w:rPr>
        <w:t>为对应的文本嵌入维度。在类别层面，我们对</w:t>
      </w:r>
      <m:oMath>
        <m:sSubSup>
          <m:sSubSupPr/>
          <m:e>
            <m:r>
              <m:rPr/>
              <w:rPr>
                <w:rFonts w:ascii="Cambria Math" w:hAnsi="Cambria Math" w:eastAsia="宋体" w:cs="Cambria Math"/>
                <w:color w:val="000000"/>
                <w:spacing w:val="0"/>
                <w:sz w:val="21"/>
                <w:szCs w:val="21"/>
                <w:lang w:val="en-US" w:eastAsia="zh-CN"/>
              </w:rPr>
              <m:t>S</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oMath>
      <w:r>
        <w:rPr>
          <w:rFonts w:ascii="Times New Roman" w:hAnsi="Times New Roman" w:eastAsia="宋体" w:cs="Times New Roman"/>
          <w:color w:val="000000"/>
          <w:spacing w:val="0"/>
          <w:sz w:val="21"/>
          <w:szCs w:val="24"/>
          <w:lang w:val="en-US" w:eastAsia="zh-CN"/>
        </w:rPr>
        <w:t>与</w:t>
      </w:r>
      <m:oMath>
        <m:sSubSup>
          <m:sSubSupPr/>
          <m:e>
            <m:r>
              <m:rPr/>
              <w:rPr>
                <w:rFonts w:ascii="Cambria Math" w:hAnsi="Cambria Math" w:eastAsia="宋体" w:cs="Cambria Math"/>
                <w:color w:val="000000"/>
                <w:spacing w:val="0"/>
                <w:sz w:val="21"/>
                <w:szCs w:val="21"/>
                <w:lang w:val="en-US" w:eastAsia="zh-CN"/>
              </w:rPr>
              <m:t>S</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oMath>
      <w:r>
        <w:rPr>
          <w:rFonts w:ascii="Times New Roman" w:hAnsi="Times New Roman" w:eastAsia="宋体" w:cs="Times New Roman"/>
          <w:color w:val="000000"/>
          <w:spacing w:val="0"/>
          <w:sz w:val="21"/>
          <w:szCs w:val="24"/>
          <w:lang w:val="en-US" w:eastAsia="zh-CN"/>
        </w:rPr>
        <w:t>的每一行做</w:t>
      </w:r>
      <m:oMath>
        <m:sSub>
          <m:sSubPr/>
          <m:e>
            <m:r>
              <m:rPr/>
              <w:rPr>
                <w:rFonts w:ascii="Cambria Math" w:hAnsi="Cambria Math" w:eastAsia="宋体" w:cs="Cambria Math"/>
                <w:color w:val="000000"/>
                <w:spacing w:val="0"/>
                <w:sz w:val="21"/>
                <w:szCs w:val="21"/>
                <w:lang w:val="en-US" w:eastAsia="zh-CN"/>
              </w:rPr>
              <m:t>ℓ</m:t>
            </m:r>
          </m:e>
          <m:sub>
            <m:r>
              <m:rPr/>
              <w:rPr>
                <w:rFonts w:ascii="Cambria Math" w:hAnsi="Cambria Math" w:eastAsia="宋体" w:cs="Cambria Math"/>
                <w:color w:val="000000"/>
                <w:spacing w:val="0"/>
                <w:sz w:val="21"/>
                <w:szCs w:val="21"/>
                <w:lang w:val="en-US" w:eastAsia="zh-CN"/>
              </w:rPr>
              <m:t>2</m:t>
            </m:r>
          </m:sub>
        </m:sSub>
      </m:oMath>
      <w:r>
        <w:rPr>
          <w:rFonts w:ascii="Times New Roman" w:hAnsi="Times New Roman" w:eastAsia="宋体" w:cs="Times New Roman"/>
          <w:color w:val="000000"/>
          <w:spacing w:val="0"/>
          <w:sz w:val="21"/>
          <w:szCs w:val="24"/>
          <w:lang w:val="en-US" w:eastAsia="zh-CN"/>
        </w:rPr>
        <w:t>归一化后取平均，得到两个模态侧的类别摘要向量</w:t>
      </w:r>
      <m:oMath>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sup>
        </m:sSup>
      </m:oMath>
      <w:r>
        <w:rPr>
          <w:rFonts w:ascii="Times New Roman" w:hAnsi="Times New Roman" w:eastAsia="宋体" w:cs="Times New Roman"/>
          <w:color w:val="000000"/>
          <w:spacing w:val="0"/>
          <w:sz w:val="21"/>
          <w:szCs w:val="24"/>
          <w:lang w:val="en-US" w:eastAsia="zh-CN"/>
        </w:rPr>
        <w:t>与</w:t>
      </w:r>
      <m:oMath>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sup>
        </m:sSup>
      </m:oMath>
      <w:r>
        <w:rPr>
          <w:rFonts w:ascii="Times New Roman" w:hAnsi="Times New Roman" w:eastAsia="宋体" w:cs="Times New Roman"/>
          <w:color w:val="000000"/>
          <w:spacing w:val="0"/>
          <w:sz w:val="21"/>
          <w:szCs w:val="24"/>
          <w:lang w:val="en-US" w:eastAsia="zh-CN"/>
        </w:rPr>
        <w:t>，并将二者拼接、归一化，构成初始类别原型：</w:t>
      </w:r>
    </w:p>
    <w:p w14:paraId="7085C43A">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up>
        </m:sSubSup>
        <m:r>
          <m:rPr>
            <m:sty m:val="p"/>
          </m:rPr>
          <w:rPr>
            <w:rFonts w:ascii="Cambria Math" w:hAnsi="Cambria Math" w:eastAsia="宋体" w:cs="Cambria Math"/>
            <w:color w:val="000000"/>
            <w:spacing w:val="0"/>
            <w:sz w:val="21"/>
            <w:szCs w:val="21"/>
            <w:lang w:val="en-US" w:eastAsia="zh-CN"/>
          </w:rPr>
          <m:t>=</m:t>
        </m:r>
        <m:f>
          <m:fPr/>
          <m:num>
            <m:d>
              <m:dPr>
                <m:begChr m:val="["/>
                <m:sepChr m:val=""/>
                <m:endChr m:val="]"/>
              </m:dPr>
              <m:e>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e>
            </m:d>
          </m:num>
          <m:den>
            <m:sSub>
              <m:sSubPr/>
              <m:e>
                <m:d>
                  <m:dPr>
                    <m:begChr m:val="∥"/>
                    <m:sepChr m:val=""/>
                    <m:endChr m:val="∥"/>
                  </m:dPr>
                  <m:e>
                    <m:d>
                      <m:dPr>
                        <m:begChr m:val="["/>
                        <m:sepChr m:val=""/>
                        <m:endChr m:val="]"/>
                      </m:dPr>
                      <m:e>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e>
                    </m:d>
                  </m:e>
                </m:d>
              </m:e>
              <m:sub>
                <m:r>
                  <m:rPr/>
                  <w:rPr>
                    <w:rFonts w:ascii="Cambria Math" w:hAnsi="Cambria Math" w:eastAsia="宋体" w:cs="Cambria Math"/>
                    <w:color w:val="000000"/>
                    <w:spacing w:val="0"/>
                    <w:sz w:val="21"/>
                    <w:szCs w:val="21"/>
                    <w:lang w:val="en-US" w:eastAsia="zh-CN"/>
                  </w:rPr>
                  <m:t>2</m:t>
                </m:r>
              </m:sub>
            </m:sSub>
          </m:den>
        </m:f>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s</m:t>
                </m:r>
              </m:sub>
            </m:sSub>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（3）</w:t>
      </w:r>
    </w:p>
    <w:p w14:paraId="156E19B9">
      <w:pPr>
        <w:keepNext w:val="0"/>
        <w:keepLines w:val="0"/>
        <w:pageBreakBefore w:val="0"/>
        <w:widowControl/>
        <w:autoSpaceDE w:val="0"/>
        <w:autoSpaceDN w:val="0"/>
        <w:snapToGrid w:val="0"/>
        <w:spacing w:before="0" w:after="0" w:line="360" w:lineRule="auto"/>
        <w:ind w:left="0" w:right="0" w:firstLine="0"/>
        <w:jc w:val="both"/>
        <w:pPrChange w:id="158" w:author="Fa'te" w:date="2026-09-17T16:36:59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w:t>
      </w:r>
      <m:oMath>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表示向量拼接，</w:t>
      </w:r>
      <m:oMath>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s</m:t>
            </m:r>
          </m:sub>
        </m:sSub>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oMath>
      <w:r>
        <w:rPr>
          <w:rFonts w:ascii="Times New Roman" w:hAnsi="Times New Roman" w:eastAsia="宋体" w:cs="Times New Roman"/>
          <w:color w:val="000000"/>
          <w:spacing w:val="0"/>
          <w:sz w:val="21"/>
          <w:szCs w:val="24"/>
          <w:lang w:val="en-US" w:eastAsia="zh-CN"/>
        </w:rPr>
        <w:t>为原型空间维度。逐行归一化保证了平均向量的方向意义，整体归一化则使所有原型位于单位球面上，便于以欧氏距离刻画类别关系。</w:t>
      </w:r>
    </w:p>
    <w:p w14:paraId="451EAB8C">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在初始原型基础上，我们优化一组新的类别原型</w:t>
      </w:r>
      <m:oMath>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sSub>
          <m:sSubPr/>
          <m:e>
            <m:r>
              <m:rPr>
                <m:sty m:val="p"/>
              </m:rPr>
              <w:rPr>
                <w:rFonts w:ascii="Cambria Math" w:hAnsi="Cambria Math" w:eastAsia="宋体" w:cs="Cambria Math"/>
                <w:color w:val="000000"/>
                <w:spacing w:val="0"/>
                <w:sz w:val="21"/>
                <w:szCs w:val="21"/>
                <w:lang w:val="en-US" w:eastAsia="zh-CN"/>
              </w:rPr>
              <m:t>}</m:t>
            </m:r>
          </m:e>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m:sty m:val="p"/>
                <m:scr m:val="script"/>
              </m:rPr>
              <w:rPr>
                <w:rFonts w:ascii="Cambria Math" w:hAnsi="Cambria Math" w:eastAsia="宋体" w:cs="Cambria Math"/>
                <w:color w:val="000000"/>
                <w:spacing w:val="0"/>
                <w:sz w:val="21"/>
                <w:szCs w:val="21"/>
                <w:lang w:val="en-US" w:eastAsia="zh-CN"/>
              </w:rPr>
              <m:t>C</m:t>
            </m:r>
          </m:sub>
        </m:sSub>
      </m:oMath>
      <w:r>
        <w:rPr>
          <w:rFonts w:ascii="Times New Roman" w:hAnsi="Times New Roman" w:eastAsia="宋体" w:cs="Times New Roman"/>
          <w:color w:val="000000"/>
          <w:spacing w:val="0"/>
          <w:sz w:val="21"/>
          <w:szCs w:val="24"/>
          <w:lang w:val="en-US" w:eastAsia="zh-CN"/>
        </w:rPr>
        <w:t>，</w:t>
      </w:r>
      <m:oMath>
        <m:r>
          <m:rPr>
            <m:sty m:val="p"/>
            <m:scr m:val="script"/>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u</m:t>
            </m:r>
          </m:sub>
        </m:sSub>
      </m:oMath>
      <w:r>
        <w:rPr>
          <w:rFonts w:ascii="Times New Roman" w:hAnsi="Times New Roman" w:eastAsia="宋体" w:cs="Times New Roman"/>
          <w:color w:val="000000"/>
          <w:spacing w:val="0"/>
          <w:sz w:val="21"/>
          <w:szCs w:val="24"/>
          <w:lang w:val="en-US" w:eastAsia="zh-CN"/>
        </w:rPr>
        <w:t>，且约束</w:t>
      </w:r>
      <m:oMath>
        <m:sSub>
          <m:sSubPr/>
          <m:e>
            <m:d>
              <m:dPr>
                <m:begChr m:val="∥"/>
                <m:sepChr m:val=""/>
                <m:endChr m:val="∥"/>
              </m:dPr>
              <m:e>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e>
            </m:d>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oMath>
      <w:r>
        <w:rPr>
          <w:rFonts w:ascii="Times New Roman" w:hAnsi="Times New Roman" w:eastAsia="宋体" w:cs="Times New Roman"/>
          <w:color w:val="000000"/>
          <w:spacing w:val="0"/>
          <w:sz w:val="21"/>
          <w:szCs w:val="24"/>
          <w:lang w:val="en-US" w:eastAsia="zh-CN"/>
        </w:rPr>
        <w:t>。首先，为了增强类别可分性，我们最大化每个原型到其最近邻原型的距离，即最小化如下类别分离损失：</w:t>
      </w:r>
    </w:p>
    <w:p w14:paraId="2E609BB1">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
          <m:sSubPr/>
          <m:e>
            <m:r>
              <m:rPr>
                <m:sty m:val="p"/>
                <m:scr m:val="script"/>
              </m:rPr>
              <w:rPr>
                <w:rFonts w:ascii="Cambria Math" w:hAnsi="Cambria Math" w:eastAsia="宋体" w:cs="Cambria Math"/>
                <w:color w:val="000000"/>
                <w:spacing w:val="0"/>
                <w:sz w:val="21"/>
                <w:szCs w:val="21"/>
                <w:lang w:val="en-US" w:eastAsia="zh-CN"/>
              </w:rPr>
              <m:t>ℒ</m:t>
            </m:r>
          </m:e>
          <m:sub>
            <m:r>
              <m:rPr/>
              <w:rPr>
                <w:rFonts w:ascii="Cambria Math" w:hAnsi="Cambria Math" w:eastAsia="宋体" w:cs="Cambria Math"/>
                <w:color w:val="000000"/>
                <w:spacing w:val="0"/>
                <w:sz w:val="21"/>
                <w:szCs w:val="21"/>
                <w:lang w:val="en-US" w:eastAsia="zh-CN"/>
              </w:rPr>
              <m:t>sep</m:t>
            </m:r>
          </m:sub>
        </m:sSub>
        <m:r>
          <m:rPr>
            <m:sty m:val="p"/>
          </m:rPr>
          <w:rPr>
            <w:rFonts w:ascii="Cambria Math" w:hAnsi="Cambria Math" w:eastAsia="宋体" w:cs="Cambria Math"/>
            <w:color w:val="000000"/>
            <w:spacing w:val="0"/>
            <w:sz w:val="21"/>
            <w:szCs w:val="21"/>
            <w:lang w:val="en-US" w:eastAsia="zh-CN"/>
          </w:rPr>
          <m:t>=−</m:t>
        </m:r>
        <m:nary>
          <m:naryPr>
            <m:chr m:val="∑"/>
            <m:limLoc m:val="undOvr"/>
            <m:supHide m:val="1"/>
          </m:naryPr>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m:sty m:val="p"/>
                <m:scr m:val="script"/>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m:t>
            </m:r>
          </m:sup>
          <m:e>
            <m:limLow>
              <m:limLowPr/>
              <m:e>
                <m:r>
                  <m:rPr>
                    <m:sty m:val="p"/>
                  </m:rPr>
                  <w:rPr>
                    <w:rFonts w:ascii="Cambria Math" w:hAnsi="Cambria Math" w:eastAsia="宋体" w:cs="Cambria Math"/>
                    <w:color w:val="000000"/>
                    <w:spacing w:val="0"/>
                    <w:sz w:val="21"/>
                    <w:szCs w:val="21"/>
                    <w:lang w:val="en-US" w:eastAsia="zh-CN"/>
                  </w:rPr>
                  <m:t>min</m:t>
                </m:r>
              </m:e>
              <m:lim>
                <m:sSup>
                  <m:sSupPr/>
                  <m:e>
                    <m:r>
                      <m:rPr/>
                      <w:rPr>
                        <w:rFonts w:ascii="Cambria Math" w:hAnsi="Cambria Math" w:eastAsia="宋体" w:cs="Cambria Math"/>
                        <w:color w:val="000000"/>
                        <w:spacing w:val="0"/>
                        <w:sz w:val="21"/>
                        <w:szCs w:val="21"/>
                        <w:lang w:val="en-US" w:eastAsia="zh-CN"/>
                      </w:rPr>
                      <m:t>c</m:t>
                    </m:r>
                  </m:e>
                  <m:sup>
                    <m:r>
                      <m:rPr>
                        <m:sty m:val="p"/>
                      </m:rPr>
                      <w:rPr>
                        <w:rFonts w:ascii="Cambria Math" w:hAnsi="Cambria Math" w:eastAsia="宋体" w:cs="Cambria Math"/>
                        <w:color w:val="000000"/>
                        <w:spacing w:val="0"/>
                        <w:sz w:val="21"/>
                        <w:szCs w:val="21"/>
                        <w:lang w:val="en-US" w:eastAsia="zh-CN"/>
                      </w:rPr>
                      <m:t>′</m:t>
                    </m:r>
                  </m:sup>
                </m:sSup>
                <m:r>
                  <m:rPr>
                    <m:sty m:val="p"/>
                  </m:rPr>
                  <w:rPr>
                    <w:rFonts w:ascii="Cambria Math" w:hAnsi="Cambria Math" w:eastAsia="宋体" w:cs="Cambria Math"/>
                    <w:color w:val="000000"/>
                    <w:spacing w:val="0"/>
                    <w:sz w:val="21"/>
                    <w:szCs w:val="21"/>
                    <w:lang w:val="en-US" w:eastAsia="zh-CN"/>
                  </w:rPr>
                  <m:t>∈</m:t>
                </m:r>
                <m:r>
                  <m:rPr>
                    <m:sty m:val="p"/>
                    <m:scr m:val="script"/>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c</m:t>
                    </m:r>
                  </m:e>
                  <m:sup>
                    <m:r>
                      <m:rPr>
                        <m:sty m:val="p"/>
                      </m:rPr>
                      <w:rPr>
                        <w:rFonts w:ascii="Cambria Math" w:hAnsi="Cambria Math" w:eastAsia="宋体" w:cs="Cambria Math"/>
                        <w:color w:val="000000"/>
                        <w:spacing w:val="0"/>
                        <w:sz w:val="21"/>
                        <w:szCs w:val="21"/>
                        <w:lang w:val="en-US" w:eastAsia="zh-CN"/>
                      </w:rPr>
                      <m:t>′</m:t>
                    </m:r>
                  </m:sup>
                </m:s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c</m:t>
                </m:r>
              </m:lim>
            </m:limLow>
          </m:e>
        </m:nary>
        <m:sSub>
          <m:sSubPr/>
          <m:e>
            <m:d>
              <m:dPr>
                <m:begChr m:val="∥"/>
                <m:sepChr m:val=""/>
                <m:endChr m:val="∥"/>
              </m:dPr>
              <m:e>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sSup>
                      <m:sSupPr/>
                      <m:e>
                        <m:r>
                          <m:rPr/>
                          <w:rPr>
                            <w:rFonts w:ascii="Cambria Math" w:hAnsi="Cambria Math" w:eastAsia="宋体" w:cs="Cambria Math"/>
                            <w:color w:val="000000"/>
                            <w:spacing w:val="0"/>
                            <w:sz w:val="21"/>
                            <w:szCs w:val="21"/>
                            <w:lang w:val="en-US" w:eastAsia="zh-CN"/>
                          </w:rPr>
                          <m:t>c</m:t>
                        </m:r>
                      </m:e>
                      <m:sup>
                        <m:r>
                          <m:rPr>
                            <m:sty m:val="p"/>
                          </m:rPr>
                          <w:rPr>
                            <w:rFonts w:ascii="Cambria Math" w:hAnsi="Cambria Math" w:eastAsia="宋体" w:cs="Cambria Math"/>
                            <w:color w:val="000000"/>
                            <w:spacing w:val="0"/>
                            <w:sz w:val="21"/>
                            <w:szCs w:val="21"/>
                            <w:lang w:val="en-US" w:eastAsia="zh-CN"/>
                          </w:rPr>
                          <m:t>′</m:t>
                        </m:r>
                      </m:sup>
                    </m:sSup>
                  </m:sub>
                </m:sSub>
              </m:e>
            </m:d>
          </m:e>
          <m:sub>
            <m:r>
              <m:rPr/>
              <w:rPr>
                <w:rFonts w:ascii="Cambria Math" w:hAnsi="Cambria Math" w:eastAsia="宋体" w:cs="Cambria Math"/>
                <w:color w:val="000000"/>
                <w:spacing w:val="0"/>
                <w:sz w:val="21"/>
                <w:szCs w:val="21"/>
                <w:lang w:val="en-US" w:eastAsia="zh-CN"/>
              </w:rPr>
              <m:t>2</m:t>
            </m:r>
          </m:sub>
        </m:sSub>
      </m:oMath>
      <w:r>
        <w:rPr>
          <w:rFonts w:ascii="Times New Roman" w:hAnsi="Times New Roman" w:eastAsia="宋体" w:cs="Times New Roman"/>
          <w:color w:val="000000"/>
          <w:sz w:val="21"/>
        </w:rPr>
        <w:tab/>
      </w:r>
      <w:r>
        <w:rPr>
          <w:rFonts w:ascii="Times New Roman" w:hAnsi="Times New Roman" w:eastAsia="宋体" w:cs="Times New Roman"/>
          <w:color w:val="000000"/>
          <w:sz w:val="21"/>
        </w:rPr>
        <w:t>（4）</w:t>
      </w:r>
    </w:p>
    <w:p w14:paraId="765BF82F">
      <w:pPr>
        <w:keepNext w:val="0"/>
        <w:keepLines w:val="0"/>
        <w:pageBreakBefore w:val="0"/>
        <w:widowControl/>
        <w:autoSpaceDE w:val="0"/>
        <w:autoSpaceDN w:val="0"/>
        <w:snapToGrid w:val="0"/>
        <w:spacing w:before="0" w:after="0" w:line="360" w:lineRule="auto"/>
        <w:ind w:left="0" w:right="0" w:firstLine="0"/>
        <w:jc w:val="both"/>
        <w:pPrChange w:id="159" w:author="Fa'te" w:date="2026-09-17T16:37:00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其中，内层的</w:t>
      </w:r>
      <m:oMath>
        <m:r>
          <m:rPr>
            <m:sty m:val="p"/>
          </m:rPr>
          <w:rPr>
            <w:rFonts w:ascii="Cambria Math" w:hAnsi="Cambria Math" w:eastAsia="宋体" w:cs="Cambria Math"/>
            <w:color w:val="000000"/>
            <w:spacing w:val="0"/>
            <w:sz w:val="21"/>
            <w:szCs w:val="21"/>
            <w:lang w:val="en-US" w:eastAsia="zh-CN"/>
          </w:rPr>
          <m:t>min</m:t>
        </m:r>
      </m:oMath>
      <w:r>
        <w:rPr>
          <w:rFonts w:ascii="Times New Roman" w:hAnsi="Times New Roman" w:eastAsia="宋体" w:cs="Times New Roman"/>
          <w:color w:val="000000"/>
          <w:spacing w:val="0"/>
          <w:sz w:val="21"/>
          <w:szCs w:val="24"/>
          <w:lang w:val="en-US" w:eastAsia="zh-CN"/>
        </w:rPr>
        <w:t>选取与第</w:t>
      </w:r>
      <m:oMath>
        <m:r>
          <m:rPr/>
          <w:rPr>
            <w:rFonts w:ascii="Cambria Math" w:hAnsi="Cambria Math" w:eastAsia="宋体" w:cs="Cambria Math"/>
            <w:color w:val="000000"/>
            <w:spacing w:val="0"/>
            <w:sz w:val="21"/>
            <w:szCs w:val="21"/>
            <w:lang w:val="en-US" w:eastAsia="zh-CN"/>
          </w:rPr>
          <m:t>c</m:t>
        </m:r>
      </m:oMath>
      <w:r>
        <w:rPr>
          <w:rFonts w:ascii="Times New Roman" w:hAnsi="Times New Roman" w:eastAsia="宋体" w:cs="Times New Roman"/>
          <w:color w:val="000000"/>
          <w:spacing w:val="0"/>
          <w:sz w:val="21"/>
          <w:szCs w:val="24"/>
          <w:lang w:val="en-US" w:eastAsia="zh-CN"/>
        </w:rPr>
        <w:t>类原型距离最近的其他类别原型，外层求和对全部类别累加。该损失只作用于每个类别的最近邻，因而优先拉开最容易混淆的类别对。我们进一步引入基于相对排序的语义保持损失，要求新原型保持初始原型之间距离的相对次序：</w:t>
      </w:r>
    </w:p>
    <w:p w14:paraId="06870486">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eqArr>
          <m:eqArrPr/>
          <m:e>
            <m:sSub>
              <m:sSubPr/>
              <m:e>
                <m:r>
                  <m:rPr>
                    <m:sty m:val="p"/>
                    <m:scr m:val="script"/>
                  </m:rPr>
                  <w:rPr>
                    <w:rFonts w:ascii="Cambria Math" w:hAnsi="Cambria Math" w:eastAsia="宋体" w:cs="Cambria Math"/>
                    <w:color w:val="000000"/>
                    <w:spacing w:val="0"/>
                    <w:sz w:val="21"/>
                    <w:szCs w:val="21"/>
                    <w:lang w:val="en-US" w:eastAsia="zh-CN"/>
                  </w:rPr>
                  <m:t>ℒ</m:t>
                </m:r>
              </m:e>
              <m:sub>
                <m:r>
                  <m:rPr/>
                  <w:rPr>
                    <w:rFonts w:ascii="Cambria Math" w:hAnsi="Cambria Math" w:eastAsia="宋体" w:cs="Cambria Math"/>
                    <w:color w:val="000000"/>
                    <w:spacing w:val="0"/>
                    <w:sz w:val="21"/>
                    <w:szCs w:val="21"/>
                    <w:lang w:val="en-US" w:eastAsia="zh-CN"/>
                  </w:rPr>
                  <m:t>rank</m:t>
                </m:r>
              </m:sub>
            </m:sSub>
            <m:r>
              <m:rPr>
                <m:sty m:val="p"/>
              </m:rPr>
              <w:rPr>
                <w:rFonts w:ascii="Cambria Math" w:hAnsi="Cambria Math" w:eastAsia="宋体" w:cs="Cambria Math"/>
                <w:color w:val="000000"/>
                <w:spacing w:val="0"/>
                <w:sz w:val="21"/>
                <w:szCs w:val="21"/>
                <w:lang w:val="en-US" w:eastAsia="zh-CN"/>
              </w:rPr>
              <m:t>=</m:t>
            </m:r>
            <m:nary>
              <m:naryPr>
                <m:chr m:val="∑"/>
                <m:limLoc m:val="undOvr"/>
                <m:supHide m:val="1"/>
              </m:naryPr>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m:sty m:val="p"/>
                    <m:scr m:val="script"/>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m:t>
                </m:r>
              </m:sup>
              <m:e>
                <m:nary>
                  <m:naryPr>
                    <m:chr m:val="∑"/>
                    <m:limLoc m:val="undOvr"/>
                    <m:supHide m:val="1"/>
                  </m:naryPr>
                  <m:sub>
                    <m:m>
                      <m:mPr>
                        <m:mcs>
                          <m:mc>
                            <m:mcPr>
                              <m:count m:val="1"/>
                              <m:mcJc m:val="center"/>
                            </m:mcPr>
                          </m:mc>
                        </m:mcs>
                        <m:plcHide m:val="1"/>
                      </m:mPr>
                      <m:mr>
                        <m:e>
                          <m:r>
                            <m:rPr/>
                            <w:rPr>
                              <w:rFonts w:ascii="Cambria Math" w:hAnsi="Cambria Math" w:eastAsia="宋体" w:cs="Cambria Math"/>
                              <w:color w:val="000000"/>
                              <w:spacing w:val="0"/>
                              <w:sz w:val="21"/>
                              <w:szCs w:val="21"/>
                              <w:lang w:val="en-US" w:eastAsia="zh-CN"/>
                            </w:rPr>
                            <m:t>i</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j</m:t>
                          </m:r>
                          <m:r>
                            <m:rPr>
                              <m:sty m:val="p"/>
                            </m:rPr>
                            <w:rPr>
                              <w:rFonts w:ascii="Cambria Math" w:hAnsi="Cambria Math" w:eastAsia="宋体" w:cs="Cambria Math"/>
                              <w:color w:val="000000"/>
                              <w:spacing w:val="0"/>
                              <w:sz w:val="21"/>
                              <w:szCs w:val="21"/>
                              <w:lang w:val="en-US" w:eastAsia="zh-CN"/>
                            </w:rPr>
                            <m:t>∈</m:t>
                          </m:r>
                          <m:r>
                            <m:rPr>
                              <m:sty m:val="p"/>
                              <m:scr m:val="script"/>
                            </m:rPr>
                            <w:rPr>
                              <w:rFonts w:ascii="Cambria Math" w:hAnsi="Cambria Math" w:eastAsia="宋体" w:cs="Cambria Math"/>
                              <w:color w:val="000000"/>
                              <w:spacing w:val="0"/>
                              <w:sz w:val="21"/>
                              <w:szCs w:val="21"/>
                              <w:lang w:val="en-US" w:eastAsia="zh-CN"/>
                            </w:rPr>
                            <m:t>C</m:t>
                          </m:r>
                        </m:e>
                      </m:mr>
                      <m:mr>
                        <m:e>
                          <m:r>
                            <m:rPr/>
                            <w:rPr>
                              <w:rFonts w:ascii="Cambria Math" w:hAnsi="Cambria Math" w:eastAsia="宋体" w:cs="Cambria Math"/>
                              <w:color w:val="000000"/>
                              <w:spacing w:val="0"/>
                              <w:sz w:val="21"/>
                              <w:szCs w:val="21"/>
                              <w:lang w:val="en-US" w:eastAsia="zh-CN"/>
                            </w:rPr>
                            <m:t>i</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j</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i</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j</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c</m:t>
                          </m:r>
                        </m:e>
                      </m:mr>
                    </m:m>
                  </m:sub>
                  <m:sup>
                    <m:r>
                      <m:rPr/>
                      <w:rPr>
                        <w:rFonts w:ascii="Cambria Math" w:hAnsi="Cambria Math" w:eastAsia="宋体" w:cs="Cambria Math"/>
                        <w:color w:val="000000"/>
                        <w:spacing w:val="0"/>
                        <w:sz w:val="21"/>
                        <w:szCs w:val="21"/>
                        <w:lang w:val="en-US" w:eastAsia="zh-CN"/>
                      </w:rPr>
                      <m:t>​</m:t>
                    </m:r>
                  </m:sup>
                  <m:e>
                    <m:r>
                      <m:rPr>
                        <m:sty m:val="p"/>
                      </m:rPr>
                      <w:rPr>
                        <w:rFonts w:ascii="Cambria Math" w:hAnsi="Cambria Math" w:eastAsia="宋体" w:cs="Cambria Math"/>
                        <w:color w:val="000000"/>
                        <w:spacing w:val="0"/>
                        <w:sz w:val="21"/>
                        <w:szCs w:val="21"/>
                        <w:lang w:val="en-US" w:eastAsia="zh-CN"/>
                      </w:rPr>
                      <m:t>max</m:t>
                    </m:r>
                  </m:e>
                </m:nary>
              </m:e>
            </m:nary>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,Δ</m:t>
            </m:r>
          </m:e>
          <m:e>
            <m:r>
              <m:rPr/>
              <w:rPr>
                <w:rFonts w:ascii="Cambria Math" w:hAnsi="Cambria Math" w:eastAsia="宋体" w:cs="Cambria Math"/>
                <w:color w:val="000000"/>
                <w:spacing w:val="0"/>
                <w:sz w:val="21"/>
                <w:szCs w:val="21"/>
                <w:lang w:val="en-US" w:eastAsia="zh-CN"/>
              </w:rPr>
              <m:t> </m:t>
            </m:r>
            <m:r>
              <m:rPr>
                <m:sty m:val="p"/>
              </m:rPr>
              <w:rPr>
                <w:rFonts w:ascii="Cambria Math" w:hAnsi="Cambria Math" w:eastAsia="宋体" w:cs="Cambria Math"/>
                <w:color w:val="000000"/>
                <w:spacing w:val="0"/>
                <w:sz w:val="21"/>
                <w:szCs w:val="21"/>
                <w:lang w:val="en-US" w:eastAsia="zh-CN"/>
              </w:rPr>
              <m:t>−sign</m:t>
            </m:r>
            <m:d>
              <m:dPr>
                <m:sepChr m:val=""/>
              </m:dPr>
              <m:e>
                <m:sSub>
                  <m:sSubPr/>
                  <m:e>
                    <m:d>
                      <m:dPr>
                        <m:begChr m:val="∥"/>
                        <m:sepChr m:val=""/>
                        <m:endChr m:val="∥"/>
                      </m:dPr>
                      <m:e>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i</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up>
                        </m:sSubSup>
                      </m:e>
                    </m:d>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sSub>
                  <m:sSubPr/>
                  <m:e>
                    <m:d>
                      <m:dPr>
                        <m:begChr m:val="∥"/>
                        <m:sepChr m:val=""/>
                        <m:endChr m:val="∥"/>
                      </m:dPr>
                      <m:e>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j</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up>
                        </m:sSubSup>
                      </m:e>
                    </m:d>
                  </m:e>
                  <m:sub>
                    <m:r>
                      <m:rPr/>
                      <w:rPr>
                        <w:rFonts w:ascii="Cambria Math" w:hAnsi="Cambria Math" w:eastAsia="宋体" w:cs="Cambria Math"/>
                        <w:color w:val="000000"/>
                        <w:spacing w:val="0"/>
                        <w:sz w:val="21"/>
                        <w:szCs w:val="21"/>
                        <w:lang w:val="en-US" w:eastAsia="zh-CN"/>
                      </w:rPr>
                      <m:t>2</m:t>
                    </m:r>
                  </m:sub>
                </m:sSub>
              </m:e>
            </m:d>
          </m:e>
          <m:e>
            <m:r>
              <m:rPr/>
              <w:rPr>
                <w:rFonts w:ascii="Cambria Math" w:hAnsi="Cambria Math" w:eastAsia="宋体" w:cs="Cambria Math"/>
                <w:color w:val="000000"/>
                <w:spacing w:val="0"/>
                <w:sz w:val="21"/>
                <w:szCs w:val="21"/>
                <w:lang w:val="en-US" w:eastAsia="zh-CN"/>
              </w:rPr>
              <m:t> </m:t>
            </m:r>
            <m:r>
              <m:rPr>
                <m:sty m:val="p"/>
              </m:rPr>
              <w:rPr>
                <w:rFonts w:ascii="Cambria Math" w:hAnsi="Cambria Math" w:eastAsia="宋体" w:cs="Cambria Math"/>
                <w:color w:val="000000"/>
                <w:spacing w:val="0"/>
                <w:sz w:val="21"/>
                <w:szCs w:val="21"/>
                <w:lang w:val="en-US" w:eastAsia="zh-CN"/>
              </w:rPr>
              <m:t>⋅</m:t>
            </m:r>
            <m:d>
              <m:dPr>
                <m:sepChr m:val=""/>
              </m:dPr>
              <m:e>
                <m:sSub>
                  <m:sSubPr/>
                  <m:e>
                    <m:d>
                      <m:dPr>
                        <m:begChr m:val="∥"/>
                        <m:sepChr m:val=""/>
                        <m:endChr m:val="∥"/>
                      </m:dPr>
                      <m:e>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i</m:t>
                            </m:r>
                          </m:sub>
                        </m:sSub>
                      </m:e>
                    </m:d>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sSub>
                  <m:sSubPr/>
                  <m:e>
                    <m:d>
                      <m:dPr>
                        <m:begChr m:val="∥"/>
                        <m:sepChr m:val=""/>
                        <m:endChr m:val="∥"/>
                      </m:dPr>
                      <m:e>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j</m:t>
                            </m:r>
                          </m:sub>
                        </m:sSub>
                      </m:e>
                    </m:d>
                  </m:e>
                  <m:sub>
                    <m:r>
                      <m:rPr/>
                      <w:rPr>
                        <w:rFonts w:ascii="Cambria Math" w:hAnsi="Cambria Math" w:eastAsia="宋体" w:cs="Cambria Math"/>
                        <w:color w:val="000000"/>
                        <w:spacing w:val="0"/>
                        <w:sz w:val="21"/>
                        <w:szCs w:val="21"/>
                        <w:lang w:val="en-US" w:eastAsia="zh-CN"/>
                      </w:rPr>
                      <m:t>2</m:t>
                    </m:r>
                  </m:sub>
                </m:sSub>
              </m:e>
            </m:d>
            <m:r>
              <m:rPr>
                <m:sty m:val="p"/>
              </m:rPr>
              <w:rPr>
                <w:rFonts w:ascii="Cambria Math" w:hAnsi="Cambria Math" w:eastAsia="宋体" w:cs="Cambria Math"/>
                <w:color w:val="000000"/>
                <w:spacing w:val="0"/>
                <w:sz w:val="21"/>
                <w:szCs w:val="21"/>
                <w:lang w:val="en-US" w:eastAsia="zh-CN"/>
              </w:rPr>
              <m:t>}</m:t>
            </m:r>
          </m:e>
        </m:eqArr>
      </m:oMath>
      <w:r>
        <w:rPr>
          <w:rFonts w:ascii="Times New Roman" w:hAnsi="Times New Roman" w:eastAsia="宋体" w:cs="Times New Roman"/>
          <w:color w:val="000000"/>
          <w:sz w:val="21"/>
        </w:rPr>
        <w:tab/>
      </w:r>
      <w:r>
        <w:rPr>
          <w:rFonts w:ascii="Times New Roman" w:hAnsi="Times New Roman" w:eastAsia="宋体" w:cs="Times New Roman"/>
          <w:color w:val="000000"/>
          <w:sz w:val="21"/>
        </w:rPr>
        <w:t>（5）</w:t>
      </w:r>
    </w:p>
    <w:p w14:paraId="16FB5679">
      <w:pPr>
        <w:keepNext w:val="0"/>
        <w:keepLines w:val="0"/>
        <w:pageBreakBefore w:val="0"/>
        <w:widowControl/>
        <w:autoSpaceDE w:val="0"/>
        <w:autoSpaceDN w:val="0"/>
        <w:snapToGrid w:val="0"/>
        <w:spacing w:before="0" w:after="0" w:line="360" w:lineRule="auto"/>
        <w:ind w:left="0" w:right="0" w:firstLine="0"/>
        <w:jc w:val="both"/>
        <w:pPrChange w:id="160" w:author="Fa'te" w:date="2026-09-17T16:37:02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w:t>
      </w:r>
      <m:oMath>
        <m:r>
          <m:rPr>
            <m:sty m:val="p"/>
          </m:rPr>
          <w:rPr>
            <w:rFonts w:ascii="Cambria Math" w:hAnsi="Cambria Math" w:eastAsia="宋体" w:cs="Cambria Math"/>
            <w:color w:val="000000"/>
            <w:spacing w:val="0"/>
            <w:sz w:val="21"/>
            <w:szCs w:val="21"/>
            <w:lang w:val="en-US" w:eastAsia="zh-CN"/>
          </w:rPr>
          <m:t>Δ&gt;</m:t>
        </m:r>
        <m:r>
          <m:rPr/>
          <w:rPr>
            <w:rFonts w:ascii="Cambria Math" w:hAnsi="Cambria Math" w:eastAsia="宋体" w:cs="Cambria Math"/>
            <w:color w:val="000000"/>
            <w:spacing w:val="0"/>
            <w:sz w:val="21"/>
            <w:szCs w:val="21"/>
            <w:lang w:val="en-US" w:eastAsia="zh-CN"/>
          </w:rPr>
          <m:t>0</m:t>
        </m:r>
      </m:oMath>
      <w:r>
        <w:rPr>
          <w:rFonts w:ascii="Times New Roman" w:hAnsi="Times New Roman" w:eastAsia="宋体" w:cs="Times New Roman"/>
          <w:color w:val="000000"/>
          <w:spacing w:val="0"/>
          <w:sz w:val="21"/>
          <w:szCs w:val="24"/>
          <w:lang w:val="en-US" w:eastAsia="zh-CN"/>
        </w:rPr>
        <w:t>为排序间隔，</w:t>
      </w:r>
      <m:oMath>
        <m:r>
          <m:rPr>
            <m:sty m:val="p"/>
          </m:rPr>
          <w:rPr>
            <w:rFonts w:ascii="Cambria Math" w:hAnsi="Cambria Math" w:eastAsia="宋体" w:cs="Cambria Math"/>
            <w:color w:val="000000"/>
            <w:spacing w:val="0"/>
            <w:sz w:val="21"/>
            <w:szCs w:val="21"/>
            <w:lang w:val="en-US" w:eastAsia="zh-CN"/>
          </w:rPr>
          <m:t>sign(⋅)</m:t>
        </m:r>
      </m:oMath>
      <w:r>
        <w:rPr>
          <w:rFonts w:ascii="Times New Roman" w:hAnsi="Times New Roman" w:eastAsia="宋体" w:cs="Times New Roman"/>
          <w:color w:val="000000"/>
          <w:spacing w:val="0"/>
          <w:sz w:val="21"/>
          <w:szCs w:val="24"/>
          <w:lang w:val="en-US" w:eastAsia="zh-CN"/>
        </w:rPr>
        <w:t>为符号函数。式（5）的三重求和随类别数立方增长，在类别规模较大时可在每步随机采样固定数量的三元组近似求和。最终，两个目标通过权衡系数联合优化：</w:t>
      </w:r>
    </w:p>
    <w:p w14:paraId="71811E39">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
          <m:sSubPr/>
          <m:e>
            <m:r>
              <m:rPr>
                <m:sty m:val="p"/>
                <m:scr m:val="script"/>
              </m:rPr>
              <w:rPr>
                <w:rFonts w:ascii="Cambria Math" w:hAnsi="Cambria Math" w:eastAsia="宋体" w:cs="Cambria Math"/>
                <w:color w:val="000000"/>
                <w:spacing w:val="0"/>
                <w:sz w:val="21"/>
                <w:szCs w:val="21"/>
                <w:lang w:val="en-US" w:eastAsia="zh-CN"/>
              </w:rPr>
              <m:t>ℒ</m:t>
            </m:r>
          </m:e>
          <m:sub>
            <m:r>
              <m:rPr>
                <m:sty m:val="p"/>
              </m:rPr>
              <w:rPr>
                <w:rFonts w:hint="default" w:ascii="Cambria Math" w:hAnsi="Cambria Math"/>
                <w:color w:val="000000"/>
                <w:sz w:val="21"/>
                <w:szCs w:val="21"/>
                <w:lang w:val="en-US" w:eastAsia="zh-CN"/>
              </w:rPr>
              <m:t xml:space="preserve"> </m:t>
            </m:r>
          </m:sub>
        </m:sSub>
        <m:r>
          <m:rPr>
            <m:sty m:val="p"/>
          </m:rPr>
          <w:rPr>
            <w:rFonts w:ascii="Cambria Math" w:hAnsi="Cambria Math" w:eastAsia="宋体" w:cs="Cambria Math"/>
            <w:color w:val="000000"/>
            <w:spacing w:val="0"/>
            <w:sz w:val="21"/>
            <w:szCs w:val="21"/>
            <w:lang w:val="en-US" w:eastAsia="zh-CN"/>
          </w:rPr>
          <m:t>=</m:t>
        </m:r>
        <m:limLow>
          <m:limLowPr/>
          <m:e>
            <m:r>
              <m:rPr>
                <m:sty m:val="p"/>
              </m:rPr>
              <w:rPr>
                <w:rFonts w:ascii="Cambria Math" w:hAnsi="Cambria Math" w:eastAsia="宋体" w:cs="Cambria Math"/>
                <w:color w:val="000000"/>
                <w:spacing w:val="0"/>
                <w:sz w:val="21"/>
                <w:szCs w:val="21"/>
                <w:lang w:val="en-US" w:eastAsia="zh-CN"/>
              </w:rPr>
              <m:t>min</m:t>
            </m:r>
          </m:e>
          <m:lim>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sSub>
              <m:sSubPr/>
              <m:e>
                <m:r>
                  <m:rPr>
                    <m:sty m:val="p"/>
                  </m:rPr>
                  <w:rPr>
                    <w:rFonts w:ascii="Cambria Math" w:hAnsi="Cambria Math" w:eastAsia="宋体" w:cs="Cambria Math"/>
                    <w:color w:val="000000"/>
                    <w:spacing w:val="0"/>
                    <w:sz w:val="21"/>
                    <w:szCs w:val="21"/>
                    <w:lang w:val="en-US" w:eastAsia="zh-CN"/>
                  </w:rPr>
                  <m:t>}</m:t>
                </m:r>
              </m:e>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m:sty m:val="p"/>
                    <m:scr m:val="script"/>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d>
                  <m:dPr>
                    <m:begChr m:val="∥"/>
                    <m:sepChr m:val=""/>
                    <m:endChr m:val="∥"/>
                  </m:dPr>
                  <m:e>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e>
                </m:d>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lim>
        </m:limLow>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α</m:t>
        </m:r>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ℒ</m:t>
            </m:r>
          </m:e>
          <m:sub>
            <m:r>
              <m:rPr/>
              <w:rPr>
                <w:rFonts w:ascii="Cambria Math" w:hAnsi="Cambria Math" w:eastAsia="宋体" w:cs="Cambria Math"/>
                <w:color w:val="000000"/>
                <w:spacing w:val="0"/>
                <w:sz w:val="21"/>
                <w:szCs w:val="21"/>
                <w:lang w:val="en-US" w:eastAsia="zh-CN"/>
              </w:rPr>
              <m:t>rank</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α</m:t>
        </m:r>
        <m:sSub>
          <m:sSubPr/>
          <m:e>
            <m:r>
              <m:rPr>
                <m:sty m:val="p"/>
                <m:scr m:val="script"/>
              </m:rPr>
              <w:rPr>
                <w:rFonts w:ascii="Cambria Math" w:hAnsi="Cambria Math" w:eastAsia="宋体" w:cs="Cambria Math"/>
                <w:color w:val="000000"/>
                <w:spacing w:val="0"/>
                <w:sz w:val="21"/>
                <w:szCs w:val="21"/>
                <w:lang w:val="en-US" w:eastAsia="zh-CN"/>
              </w:rPr>
              <m:t>ℒ</m:t>
            </m:r>
          </m:e>
          <m:sub>
            <m:r>
              <m:rPr/>
              <w:rPr>
                <w:rFonts w:ascii="Cambria Math" w:hAnsi="Cambria Math" w:eastAsia="宋体" w:cs="Cambria Math"/>
                <w:color w:val="000000"/>
                <w:spacing w:val="0"/>
                <w:sz w:val="21"/>
                <w:szCs w:val="21"/>
                <w:lang w:val="en-US" w:eastAsia="zh-CN"/>
              </w:rPr>
              <m:t>sep</m:t>
            </m:r>
          </m:sub>
        </m:sSub>
      </m:oMath>
      <w:r>
        <w:rPr>
          <w:rFonts w:ascii="Times New Roman" w:hAnsi="Times New Roman" w:eastAsia="宋体" w:cs="Times New Roman"/>
          <w:color w:val="000000"/>
          <w:sz w:val="21"/>
        </w:rPr>
        <w:tab/>
      </w:r>
      <w:r>
        <w:rPr>
          <w:rFonts w:ascii="Times New Roman" w:hAnsi="Times New Roman" w:eastAsia="宋体" w:cs="Times New Roman"/>
          <w:color w:val="000000"/>
          <w:sz w:val="21"/>
        </w:rPr>
        <w:t>（6）</w:t>
      </w:r>
    </w:p>
    <w:p w14:paraId="4443E589">
      <w:pPr>
        <w:keepNext w:val="0"/>
        <w:keepLines w:val="0"/>
        <w:pageBreakBefore w:val="0"/>
        <w:widowControl/>
        <w:autoSpaceDE w:val="0"/>
        <w:autoSpaceDN w:val="0"/>
        <w:snapToGrid w:val="0"/>
        <w:spacing w:before="0" w:after="0" w:line="360" w:lineRule="auto"/>
        <w:ind w:left="0" w:right="0" w:firstLine="0"/>
        <w:jc w:val="both"/>
        <w:pPrChange w:id="161" w:author="Fa'te" w:date="2026-09-17T16:37:03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w:t>
      </w:r>
      <m:oMath>
        <m:r>
          <m:rPr/>
          <w:rPr>
            <w:rFonts w:ascii="Cambria Math" w:hAnsi="Cambria Math" w:eastAsia="宋体" w:cs="Cambria Math"/>
            <w:color w:val="000000"/>
            <w:spacing w:val="0"/>
            <w:sz w:val="21"/>
            <w:szCs w:val="21"/>
            <w:lang w:val="en-US" w:eastAsia="zh-CN"/>
          </w:rPr>
          <m:t>α</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为平衡类别可分性与语义保持的权衡系数。我们以</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up>
        </m:sSubSup>
      </m:oMath>
      <w:r>
        <w:rPr>
          <w:rFonts w:ascii="Times New Roman" w:hAnsi="Times New Roman" w:eastAsia="宋体" w:cs="Times New Roman"/>
          <w:color w:val="000000"/>
          <w:spacing w:val="0"/>
          <w:sz w:val="21"/>
          <w:szCs w:val="24"/>
          <w:lang w:val="en-US" w:eastAsia="zh-CN"/>
        </w:rPr>
        <w:t>为初始化，采用梯度下降求解式（6），并在每步更新后把原型重新归一化到单位球面。优化收敛后，全部原型</w:t>
      </w:r>
      <m:oMath>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固定不再更新。优化后的原型不仅在第3.6节中充当分类对齐的目标，还将在下一模块中作为条件查询信号，引导模型在长时序音视频中主动定位与候选类别相关的证据。</w:t>
      </w:r>
    </w:p>
    <w:bookmarkEnd w:id="5"/>
    <w:p w14:paraId="75BA9CB2">
      <w:pPr>
        <w:pStyle w:val="4"/>
        <w:keepNext/>
        <w:keepLines/>
        <w:pageBreakBefore w:val="0"/>
        <w:widowControl/>
        <w:autoSpaceDE w:val="0"/>
        <w:autoSpaceDN w:val="0"/>
        <w:snapToGrid w:val="0"/>
        <w:spacing w:before="200" w:after="100" w:line="276" w:lineRule="auto"/>
        <w:ind w:left="0" w:right="0" w:firstLine="0"/>
        <w:jc w:val="left"/>
      </w:pPr>
      <w:bookmarkStart w:id="6" w:name="语义引导高斯时序定位"/>
      <w:r>
        <w:rPr>
          <w:rFonts w:ascii="Times New Roman" w:hAnsi="Times New Roman" w:eastAsia="黑体" w:cs="Times New Roman"/>
          <w:b/>
          <w:color w:val="000000"/>
          <w:spacing w:val="0"/>
          <w:sz w:val="32"/>
          <w:szCs w:val="28"/>
          <w:lang w:val="en-US" w:eastAsia="zh-CN"/>
        </w:rPr>
        <w:t>3.4 语义引导高斯时序定位</w:t>
      </w:r>
    </w:p>
    <w:p w14:paraId="3834BA4D">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长视频中并非所有片段都与类别相关：在"wood thrush calling"类视频中，关键鸟鸣可能只占整段音频的很小一部分，其余时间充斥环境噪声；"basketball dunk"的决定性扣篮动作也仅出现在局部帧段。如果按照现有范式先做与类别无关的全局编码，这些局部证据会在均匀池化中被大量冗余片段稀释；对未见类别而言，模型没有该类训练样本，更需要依靠类别语义主动搜索可能相关的时间区域。为了解决这一问题，</w:t>
      </w:r>
      <w:del w:id="162" w:author="Fa'te" w:date="2026-09-17T17:01:35Z">
        <w:r>
          <w:rPr>
            <w:rFonts w:ascii="Times New Roman" w:hAnsi="Times New Roman" w:eastAsia="宋体" w:cs="Times New Roman"/>
            <w:color w:val="000000"/>
            <w:spacing w:val="0"/>
            <w:sz w:val="21"/>
            <w:szCs w:val="24"/>
            <w:lang w:val="en-US" w:eastAsia="zh-CN"/>
          </w:rPr>
          <w:delText>本文</w:delText>
        </w:r>
      </w:del>
      <w:ins w:id="163" w:author="Fa'te" w:date="2026-09-17T17:01:35Z">
        <w:r>
          <w:rPr>
            <w:rFonts w:hint="eastAsia" w:cs="Times New Roman"/>
            <w:color w:val="000000"/>
            <w:spacing w:val="0"/>
            <w:sz w:val="21"/>
            <w:szCs w:val="24"/>
            <w:lang w:val="en-US" w:eastAsia="zh-CN"/>
          </w:rPr>
          <w:t>我们</w:t>
        </w:r>
      </w:ins>
      <w:r>
        <w:rPr>
          <w:rFonts w:ascii="Times New Roman" w:hAnsi="Times New Roman" w:eastAsia="宋体" w:cs="Times New Roman"/>
          <w:color w:val="000000"/>
          <w:spacing w:val="0"/>
          <w:sz w:val="21"/>
          <w:szCs w:val="24"/>
          <w:lang w:val="en-US" w:eastAsia="zh-CN"/>
        </w:rPr>
        <w:t>提出语义引导高斯时序定位（SGTG，Semantic-Guided Gaussian Temporal Grounding），把优化后的类别语义从被动的匹配原型提升为主动的编码条件：先将属性级语义token注入视觉与音频序列，使编码结果以候选类别为条件；再由类别条件生成多个连续的高斯时间分布，在两条模态的时间轴上分别定位类别相关片段。该模块包括两个关键步骤：语义条件化序列编码和多高斯专家时序定位。</w:t>
      </w:r>
    </w:p>
    <w:p w14:paraId="08F31744">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b/>
          <w:bCs/>
          <w:color w:val="000000"/>
          <w:spacing w:val="0"/>
          <w:sz w:val="21"/>
          <w:szCs w:val="24"/>
          <w:lang w:val="en-US" w:eastAsia="zh-CN"/>
        </w:rPr>
        <w:t>语义条件化序列编码。</w:t>
      </w:r>
      <w:r>
        <w:rPr>
          <w:rFonts w:ascii="Times New Roman" w:hAnsi="Times New Roman" w:eastAsia="宋体" w:cs="Times New Roman"/>
          <w:color w:val="000000"/>
          <w:spacing w:val="0"/>
          <w:sz w:val="21"/>
          <w:szCs w:val="24"/>
          <w:lang w:val="en-US" w:eastAsia="zh-CN"/>
        </w:rPr>
        <w:t>我们首先将每个输入视频划分为</w:t>
      </w:r>
      <m:oMath>
        <m:r>
          <m:rPr/>
          <w:rPr>
            <w:rFonts w:ascii="Cambria Math" w:hAnsi="Cambria Math" w:eastAsia="宋体" w:cs="Cambria Math"/>
            <w:color w:val="000000"/>
            <w:spacing w:val="0"/>
            <w:sz w:val="21"/>
            <w:szCs w:val="21"/>
            <w:lang w:val="en-US" w:eastAsia="zh-CN"/>
          </w:rPr>
          <m:t>T</m:t>
        </m:r>
      </m:oMath>
      <w:r>
        <w:rPr>
          <w:rFonts w:ascii="Times New Roman" w:hAnsi="Times New Roman" w:eastAsia="宋体" w:cs="Times New Roman"/>
          <w:color w:val="000000"/>
          <w:spacing w:val="0"/>
          <w:sz w:val="21"/>
          <w:szCs w:val="24"/>
          <w:lang w:val="en-US" w:eastAsia="zh-CN"/>
        </w:rPr>
        <w:t>个不重叠的连续时间片段，第</w:t>
      </w:r>
      <m:oMath>
        <m:r>
          <m:rPr/>
          <w:rPr>
            <w:rFonts w:ascii="Cambria Math" w:hAnsi="Cambria Math" w:eastAsia="宋体" w:cs="Cambria Math"/>
            <w:color w:val="000000"/>
            <w:spacing w:val="0"/>
            <w:sz w:val="21"/>
            <w:szCs w:val="21"/>
            <w:lang w:val="en-US" w:eastAsia="zh-CN"/>
          </w:rPr>
          <m:t>t</m:t>
        </m:r>
      </m:oMath>
      <w:r>
        <w:rPr>
          <w:rFonts w:ascii="Times New Roman" w:hAnsi="Times New Roman" w:eastAsia="宋体" w:cs="Times New Roman"/>
          <w:color w:val="000000"/>
          <w:spacing w:val="0"/>
          <w:sz w:val="21"/>
          <w:szCs w:val="24"/>
          <w:lang w:val="en-US" w:eastAsia="zh-CN"/>
        </w:rPr>
        <w:t>个片段包含一帧代表图像</w:t>
      </w:r>
      <m:oMath>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oMath>
      <w:r>
        <w:rPr>
          <w:rFonts w:ascii="Times New Roman" w:hAnsi="Times New Roman" w:eastAsia="宋体" w:cs="Times New Roman"/>
          <w:color w:val="000000"/>
          <w:spacing w:val="0"/>
          <w:sz w:val="21"/>
          <w:szCs w:val="24"/>
          <w:lang w:val="en-US" w:eastAsia="zh-CN"/>
        </w:rPr>
        <w:t>与对应时段的音频波形</w:t>
      </w:r>
      <m:oMath>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oMath>
      <w:r>
        <w:rPr>
          <w:rFonts w:ascii="Times New Roman" w:hAnsi="Times New Roman" w:eastAsia="宋体" w:cs="Times New Roman"/>
          <w:color w:val="000000"/>
          <w:spacing w:val="0"/>
          <w:sz w:val="21"/>
          <w:szCs w:val="24"/>
          <w:lang w:val="en-US" w:eastAsia="zh-CN"/>
        </w:rPr>
        <w:t>。视觉与音频片段特征分别由冻结的预训练编码器提取：</w:t>
      </w:r>
    </w:p>
    <w:p w14:paraId="0189A366">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F</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V</m:t>
            </m:r>
          </m:sub>
        </m:sSub>
        <m:d>
          <m:dPr>
            <m:sepChr m:val=""/>
          </m:dPr>
          <m:e>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e>
        </m:d>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v</m:t>
                </m:r>
              </m:sub>
            </m:sSub>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（7）</w:t>
      </w:r>
    </w:p>
    <w:p w14:paraId="2F0B8DE4">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F</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A</m:t>
            </m:r>
          </m:sub>
        </m:sSub>
        <m:d>
          <m:dPr>
            <m:sepChr m:val=""/>
          </m:dPr>
          <m:e>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e>
        </m:d>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a</m:t>
                </m:r>
              </m:sub>
            </m:sSub>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（8）</w:t>
      </w:r>
    </w:p>
    <w:p w14:paraId="61D31428">
      <w:pPr>
        <w:keepNext w:val="0"/>
        <w:keepLines w:val="0"/>
        <w:pageBreakBefore w:val="0"/>
        <w:widowControl/>
        <w:autoSpaceDE w:val="0"/>
        <w:autoSpaceDN w:val="0"/>
        <w:snapToGrid w:val="0"/>
        <w:spacing w:before="0" w:after="0" w:line="360" w:lineRule="auto"/>
        <w:ind w:left="0" w:right="0" w:firstLine="0"/>
        <w:jc w:val="both"/>
        <w:pPrChange w:id="164" w:author="Fa'te" w:date="2026-09-17T16:37:05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w:t>
      </w:r>
      <m:oMath>
        <m:sSub>
          <m:sSub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表示CLIP图像编码器，</w:t>
      </w:r>
      <m:oMath>
        <m:sSub>
          <m:sSub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A</m:t>
            </m:r>
          </m:sub>
        </m:sSub>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表示CLAP音频编码器，</w:t>
      </w:r>
      <m:oMath>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v</m:t>
            </m:r>
          </m:sub>
        </m:sSub>
      </m:oMath>
      <w:r>
        <w:rPr>
          <w:rFonts w:ascii="Times New Roman" w:hAnsi="Times New Roman" w:eastAsia="宋体" w:cs="Times New Roman"/>
          <w:color w:val="000000"/>
          <w:spacing w:val="0"/>
          <w:sz w:val="21"/>
          <w:szCs w:val="24"/>
          <w:lang w:val="en-US" w:eastAsia="zh-CN"/>
        </w:rPr>
        <w:t>与</w:t>
      </w:r>
      <m:oMath>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a</m:t>
            </m:r>
          </m:sub>
        </m:sSub>
      </m:oMath>
      <w:r>
        <w:rPr>
          <w:rFonts w:ascii="Times New Roman" w:hAnsi="Times New Roman" w:eastAsia="宋体" w:cs="Times New Roman"/>
          <w:color w:val="000000"/>
          <w:spacing w:val="0"/>
          <w:sz w:val="21"/>
          <w:szCs w:val="24"/>
          <w:lang w:val="en-US" w:eastAsia="zh-CN"/>
        </w:rPr>
        <w:t>为对应的特征维度。将片段特征按时间堆叠得到序列</w:t>
      </w:r>
      <m:oMath>
        <m:sSup>
          <m:sSupPr/>
          <m:e>
            <m:r>
              <m:rPr/>
              <w:rPr>
                <w:rFonts w:ascii="Cambria Math" w:hAnsi="Cambria Math" w:eastAsia="宋体" w:cs="Cambria Math"/>
                <w:color w:val="000000"/>
                <w:spacing w:val="0"/>
                <w:sz w:val="21"/>
                <w:szCs w:val="21"/>
                <w:lang w:val="en-US" w:eastAsia="zh-CN"/>
              </w:rPr>
              <m:t>F</m:t>
            </m:r>
          </m:e>
          <m:sup>
            <m:r>
              <m:rPr/>
              <w:rPr>
                <w:rFonts w:ascii="Cambria Math" w:hAnsi="Cambria Math" w:eastAsia="宋体" w:cs="Cambria Math"/>
                <w:color w:val="000000"/>
                <w:spacing w:val="0"/>
                <w:sz w:val="21"/>
                <w:szCs w:val="21"/>
                <w:lang w:val="en-US" w:eastAsia="zh-CN"/>
              </w:rPr>
              <m:t>v</m:t>
            </m:r>
          </m:sup>
        </m:s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v</m:t>
                </m:r>
              </m:sub>
            </m:sSub>
          </m:sup>
        </m:sSup>
      </m:oMath>
      <w:r>
        <w:rPr>
          <w:rFonts w:ascii="Times New Roman" w:hAnsi="Times New Roman" w:eastAsia="宋体" w:cs="Times New Roman"/>
          <w:color w:val="000000"/>
          <w:spacing w:val="0"/>
          <w:sz w:val="21"/>
          <w:szCs w:val="24"/>
          <w:lang w:val="en-US" w:eastAsia="zh-CN"/>
        </w:rPr>
        <w:t>与</w:t>
      </w:r>
      <m:oMath>
        <m:sSup>
          <m:sSupPr/>
          <m:e>
            <m:r>
              <m:rPr/>
              <w:rPr>
                <w:rFonts w:ascii="Cambria Math" w:hAnsi="Cambria Math" w:eastAsia="宋体" w:cs="Cambria Math"/>
                <w:color w:val="000000"/>
                <w:spacing w:val="0"/>
                <w:sz w:val="21"/>
                <w:szCs w:val="21"/>
                <w:lang w:val="en-US" w:eastAsia="zh-CN"/>
              </w:rPr>
              <m:t>F</m:t>
            </m:r>
          </m:e>
          <m:sup>
            <m:r>
              <m:rPr/>
              <w:rPr>
                <w:rFonts w:ascii="Cambria Math" w:hAnsi="Cambria Math" w:eastAsia="宋体" w:cs="Cambria Math"/>
                <w:color w:val="000000"/>
                <w:spacing w:val="0"/>
                <w:sz w:val="21"/>
                <w:szCs w:val="21"/>
                <w:lang w:val="en-US" w:eastAsia="zh-CN"/>
              </w:rPr>
              <m:t>a</m:t>
            </m:r>
          </m:sup>
        </m:s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a</m:t>
                </m:r>
              </m:sub>
            </m:sSub>
          </m:sup>
        </m:sSup>
      </m:oMath>
      <w:r>
        <w:rPr>
          <w:rFonts w:ascii="Times New Roman" w:hAnsi="Times New Roman" w:eastAsia="宋体" w:cs="Times New Roman"/>
          <w:color w:val="000000"/>
          <w:spacing w:val="0"/>
          <w:sz w:val="21"/>
          <w:szCs w:val="24"/>
          <w:lang w:val="en-US" w:eastAsia="zh-CN"/>
        </w:rPr>
        <w:t>后，我们用两个可学习的线性投影把它们映射到共享的</w:t>
      </w:r>
      <m:oMath>
        <m:r>
          <m:rPr/>
          <w:rPr>
            <w:rFonts w:ascii="Cambria Math" w:hAnsi="Cambria Math" w:eastAsia="宋体" w:cs="Cambria Math"/>
            <w:color w:val="000000"/>
            <w:spacing w:val="0"/>
            <w:sz w:val="21"/>
            <w:szCs w:val="21"/>
            <w:lang w:val="en-US" w:eastAsia="zh-CN"/>
          </w:rPr>
          <m:t>d</m:t>
        </m:r>
      </m:oMath>
      <w:r>
        <w:rPr>
          <w:rFonts w:ascii="Times New Roman" w:hAnsi="Times New Roman" w:eastAsia="宋体" w:cs="Times New Roman"/>
          <w:color w:val="000000"/>
          <w:spacing w:val="0"/>
          <w:sz w:val="21"/>
          <w:szCs w:val="24"/>
          <w:lang w:val="en-US" w:eastAsia="zh-CN"/>
        </w:rPr>
        <w:t>维空间，并加入时间位置编码：</w:t>
      </w:r>
    </w:p>
    <w:p w14:paraId="01EDB1DB">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r>
          <m:rPr/>
          <w:rPr>
            <w:rFonts w:ascii="Cambria Math" w:hAnsi="Cambria Math" w:eastAsia="宋体" w:cs="Cambria Math"/>
            <w:color w:val="000000"/>
            <w:spacing w:val="0"/>
            <w:sz w:val="21"/>
            <w:szCs w:val="21"/>
            <w:lang w:val="en-US" w:eastAsia="zh-CN"/>
          </w:rPr>
          <m:t>V</m:t>
        </m:r>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F</m:t>
            </m:r>
          </m:e>
          <m:sup>
            <m:r>
              <m:rPr/>
              <w:rPr>
                <w:rFonts w:ascii="Cambria Math" w:hAnsi="Cambria Math" w:eastAsia="宋体" w:cs="Cambria Math"/>
                <w:color w:val="000000"/>
                <w:spacing w:val="0"/>
                <w:sz w:val="21"/>
                <w:szCs w:val="21"/>
                <w:lang w:val="en-US" w:eastAsia="zh-CN"/>
              </w:rPr>
              <m:t>v</m:t>
            </m:r>
          </m:sup>
        </m:sSup>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+PE,</m:t>
        </m:r>
        <m:r>
          <m:rPr/>
          <w:rPr>
            <w:rFonts w:ascii="Cambria Math" w:hAnsi="Cambria Math" w:eastAsia="宋体" w:cs="Cambria Math"/>
            <w:color w:val="000000"/>
            <w:spacing w:val="0"/>
            <w:sz w:val="21"/>
            <w:szCs w:val="21"/>
            <w:lang w:val="en-US" w:eastAsia="zh-CN"/>
          </w:rPr>
          <m:t>  A</m:t>
        </m:r>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F</m:t>
            </m:r>
          </m:e>
          <m:sup>
            <m:r>
              <m:rPr/>
              <w:rPr>
                <w:rFonts w:ascii="Cambria Math" w:hAnsi="Cambria Math" w:eastAsia="宋体" w:cs="Cambria Math"/>
                <w:color w:val="000000"/>
                <w:spacing w:val="0"/>
                <w:sz w:val="21"/>
                <w:szCs w:val="21"/>
                <w:lang w:val="en-US" w:eastAsia="zh-CN"/>
              </w:rPr>
              <m:t>a</m:t>
            </m:r>
          </m:sup>
        </m:sSup>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a</m:t>
            </m:r>
          </m:sub>
        </m:sSub>
        <m:r>
          <m:rPr>
            <m:sty m:val="p"/>
          </m:rPr>
          <w:rPr>
            <w:rFonts w:ascii="Cambria Math" w:hAnsi="Cambria Math" w:eastAsia="宋体" w:cs="Cambria Math"/>
            <w:color w:val="000000"/>
            <w:spacing w:val="0"/>
            <w:sz w:val="21"/>
            <w:szCs w:val="21"/>
            <w:lang w:val="en-US" w:eastAsia="zh-CN"/>
          </w:rPr>
          <m:t>+PE</m:t>
        </m:r>
      </m:oMath>
      <w:r>
        <w:rPr>
          <w:rFonts w:ascii="Times New Roman" w:hAnsi="Times New Roman" w:eastAsia="宋体" w:cs="Times New Roman"/>
          <w:color w:val="000000"/>
          <w:sz w:val="21"/>
        </w:rPr>
        <w:tab/>
      </w:r>
      <w:r>
        <w:rPr>
          <w:rFonts w:ascii="Times New Roman" w:hAnsi="Times New Roman" w:eastAsia="宋体" w:cs="Times New Roman"/>
          <w:color w:val="000000"/>
          <w:sz w:val="21"/>
        </w:rPr>
        <w:t>（9）</w:t>
      </w:r>
    </w:p>
    <w:p w14:paraId="46C7FB1B">
      <w:pPr>
        <w:keepNext w:val="0"/>
        <w:keepLines w:val="0"/>
        <w:pageBreakBefore w:val="0"/>
        <w:widowControl/>
        <w:autoSpaceDE w:val="0"/>
        <w:autoSpaceDN w:val="0"/>
        <w:snapToGrid w:val="0"/>
        <w:spacing w:before="0" w:after="0" w:line="360" w:lineRule="auto"/>
        <w:ind w:left="0" w:right="0" w:firstLine="0"/>
        <w:jc w:val="both"/>
        <w:pPrChange w:id="165" w:author="Fa'te" w:date="2026-09-17T16:37:08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与</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a</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a</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为投影矩阵，</w:t>
      </w:r>
      <m:oMath>
        <m:r>
          <m:rPr>
            <m:sty m:val="p"/>
          </m:rPr>
          <w:rPr>
            <w:rFonts w:ascii="Cambria Math" w:hAnsi="Cambria Math" w:eastAsia="宋体" w:cs="Cambria Math"/>
            <w:color w:val="000000"/>
            <w:spacing w:val="0"/>
            <w:sz w:val="21"/>
            <w:szCs w:val="21"/>
            <w:lang w:val="en-US" w:eastAsia="zh-CN"/>
          </w:rPr>
          <m:t>PE∈</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为可学习的时间位置编码，两条序列共享同一组位置编码，以保留片段次序并保持两模态时间轴的对齐。为了统一后续的注意力记号，我们定义标准的缩放点积注意力：</w:t>
      </w:r>
    </w:p>
    <w:p w14:paraId="5364A7A5">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r>
          <m:rPr>
            <m:sty m:val="p"/>
          </m:rPr>
          <w:rPr>
            <w:rFonts w:ascii="Cambria Math" w:hAnsi="Cambria Math" w:eastAsia="宋体" w:cs="Cambria Math"/>
            <w:color w:val="000000"/>
            <w:spacing w:val="0"/>
            <w:sz w:val="21"/>
            <w:szCs w:val="21"/>
            <w:lang w:val="en-US" w:eastAsia="zh-CN"/>
          </w:rPr>
          <m:t>Attn(</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Y</m:t>
        </m:r>
        <m:r>
          <m:rPr>
            <m:sty m:val="p"/>
          </m:rPr>
          <w:rPr>
            <w:rFonts w:ascii="Cambria Math" w:hAnsi="Cambria Math" w:eastAsia="宋体" w:cs="Cambria Math"/>
            <w:color w:val="000000"/>
            <w:spacing w:val="0"/>
            <w:sz w:val="21"/>
            <w:szCs w:val="21"/>
            <w:lang w:val="en-US" w:eastAsia="zh-CN"/>
          </w:rPr>
          <m:t>)=Softmax</m:t>
        </m:r>
        <m:d>
          <m:dPr>
            <m:sepChr m:val=""/>
          </m:dPr>
          <m:e>
            <m:f>
              <m:fPr/>
              <m:num>
                <m:r>
                  <m:rPr/>
                  <w:rPr>
                    <w:rFonts w:ascii="Cambria Math" w:hAnsi="Cambria Math" w:eastAsia="宋体" w:cs="Cambria Math"/>
                    <w:color w:val="000000"/>
                    <w:spacing w:val="0"/>
                    <w:sz w:val="21"/>
                    <w:szCs w:val="21"/>
                    <w:lang w:val="en-US" w:eastAsia="zh-CN"/>
                  </w:rPr>
                  <m:t>X</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Q</m:t>
                    </m:r>
                  </m:sub>
                </m:sSub>
                <m:sSup>
                  <m:sSupPr/>
                  <m:e>
                    <m:d>
                      <m:dPr>
                        <m:sepChr m:val=""/>
                      </m:dPr>
                      <m:e>
                        <m:r>
                          <m:rPr/>
                          <w:rPr>
                            <w:rFonts w:ascii="Cambria Math" w:hAnsi="Cambria Math" w:eastAsia="宋体" w:cs="Cambria Math"/>
                            <w:color w:val="000000"/>
                            <w:spacing w:val="0"/>
                            <w:sz w:val="21"/>
                            <w:szCs w:val="21"/>
                            <w:lang w:val="en-US" w:eastAsia="zh-CN"/>
                          </w:rPr>
                          <m:t>Y</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K</m:t>
                            </m:r>
                          </m:sub>
                        </m:sSub>
                      </m:e>
                    </m:d>
                  </m:e>
                  <m:sup>
                    <m:r>
                      <m:rPr>
                        <m:sty m:val="p"/>
                      </m:rPr>
                      <w:rPr>
                        <w:rFonts w:ascii="Cambria Math" w:hAnsi="Cambria Math" w:eastAsia="宋体" w:cs="Cambria Math"/>
                        <w:color w:val="000000"/>
                        <w:spacing w:val="0"/>
                        <w:sz w:val="21"/>
                        <w:szCs w:val="21"/>
                        <w:lang w:val="en-US" w:eastAsia="zh-CN"/>
                      </w:rPr>
                      <m:t>⊤</m:t>
                    </m:r>
                  </m:sup>
                </m:sSup>
              </m:num>
              <m:den>
                <m:rad>
                  <m:radPr>
                    <m:degHide m:val="1"/>
                  </m:radPr>
                  <m:deg/>
                  <m:e>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k</m:t>
                        </m:r>
                      </m:sub>
                    </m:sSub>
                  </m:e>
                </m:rad>
              </m:den>
            </m:f>
          </m:e>
        </m:d>
        <m:r>
          <m:rPr/>
          <w:rPr>
            <w:rFonts w:ascii="Cambria Math" w:hAnsi="Cambria Math" w:eastAsia="宋体" w:cs="Cambria Math"/>
            <w:color w:val="000000"/>
            <w:spacing w:val="0"/>
            <w:sz w:val="21"/>
            <w:szCs w:val="21"/>
            <w:lang w:val="en-US" w:eastAsia="zh-CN"/>
          </w:rPr>
          <m:t>Y</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V</m:t>
            </m:r>
          </m:sub>
        </m:sSub>
      </m:oMath>
      <w:r>
        <w:rPr>
          <w:rFonts w:ascii="Times New Roman" w:hAnsi="Times New Roman" w:eastAsia="宋体" w:cs="Times New Roman"/>
          <w:color w:val="000000"/>
          <w:sz w:val="21"/>
        </w:rPr>
        <w:tab/>
      </w:r>
      <w:r>
        <w:rPr>
          <w:rFonts w:ascii="Times New Roman" w:hAnsi="Times New Roman" w:eastAsia="宋体" w:cs="Times New Roman"/>
          <w:color w:val="000000"/>
          <w:sz w:val="21"/>
        </w:rPr>
        <w:t>（10）</w:t>
      </w:r>
    </w:p>
    <w:p w14:paraId="6F35F1C7">
      <w:pPr>
        <w:keepNext w:val="0"/>
        <w:keepLines w:val="0"/>
        <w:pageBreakBefore w:val="0"/>
        <w:widowControl/>
        <w:autoSpaceDE w:val="0"/>
        <w:autoSpaceDN w:val="0"/>
        <w:snapToGrid w:val="0"/>
        <w:spacing w:before="0" w:after="0" w:line="360" w:lineRule="auto"/>
        <w:ind w:left="0" w:right="0" w:firstLine="0"/>
        <w:jc w:val="both"/>
        <w:pPrChange w:id="166" w:author="Fa'te" w:date="2026-09-17T16:37:07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w:t>
      </w:r>
      <m:oMath>
        <m:r>
          <m:rPr/>
          <w:rPr>
            <w:rFonts w:ascii="Cambria Math" w:hAnsi="Cambria Math" w:eastAsia="宋体" w:cs="Cambria Math"/>
            <w:color w:val="000000"/>
            <w:spacing w:val="0"/>
            <w:sz w:val="21"/>
            <w:szCs w:val="21"/>
            <w:lang w:val="en-US" w:eastAsia="zh-CN"/>
          </w:rPr>
          <m:t>X</m:t>
        </m:r>
      </m:oMath>
      <w:r>
        <w:rPr>
          <w:rFonts w:ascii="Times New Roman" w:hAnsi="Times New Roman" w:eastAsia="宋体" w:cs="Times New Roman"/>
          <w:color w:val="000000"/>
          <w:spacing w:val="0"/>
          <w:sz w:val="21"/>
          <w:szCs w:val="24"/>
          <w:lang w:val="en-US" w:eastAsia="zh-CN"/>
        </w:rPr>
        <w:t>提供查询，</w:t>
      </w:r>
      <m:oMath>
        <m:r>
          <m:rPr/>
          <w:rPr>
            <w:rFonts w:ascii="Cambria Math" w:hAnsi="Cambria Math" w:eastAsia="宋体" w:cs="Cambria Math"/>
            <w:color w:val="000000"/>
            <w:spacing w:val="0"/>
            <w:sz w:val="21"/>
            <w:szCs w:val="21"/>
            <w:lang w:val="en-US" w:eastAsia="zh-CN"/>
          </w:rPr>
          <m:t>Y</m:t>
        </m:r>
      </m:oMath>
      <w:r>
        <w:rPr>
          <w:rFonts w:ascii="Times New Roman" w:hAnsi="Times New Roman" w:eastAsia="宋体" w:cs="Times New Roman"/>
          <w:color w:val="000000"/>
          <w:spacing w:val="0"/>
          <w:sz w:val="21"/>
          <w:szCs w:val="24"/>
          <w:lang w:val="en-US" w:eastAsia="zh-CN"/>
        </w:rPr>
        <w:t>同时提供键与值，</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Q</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K</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k</m:t>
                </m:r>
              </m:sub>
            </m:sSub>
          </m:sup>
        </m:sSup>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r>
          <m:rPr>
            <m:sty m:val="p"/>
          </m:rPr>
          <w:rPr>
            <w:rFonts w:ascii="Cambria Math" w:hAnsi="Cambria Math" w:eastAsia="宋体" w:cs="Cambria Math"/>
            <w:color w:val="000000"/>
            <w:spacing w:val="0"/>
            <w:sz w:val="21"/>
            <w:szCs w:val="21"/>
            <w:lang w:val="en-US" w:eastAsia="zh-CN"/>
          </w:rPr>
          <m:t>Softmax</m:t>
        </m:r>
      </m:oMath>
      <w:r>
        <w:rPr>
          <w:rFonts w:ascii="Times New Roman" w:hAnsi="Times New Roman" w:eastAsia="宋体" w:cs="Times New Roman"/>
          <w:color w:val="000000"/>
          <w:spacing w:val="0"/>
          <w:sz w:val="21"/>
          <w:szCs w:val="24"/>
          <w:lang w:val="en-US" w:eastAsia="zh-CN"/>
        </w:rPr>
        <w:t>沿键所在维度归一化。记自注意力为</w:t>
      </w:r>
      <m:oMath>
        <m:r>
          <m:rPr>
            <m:sty m:val="p"/>
          </m:rPr>
          <w:rPr>
            <w:rFonts w:ascii="Cambria Math" w:hAnsi="Cambria Math" w:eastAsia="宋体" w:cs="Cambria Math"/>
            <w:color w:val="000000"/>
            <w:spacing w:val="0"/>
            <w:sz w:val="21"/>
            <w:szCs w:val="21"/>
            <w:lang w:val="en-US" w:eastAsia="zh-CN"/>
          </w:rPr>
          <m:t>SA(</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)=Attn(</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，交叉注意力为</w:t>
      </w:r>
      <m:oMath>
        <m:r>
          <m:rPr>
            <m:sty m:val="p"/>
          </m:rPr>
          <w:rPr>
            <w:rFonts w:ascii="Cambria Math" w:hAnsi="Cambria Math" w:eastAsia="宋体" w:cs="Cambria Math"/>
            <w:color w:val="000000"/>
            <w:spacing w:val="0"/>
            <w:sz w:val="21"/>
            <w:szCs w:val="21"/>
            <w:lang w:val="en-US" w:eastAsia="zh-CN"/>
          </w:rPr>
          <m:t>CA(</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Y</m:t>
        </m:r>
        <m:r>
          <m:rPr>
            <m:sty m:val="p"/>
          </m:rPr>
          <w:rPr>
            <w:rFonts w:ascii="Cambria Math" w:hAnsi="Cambria Math" w:eastAsia="宋体" w:cs="Cambria Math"/>
            <w:color w:val="000000"/>
            <w:spacing w:val="0"/>
            <w:sz w:val="21"/>
            <w:szCs w:val="21"/>
            <w:lang w:val="en-US" w:eastAsia="zh-CN"/>
          </w:rPr>
          <m:t>)=Attn(</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Y</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w:t>
      </w:r>
    </w:p>
    <w:p w14:paraId="710D2E2B">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随后，我们把第3.3节得到的属性级语义token作为键值注入两条模态序列。对候选类别</w:t>
      </w:r>
      <m:oMath>
        <m:r>
          <m:rPr/>
          <w:rPr>
            <w:rFonts w:ascii="Cambria Math" w:hAnsi="Cambria Math" w:eastAsia="宋体" w:cs="Cambria Math"/>
            <w:color w:val="000000"/>
            <w:spacing w:val="0"/>
            <w:sz w:val="21"/>
            <w:szCs w:val="21"/>
            <w:lang w:val="en-US" w:eastAsia="zh-CN"/>
          </w:rPr>
          <m:t>c</m:t>
        </m:r>
      </m:oMath>
      <w:r>
        <w:rPr>
          <w:rFonts w:ascii="Times New Roman" w:hAnsi="Times New Roman" w:eastAsia="宋体" w:cs="Times New Roman"/>
          <w:color w:val="000000"/>
          <w:spacing w:val="0"/>
          <w:sz w:val="21"/>
          <w:szCs w:val="24"/>
          <w:lang w:val="en-US" w:eastAsia="zh-CN"/>
        </w:rPr>
        <w:t>，先用可学习投影把语义token映射到共享维度，</w:t>
      </w:r>
      <m:oMath>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S</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s</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S</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s</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，其中</w:t>
      </w:r>
      <m:oMath>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s</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s</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。类别条件化的序列编码定义如下：</w:t>
      </w:r>
    </w:p>
    <w:p w14:paraId="0E5CC43A">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V</m:t>
        </m:r>
        <m:r>
          <m:rPr>
            <m:sty m:val="p"/>
          </m:rPr>
          <w:rPr>
            <w:rFonts w:ascii="Cambria Math" w:hAnsi="Cambria Math" w:eastAsia="宋体" w:cs="Cambria Math"/>
            <w:color w:val="000000"/>
            <w:spacing w:val="0"/>
            <w:sz w:val="21"/>
            <w:szCs w:val="21"/>
            <w:lang w:val="en-US" w:eastAsia="zh-CN"/>
          </w:rPr>
          <m:t>+SA(</m:t>
        </m:r>
        <m:r>
          <m:rPr/>
          <w:rPr>
            <w:rFonts w:ascii="Cambria Math" w:hAnsi="Cambria Math" w:eastAsia="宋体" w:cs="Cambria Math"/>
            <w:color w:val="000000"/>
            <w:spacing w:val="0"/>
            <w:sz w:val="21"/>
            <w:szCs w:val="21"/>
            <w:lang w:val="en-US" w:eastAsia="zh-CN"/>
          </w:rPr>
          <m:t>V</m:t>
        </m:r>
        <m:r>
          <m:rPr>
            <m:sty m:val="p"/>
          </m:rPr>
          <w:rPr>
            <w:rFonts w:ascii="Cambria Math" w:hAnsi="Cambria Math" w:eastAsia="宋体" w:cs="Cambria Math"/>
            <w:color w:val="000000"/>
            <w:spacing w:val="0"/>
            <w:sz w:val="21"/>
            <w:szCs w:val="21"/>
            <w:lang w:val="en-US" w:eastAsia="zh-CN"/>
          </w:rPr>
          <m:t>)+CA</m:t>
        </m:r>
        <m:d>
          <m:dPr>
            <m:sepChr m:val=""/>
          </m:dPr>
          <m:e>
            <m:r>
              <m:rPr/>
              <w:rPr>
                <w:rFonts w:ascii="Cambria Math" w:hAnsi="Cambria Math" w:eastAsia="宋体" w:cs="Cambria Math"/>
                <w:color w:val="000000"/>
                <w:spacing w:val="0"/>
                <w:sz w:val="21"/>
                <w:szCs w:val="21"/>
                <w:lang w:val="en-US" w:eastAsia="zh-CN"/>
              </w:rPr>
              <m:t>V</m:t>
            </m:r>
            <m:r>
              <m:rPr>
                <m:sty m:val="p"/>
              </m:rPr>
              <w:rPr>
                <w:rFonts w:ascii="Cambria Math" w:hAnsi="Cambria Math" w:eastAsia="宋体" w:cs="Cambria Math"/>
                <w:color w:val="000000"/>
                <w:spacing w:val="0"/>
                <w:sz w:val="21"/>
                <w:szCs w:val="21"/>
                <w:lang w:val="en-US" w:eastAsia="zh-CN"/>
              </w:rPr>
              <m:t>,</m:t>
            </m:r>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（11）</w:t>
      </w:r>
    </w:p>
    <w:p w14:paraId="4A87FA72">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A</m:t>
        </m:r>
        <m:r>
          <m:rPr>
            <m:sty m:val="p"/>
          </m:rPr>
          <w:rPr>
            <w:rFonts w:ascii="Cambria Math" w:hAnsi="Cambria Math" w:eastAsia="宋体" w:cs="Cambria Math"/>
            <w:color w:val="000000"/>
            <w:spacing w:val="0"/>
            <w:sz w:val="21"/>
            <w:szCs w:val="21"/>
            <w:lang w:val="en-US" w:eastAsia="zh-CN"/>
          </w:rPr>
          <m:t>+SA(</m:t>
        </m:r>
        <m:r>
          <m:rPr/>
          <w:rPr>
            <w:rFonts w:ascii="Cambria Math" w:hAnsi="Cambria Math" w:eastAsia="宋体" w:cs="Cambria Math"/>
            <w:color w:val="000000"/>
            <w:spacing w:val="0"/>
            <w:sz w:val="21"/>
            <w:szCs w:val="21"/>
            <w:lang w:val="en-US" w:eastAsia="zh-CN"/>
          </w:rPr>
          <m:t>A</m:t>
        </m:r>
        <m:r>
          <m:rPr>
            <m:sty m:val="p"/>
          </m:rPr>
          <w:rPr>
            <w:rFonts w:ascii="Cambria Math" w:hAnsi="Cambria Math" w:eastAsia="宋体" w:cs="Cambria Math"/>
            <w:color w:val="000000"/>
            <w:spacing w:val="0"/>
            <w:sz w:val="21"/>
            <w:szCs w:val="21"/>
            <w:lang w:val="en-US" w:eastAsia="zh-CN"/>
          </w:rPr>
          <m:t>)+CA</m:t>
        </m:r>
        <m:d>
          <m:dPr>
            <m:sepChr m:val=""/>
          </m:dPr>
          <m:e>
            <m:r>
              <m:rPr/>
              <w:rPr>
                <w:rFonts w:ascii="Cambria Math" w:hAnsi="Cambria Math" w:eastAsia="宋体" w:cs="Cambria Math"/>
                <w:color w:val="000000"/>
                <w:spacing w:val="0"/>
                <w:sz w:val="21"/>
                <w:szCs w:val="21"/>
                <w:lang w:val="en-US" w:eastAsia="zh-CN"/>
              </w:rPr>
              <m:t>A</m:t>
            </m:r>
            <m:r>
              <m:rPr>
                <m:sty m:val="p"/>
              </m:rPr>
              <w:rPr>
                <w:rFonts w:ascii="Cambria Math" w:hAnsi="Cambria Math" w:eastAsia="宋体" w:cs="Cambria Math"/>
                <w:color w:val="000000"/>
                <w:spacing w:val="0"/>
                <w:sz w:val="21"/>
                <w:szCs w:val="21"/>
                <w:lang w:val="en-US" w:eastAsia="zh-CN"/>
              </w:rPr>
              <m:t>,</m:t>
            </m:r>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（12）</w:t>
      </w:r>
    </w:p>
    <w:p w14:paraId="1B585936">
      <w:pPr>
        <w:keepNext w:val="0"/>
        <w:keepLines w:val="0"/>
        <w:pageBreakBefore w:val="0"/>
        <w:widowControl/>
        <w:autoSpaceDE w:val="0"/>
        <w:autoSpaceDN w:val="0"/>
        <w:snapToGrid w:val="0"/>
        <w:spacing w:before="0" w:after="0" w:line="360" w:lineRule="auto"/>
        <w:ind w:left="0" w:right="0" w:firstLine="0"/>
        <w:jc w:val="both"/>
        <w:rPr>
          <w:rFonts w:ascii="Times New Roman" w:hAnsi="Times New Roman" w:eastAsia="宋体" w:cs="Times New Roman"/>
          <w:color w:val="000000"/>
          <w:spacing w:val="0"/>
          <w:sz w:val="21"/>
          <w:szCs w:val="24"/>
          <w:lang w:val="en-US" w:eastAsia="zh-CN"/>
        </w:rPr>
        <w:pPrChange w:id="167" w:author="Fa'te" w:date="2026-09-17T16:37:10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w:t>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分别为以类别</w:t>
      </w:r>
      <m:oMath>
        <m:r>
          <m:rPr/>
          <w:rPr>
            <w:rFonts w:ascii="Cambria Math" w:hAnsi="Cambria Math" w:eastAsia="宋体" w:cs="Cambria Math"/>
            <w:color w:val="000000"/>
            <w:spacing w:val="0"/>
            <w:sz w:val="21"/>
            <w:szCs w:val="21"/>
            <w:lang w:val="en-US" w:eastAsia="zh-CN"/>
          </w:rPr>
          <m:t>c</m:t>
        </m:r>
      </m:oMath>
      <w:r>
        <w:rPr>
          <w:rFonts w:ascii="Times New Roman" w:hAnsi="Times New Roman" w:eastAsia="宋体" w:cs="Times New Roman"/>
          <w:color w:val="000000"/>
          <w:spacing w:val="0"/>
          <w:sz w:val="21"/>
          <w:szCs w:val="24"/>
          <w:lang w:val="en-US" w:eastAsia="zh-CN"/>
        </w:rPr>
        <w:t>为条件的视觉序列与音频序列。</w:t>
      </w:r>
    </w:p>
    <w:p w14:paraId="61591945">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b/>
          <w:bCs/>
          <w:color w:val="000000"/>
          <w:spacing w:val="0"/>
          <w:sz w:val="21"/>
          <w:szCs w:val="24"/>
          <w:lang w:val="en-US" w:eastAsia="zh-CN"/>
        </w:rPr>
        <w:t>多高斯专家时序定位。</w:t>
      </w:r>
      <w:r>
        <w:rPr>
          <w:rFonts w:ascii="Times New Roman" w:hAnsi="Times New Roman" w:eastAsia="宋体" w:cs="Times New Roman"/>
          <w:color w:val="000000"/>
          <w:spacing w:val="0"/>
          <w:sz w:val="21"/>
          <w:szCs w:val="24"/>
          <w:lang w:val="en-US" w:eastAsia="zh-CN"/>
        </w:rPr>
        <w:t>得到类别条件化序列后，我们进一步在时间轴上定位类别相关证据。我们采用一组连续的高斯时间分布作为软掩码，并允许视觉与音频拥有各自独立的定位结果。首先，以优化后的原型为查询，从条件化序列中汇聚出候选类别视角下的模态摘要向量：</w:t>
      </w:r>
    </w:p>
    <w:p w14:paraId="07BBA036">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q</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=CA</m:t>
        </m:r>
        <m:d>
          <m:dPr>
            <m:sepChr m:val=""/>
          </m:dPr>
          <m:e>
            <m:r>
              <m:rPr/>
              <w:rPr>
                <w:rFonts w:ascii="Cambria Math" w:hAnsi="Cambria Math" w:eastAsia="宋体" w:cs="Cambria Math"/>
                <w:color w:val="000000"/>
                <w:spacing w:val="0"/>
                <w:sz w:val="21"/>
                <w:szCs w:val="21"/>
                <w:lang w:val="en-US" w:eastAsia="zh-CN"/>
              </w:rPr>
              <m:t>ψ</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e>
        </m:d>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  </m:t>
        </m:r>
        <m:sSubSup>
          <m:sSubSupPr/>
          <m:e>
            <m:r>
              <m:rPr/>
              <w:rPr>
                <w:rFonts w:ascii="Cambria Math" w:hAnsi="Cambria Math" w:eastAsia="宋体" w:cs="Cambria Math"/>
                <w:color w:val="000000"/>
                <w:spacing w:val="0"/>
                <w:sz w:val="21"/>
                <w:szCs w:val="21"/>
                <w:lang w:val="en-US" w:eastAsia="zh-CN"/>
              </w:rPr>
              <m:t>q</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=CA</m:t>
        </m:r>
        <m:d>
          <m:dPr>
            <m:sepChr m:val=""/>
          </m:dPr>
          <m:e>
            <m:r>
              <m:rPr/>
              <w:rPr>
                <w:rFonts w:ascii="Cambria Math" w:hAnsi="Cambria Math" w:eastAsia="宋体" w:cs="Cambria Math"/>
                <w:color w:val="000000"/>
                <w:spacing w:val="0"/>
                <w:sz w:val="21"/>
                <w:szCs w:val="21"/>
                <w:lang w:val="en-US" w:eastAsia="zh-CN"/>
              </w:rPr>
              <m:t>ψ</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（13）</w:t>
      </w:r>
    </w:p>
    <w:p w14:paraId="3DF35EE2">
      <w:pPr>
        <w:keepNext w:val="0"/>
        <w:keepLines w:val="0"/>
        <w:pageBreakBefore w:val="0"/>
        <w:widowControl/>
        <w:autoSpaceDE w:val="0"/>
        <w:autoSpaceDN w:val="0"/>
        <w:snapToGrid w:val="0"/>
        <w:spacing w:before="0" w:after="0" w:line="360" w:lineRule="auto"/>
        <w:ind w:left="0" w:right="0" w:firstLine="0"/>
        <w:jc w:val="both"/>
        <w:pPrChange w:id="168" w:author="Fa'te" w:date="2026-09-17T16:37:15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w:t>
      </w:r>
      <m:oMath>
        <m:r>
          <m:rPr/>
          <w:rPr>
            <w:rFonts w:ascii="Cambria Math" w:hAnsi="Cambria Math" w:eastAsia="宋体" w:cs="Cambria Math"/>
            <w:color w:val="000000"/>
            <w:spacing w:val="0"/>
            <w:sz w:val="21"/>
            <w:szCs w:val="21"/>
            <w:lang w:val="en-US" w:eastAsia="zh-CN"/>
          </w:rPr>
          <m:t>ψ</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ψ</m:t>
            </m:r>
          </m:sub>
        </m:sSub>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ψ</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是把原型从</w:t>
      </w:r>
      <m:oMath>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s</m:t>
            </m:r>
          </m:sub>
        </m:sSub>
      </m:oMath>
      <w:r>
        <w:rPr>
          <w:rFonts w:ascii="Times New Roman" w:hAnsi="Times New Roman" w:eastAsia="宋体" w:cs="Times New Roman"/>
          <w:color w:val="000000"/>
          <w:spacing w:val="0"/>
          <w:sz w:val="21"/>
          <w:szCs w:val="24"/>
          <w:lang w:val="en-US" w:eastAsia="zh-CN"/>
        </w:rPr>
        <w:t>维语义空间映射到共享特征空间的可学习变换，</w:t>
      </w:r>
      <m:oMath>
        <m:r>
          <m:rPr/>
          <w:rPr>
            <w:rFonts w:ascii="Cambria Math" w:hAnsi="Cambria Math" w:eastAsia="宋体" w:cs="Cambria Math"/>
            <w:color w:val="000000"/>
            <w:spacing w:val="0"/>
            <w:sz w:val="21"/>
            <w:szCs w:val="21"/>
            <w:lang w:val="en-US" w:eastAsia="zh-CN"/>
          </w:rPr>
          <m:t>ψ</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作为单行查询参与注意力，故</w:t>
      </w:r>
      <m:oMath>
        <m:sSubSup>
          <m:sSubSupPr/>
          <m:e>
            <m:r>
              <m:rPr/>
              <w:rPr>
                <w:rFonts w:ascii="Cambria Math" w:hAnsi="Cambria Math" w:eastAsia="宋体" w:cs="Cambria Math"/>
                <w:color w:val="000000"/>
                <w:spacing w:val="0"/>
                <w:sz w:val="21"/>
                <w:szCs w:val="21"/>
                <w:lang w:val="en-US" w:eastAsia="zh-CN"/>
              </w:rPr>
              <m:t>q</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q</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。随后，我们为每个模态生成</w:t>
      </w:r>
      <m:oMath>
        <m:r>
          <m:rPr/>
          <w:rPr>
            <w:rFonts w:ascii="Cambria Math" w:hAnsi="Cambria Math" w:eastAsia="宋体" w:cs="Cambria Math"/>
            <w:color w:val="000000"/>
            <w:spacing w:val="0"/>
            <w:sz w:val="21"/>
            <w:szCs w:val="21"/>
            <w:lang w:val="en-US" w:eastAsia="zh-CN"/>
          </w:rPr>
          <m:t>E</m:t>
        </m:r>
      </m:oMath>
      <w:r>
        <w:rPr>
          <w:rFonts w:ascii="Times New Roman" w:hAnsi="Times New Roman" w:eastAsia="宋体" w:cs="Times New Roman"/>
          <w:color w:val="000000"/>
          <w:spacing w:val="0"/>
          <w:sz w:val="21"/>
          <w:szCs w:val="24"/>
          <w:lang w:val="en-US" w:eastAsia="zh-CN"/>
        </w:rPr>
        <w:t>个高斯专家的分布参数。以</w:t>
      </w:r>
      <m:oMath>
        <m:r>
          <m:rPr/>
          <w:rPr>
            <w:rFonts w:ascii="Cambria Math" w:hAnsi="Cambria Math" w:eastAsia="宋体" w:cs="Cambria Math"/>
            <w:color w:val="000000"/>
            <w:spacing w:val="0"/>
            <w:sz w:val="21"/>
            <w:szCs w:val="21"/>
            <w:lang w:val="en-US" w:eastAsia="zh-CN"/>
          </w:rPr>
          <m:t>m</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v</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a</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统一表示模态，参数生成过程为：</w:t>
      </w:r>
    </w:p>
    <w:p w14:paraId="735F2CDE">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d>
          <m:dPr>
            <m:begChr m:val="["/>
            <m:sepChr m:val=""/>
            <m:endChr m:val="]"/>
          </m:dPr>
          <m:e>
            <m:sSup>
              <m:sSupPr/>
              <m:e>
                <m:r>
                  <m:rPr/>
                  <w:rPr>
                    <w:rFonts w:ascii="Cambria Math" w:hAnsi="Cambria Math" w:eastAsia="宋体" w:cs="Cambria Math"/>
                    <w:color w:val="000000"/>
                    <w:spacing w:val="0"/>
                    <w:sz w:val="21"/>
                    <w:szCs w:val="21"/>
                    <w:lang w:val="en-US" w:eastAsia="zh-CN"/>
                  </w:rPr>
                  <m:t>δ</m:t>
                </m:r>
              </m:e>
              <m:sup>
                <m:r>
                  <m:rPr/>
                  <w:rPr>
                    <w:rFonts w:ascii="Cambria Math" w:hAnsi="Cambria Math" w:eastAsia="宋体" w:cs="Cambria Math"/>
                    <w:color w:val="000000"/>
                    <w:spacing w:val="0"/>
                    <w:sz w:val="21"/>
                    <w:szCs w:val="21"/>
                    <w:lang w:val="en-US" w:eastAsia="zh-CN"/>
                  </w:rPr>
                  <m:t>m</m:t>
                </m:r>
              </m:sup>
            </m:sSup>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ε</m:t>
                </m:r>
              </m:e>
              <m:sup>
                <m:r>
                  <m:rPr/>
                  <w:rPr>
                    <w:rFonts w:ascii="Cambria Math" w:hAnsi="Cambria Math" w:eastAsia="宋体" w:cs="Cambria Math"/>
                    <w:color w:val="000000"/>
                    <w:spacing w:val="0"/>
                    <w:sz w:val="21"/>
                    <w:szCs w:val="21"/>
                    <w:lang w:val="en-US" w:eastAsia="zh-CN"/>
                  </w:rPr>
                  <m:t>m</m:t>
                </m:r>
              </m:sup>
            </m:sSup>
          </m:e>
        </m:d>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q</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m</m:t>
            </m:r>
          </m:sup>
        </m:sSubSup>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g</m:t>
            </m:r>
          </m:sub>
          <m:sup>
            <m:r>
              <m:rPr/>
              <w:rPr>
                <w:rFonts w:ascii="Cambria Math" w:hAnsi="Cambria Math" w:eastAsia="宋体" w:cs="Cambria Math"/>
                <w:color w:val="000000"/>
                <w:spacing w:val="0"/>
                <w:sz w:val="21"/>
                <w:szCs w:val="21"/>
                <w:lang w:val="en-US" w:eastAsia="zh-CN"/>
              </w:rPr>
              <m:t>m</m:t>
            </m:r>
          </m:sup>
        </m:sSubSup>
      </m:oMath>
      <w:r>
        <w:rPr>
          <w:rFonts w:ascii="Times New Roman" w:hAnsi="Times New Roman" w:eastAsia="宋体" w:cs="Times New Roman"/>
          <w:color w:val="000000"/>
          <w:sz w:val="21"/>
        </w:rPr>
        <w:tab/>
      </w:r>
      <w:r>
        <w:rPr>
          <w:rFonts w:ascii="Times New Roman" w:hAnsi="Times New Roman" w:eastAsia="宋体" w:cs="Times New Roman"/>
          <w:color w:val="000000"/>
          <w:sz w:val="21"/>
        </w:rPr>
        <w:t>（14）</w:t>
      </w:r>
    </w:p>
    <w:p w14:paraId="12272513">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μ</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f>
          <m:fPr/>
          <m:num>
            <m:r>
              <m:rPr/>
              <w:rPr>
                <w:rFonts w:ascii="Cambria Math" w:hAnsi="Cambria Math" w:eastAsia="宋体" w:cs="Cambria Math"/>
                <w:color w:val="000000"/>
                <w:spacing w:val="0"/>
                <w:sz w:val="21"/>
                <w:szCs w:val="21"/>
                <w:lang w:val="en-US" w:eastAsia="zh-CN"/>
              </w:rPr>
              <m:t>2k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num>
          <m:den>
            <m:r>
              <m:rPr/>
              <w:rPr>
                <w:rFonts w:ascii="Cambria Math" w:hAnsi="Cambria Math" w:eastAsia="宋体" w:cs="Cambria Math"/>
                <w:color w:val="000000"/>
                <w:spacing w:val="0"/>
                <w:sz w:val="21"/>
                <w:szCs w:val="21"/>
                <w:lang w:val="en-US" w:eastAsia="zh-CN"/>
              </w:rPr>
              <m:t>2E</m:t>
            </m:r>
          </m:den>
        </m:f>
        <m:r>
          <m:rPr>
            <m:sty m:val="p"/>
          </m:rPr>
          <w:rPr>
            <w:rFonts w:ascii="Cambria Math" w:hAnsi="Cambria Math" w:eastAsia="宋体" w:cs="Cambria Math"/>
            <w:color w:val="000000"/>
            <w:spacing w:val="0"/>
            <w:sz w:val="21"/>
            <w:szCs w:val="21"/>
            <w:lang w:val="en-US" w:eastAsia="zh-CN"/>
          </w:rPr>
          <m:t>+</m:t>
        </m:r>
        <m:f>
          <m:fPr/>
          <m:num>
            <m:r>
              <m:rPr/>
              <w:rPr>
                <w:rFonts w:ascii="Cambria Math" w:hAnsi="Cambria Math" w:eastAsia="宋体" w:cs="Cambria Math"/>
                <w:color w:val="000000"/>
                <w:spacing w:val="0"/>
                <w:sz w:val="21"/>
                <w:szCs w:val="21"/>
                <w:lang w:val="en-US" w:eastAsia="zh-CN"/>
              </w:rPr>
              <m:t>1</m:t>
            </m:r>
          </m:num>
          <m:den>
            <m:r>
              <m:rPr/>
              <w:rPr>
                <w:rFonts w:ascii="Cambria Math" w:hAnsi="Cambria Math" w:eastAsia="宋体" w:cs="Cambria Math"/>
                <w:color w:val="000000"/>
                <w:spacing w:val="0"/>
                <w:sz w:val="21"/>
                <w:szCs w:val="21"/>
                <w:lang w:val="en-US" w:eastAsia="zh-CN"/>
              </w:rPr>
              <m:t>2E</m:t>
            </m:r>
          </m:den>
        </m:f>
        <m:r>
          <m:rPr>
            <m:sty m:val="p"/>
          </m:rPr>
          <w:rPr>
            <w:rFonts w:ascii="Cambria Math" w:hAnsi="Cambria Math" w:eastAsia="宋体" w:cs="Cambria Math"/>
            <w:color w:val="000000"/>
            <w:spacing w:val="0"/>
            <w:sz w:val="21"/>
            <w:szCs w:val="21"/>
            <w:lang w:val="en-US" w:eastAsia="zh-CN"/>
          </w:rPr>
          <m:t>tanh</m:t>
        </m:r>
        <m:d>
          <m:dPr>
            <m:sepChr m:val=""/>
          </m:dPr>
          <m:e>
            <m:sSubSup>
              <m:sSubSupPr/>
              <m:e>
                <m:r>
                  <m:rPr/>
                  <w:rPr>
                    <w:rFonts w:ascii="Cambria Math" w:hAnsi="Cambria Math" w:eastAsia="宋体" w:cs="Cambria Math"/>
                    <w:color w:val="000000"/>
                    <w:spacing w:val="0"/>
                    <w:sz w:val="21"/>
                    <w:szCs w:val="21"/>
                    <w:lang w:val="en-US" w:eastAsia="zh-CN"/>
                  </w:rPr>
                  <m:t>δ</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e>
        </m:d>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  </m:t>
        </m:r>
        <m:sSubSup>
          <m:sSubSupPr/>
          <m:e>
            <m:r>
              <m:rPr/>
              <w:rPr>
                <w:rFonts w:ascii="Cambria Math" w:hAnsi="Cambria Math" w:eastAsia="宋体" w:cs="Cambria Math"/>
                <w:color w:val="000000"/>
                <w:spacing w:val="0"/>
                <w:sz w:val="21"/>
                <w:szCs w:val="21"/>
                <w:lang w:val="en-US" w:eastAsia="zh-CN"/>
              </w:rPr>
              <m:t>σ</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=Softplus</m:t>
        </m:r>
        <m:d>
          <m:dPr>
            <m:sepChr m:val=""/>
          </m:dPr>
          <m:e>
            <m:sSubSup>
              <m:sSubSupPr/>
              <m:e>
                <m:r>
                  <m:rPr/>
                  <w:rPr>
                    <w:rFonts w:ascii="Cambria Math" w:hAnsi="Cambria Math" w:eastAsia="宋体" w:cs="Cambria Math"/>
                    <w:color w:val="000000"/>
                    <w:spacing w:val="0"/>
                    <w:sz w:val="21"/>
                    <w:szCs w:val="21"/>
                    <w:lang w:val="en-US" w:eastAsia="zh-CN"/>
                  </w:rPr>
                  <m:t>ε</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（15）</w:t>
      </w:r>
    </w:p>
    <w:p w14:paraId="2C4A0DB3">
      <w:pPr>
        <w:keepNext w:val="0"/>
        <w:keepLines w:val="0"/>
        <w:pageBreakBefore w:val="0"/>
        <w:widowControl/>
        <w:autoSpaceDE w:val="0"/>
        <w:autoSpaceDN w:val="0"/>
        <w:snapToGrid w:val="0"/>
        <w:spacing w:before="0" w:after="0" w:line="360" w:lineRule="auto"/>
        <w:ind w:left="0" w:right="0" w:firstLine="0"/>
        <w:jc w:val="both"/>
        <w:pPrChange w:id="169" w:author="Fa'te" w:date="2026-09-17T16:37:16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w:t>
      </w:r>
      <m:oMath>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g</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2E</m:t>
            </m:r>
          </m:sup>
        </m:sSup>
      </m:oMath>
      <w:r>
        <w:rPr>
          <w:rFonts w:ascii="Times New Roman" w:hAnsi="Times New Roman" w:eastAsia="宋体" w:cs="Times New Roman"/>
          <w:color w:val="000000"/>
          <w:spacing w:val="0"/>
          <w:sz w:val="21"/>
          <w:szCs w:val="24"/>
          <w:lang w:val="en-US" w:eastAsia="zh-CN"/>
        </w:rPr>
        <w:t>为参数生成矩阵，式（14）将</w:t>
      </w:r>
      <m:oMath>
        <m:r>
          <m:rPr/>
          <w:rPr>
            <w:rFonts w:ascii="Cambria Math" w:hAnsi="Cambria Math" w:eastAsia="宋体" w:cs="Cambria Math"/>
            <w:color w:val="000000"/>
            <w:spacing w:val="0"/>
            <w:sz w:val="21"/>
            <w:szCs w:val="21"/>
            <w:lang w:val="en-US" w:eastAsia="zh-CN"/>
          </w:rPr>
          <m:t>2E</m:t>
        </m:r>
      </m:oMath>
      <w:r>
        <w:rPr>
          <w:rFonts w:ascii="Times New Roman" w:hAnsi="Times New Roman" w:eastAsia="宋体" w:cs="Times New Roman"/>
          <w:color w:val="000000"/>
          <w:spacing w:val="0"/>
          <w:sz w:val="21"/>
          <w:szCs w:val="24"/>
          <w:lang w:val="en-US" w:eastAsia="zh-CN"/>
        </w:rPr>
        <w:t>维输出按前后两半拆分为中心偏移量</w:t>
      </w:r>
      <m:oMath>
        <m:sSup>
          <m:sSupPr/>
          <m:e>
            <m:r>
              <m:rPr/>
              <w:rPr>
                <w:rFonts w:ascii="Cambria Math" w:hAnsi="Cambria Math" w:eastAsia="宋体" w:cs="Cambria Math"/>
                <w:color w:val="000000"/>
                <w:spacing w:val="0"/>
                <w:sz w:val="21"/>
                <w:szCs w:val="21"/>
                <w:lang w:val="en-US" w:eastAsia="zh-CN"/>
              </w:rPr>
              <m:t>δ</m:t>
            </m:r>
          </m:e>
          <m:sup>
            <m:r>
              <m:rPr/>
              <w:rPr>
                <w:rFonts w:ascii="Cambria Math" w:hAnsi="Cambria Math" w:eastAsia="宋体" w:cs="Cambria Math"/>
                <w:color w:val="000000"/>
                <w:spacing w:val="0"/>
                <w:sz w:val="21"/>
                <w:szCs w:val="21"/>
                <w:lang w:val="en-US" w:eastAsia="zh-CN"/>
              </w:rPr>
              <m:t>m</m:t>
            </m:r>
          </m:sup>
        </m:s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E</m:t>
            </m:r>
          </m:sup>
        </m:sSup>
      </m:oMath>
      <w:r>
        <w:rPr>
          <w:rFonts w:ascii="Times New Roman" w:hAnsi="Times New Roman" w:eastAsia="宋体" w:cs="Times New Roman"/>
          <w:color w:val="000000"/>
          <w:spacing w:val="0"/>
          <w:sz w:val="21"/>
          <w:szCs w:val="24"/>
          <w:lang w:val="en-US" w:eastAsia="zh-CN"/>
        </w:rPr>
        <w:t>与宽度参数</w:t>
      </w:r>
      <m:oMath>
        <m:sSup>
          <m:sSupPr/>
          <m:e>
            <m:r>
              <m:rPr/>
              <w:rPr>
                <w:rFonts w:ascii="Cambria Math" w:hAnsi="Cambria Math" w:eastAsia="宋体" w:cs="Cambria Math"/>
                <w:color w:val="000000"/>
                <w:spacing w:val="0"/>
                <w:sz w:val="21"/>
                <w:szCs w:val="21"/>
                <w:lang w:val="en-US" w:eastAsia="zh-CN"/>
              </w:rPr>
              <m:t>ε</m:t>
            </m:r>
          </m:e>
          <m:sup>
            <m:r>
              <m:rPr/>
              <w:rPr>
                <w:rFonts w:ascii="Cambria Math" w:hAnsi="Cambria Math" w:eastAsia="宋体" w:cs="Cambria Math"/>
                <w:color w:val="000000"/>
                <w:spacing w:val="0"/>
                <w:sz w:val="21"/>
                <w:szCs w:val="21"/>
                <w:lang w:val="en-US" w:eastAsia="zh-CN"/>
              </w:rPr>
              <m:t>m</m:t>
            </m:r>
          </m:sup>
        </m:s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E</m:t>
            </m:r>
          </m:sup>
        </m:sSup>
      </m:oMath>
      <w:r>
        <w:rPr>
          <w:rFonts w:ascii="Times New Roman" w:hAnsi="Times New Roman" w:eastAsia="宋体" w:cs="Times New Roman"/>
          <w:color w:val="000000"/>
          <w:spacing w:val="0"/>
          <w:sz w:val="21"/>
          <w:szCs w:val="24"/>
          <w:lang w:val="en-US" w:eastAsia="zh-CN"/>
        </w:rPr>
        <w:t>，</w:t>
      </w:r>
      <m:oMath>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E</m:t>
        </m:r>
      </m:oMath>
      <w:r>
        <w:rPr>
          <w:rFonts w:ascii="Times New Roman" w:hAnsi="Times New Roman" w:eastAsia="宋体" w:cs="Times New Roman"/>
          <w:color w:val="000000"/>
          <w:spacing w:val="0"/>
          <w:sz w:val="21"/>
          <w:szCs w:val="24"/>
          <w:lang w:val="en-US" w:eastAsia="zh-CN"/>
        </w:rPr>
        <w:t>为专家索引，</w:t>
      </w:r>
      <m:oMath>
        <m:sSubSup>
          <m:sSubSupPr/>
          <m:e>
            <m:r>
              <m:rPr/>
              <w:rPr>
                <w:rFonts w:ascii="Cambria Math" w:hAnsi="Cambria Math" w:eastAsia="宋体" w:cs="Cambria Math"/>
                <w:color w:val="000000"/>
                <w:spacing w:val="0"/>
                <w:sz w:val="21"/>
                <w:szCs w:val="21"/>
                <w:lang w:val="en-US" w:eastAsia="zh-CN"/>
              </w:rPr>
              <m:t>μ</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oMath>
      <w:r>
        <w:rPr>
          <w:rFonts w:ascii="Times New Roman" w:hAnsi="Times New Roman" w:eastAsia="宋体" w:cs="Times New Roman"/>
          <w:color w:val="000000"/>
          <w:spacing w:val="0"/>
          <w:sz w:val="21"/>
          <w:szCs w:val="24"/>
          <w:lang w:val="en-US" w:eastAsia="zh-CN"/>
        </w:rPr>
        <w:t>与</w:t>
      </w:r>
      <m:oMath>
        <m:sSubSup>
          <m:sSubSupPr/>
          <m:e>
            <m:r>
              <m:rPr/>
              <w:rPr>
                <w:rFonts w:ascii="Cambria Math" w:hAnsi="Cambria Math" w:eastAsia="宋体" w:cs="Cambria Math"/>
                <w:color w:val="000000"/>
                <w:spacing w:val="0"/>
                <w:sz w:val="21"/>
                <w:szCs w:val="21"/>
                <w:lang w:val="en-US" w:eastAsia="zh-CN"/>
              </w:rPr>
              <m:t>σ</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oMath>
      <w:r>
        <w:rPr>
          <w:rFonts w:ascii="Times New Roman" w:hAnsi="Times New Roman" w:eastAsia="宋体" w:cs="Times New Roman"/>
          <w:color w:val="000000"/>
          <w:spacing w:val="0"/>
          <w:sz w:val="21"/>
          <w:szCs w:val="24"/>
          <w:lang w:val="en-US" w:eastAsia="zh-CN"/>
        </w:rPr>
        <w:t>为第</w:t>
      </w:r>
      <m:oMath>
        <m:r>
          <m:rPr/>
          <w:rPr>
            <w:rFonts w:ascii="Cambria Math" w:hAnsi="Cambria Math" w:eastAsia="宋体" w:cs="Cambria Math"/>
            <w:color w:val="000000"/>
            <w:spacing w:val="0"/>
            <w:sz w:val="21"/>
            <w:szCs w:val="21"/>
            <w:lang w:val="en-US" w:eastAsia="zh-CN"/>
          </w:rPr>
          <m:t>k</m:t>
        </m:r>
      </m:oMath>
      <w:r>
        <w:rPr>
          <w:rFonts w:ascii="Times New Roman" w:hAnsi="Times New Roman" w:eastAsia="宋体" w:cs="Times New Roman"/>
          <w:color w:val="000000"/>
          <w:spacing w:val="0"/>
          <w:sz w:val="21"/>
          <w:szCs w:val="24"/>
          <w:lang w:val="en-US" w:eastAsia="zh-CN"/>
        </w:rPr>
        <w:t>个专家在归一化时间轴</w:t>
      </w:r>
      <m:oMath>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上的高斯中心与标准差。第</w:t>
      </w:r>
      <m:oMath>
        <m:r>
          <m:rPr/>
          <w:rPr>
            <w:rFonts w:ascii="Cambria Math" w:hAnsi="Cambria Math" w:eastAsia="宋体" w:cs="Cambria Math"/>
            <w:color w:val="000000"/>
            <w:spacing w:val="0"/>
            <w:sz w:val="21"/>
            <w:szCs w:val="21"/>
            <w:lang w:val="en-US" w:eastAsia="zh-CN"/>
          </w:rPr>
          <m:t>k</m:t>
        </m:r>
      </m:oMath>
      <w:r>
        <w:rPr>
          <w:rFonts w:ascii="Times New Roman" w:hAnsi="Times New Roman" w:eastAsia="宋体" w:cs="Times New Roman"/>
          <w:color w:val="000000"/>
          <w:spacing w:val="0"/>
          <w:sz w:val="21"/>
          <w:szCs w:val="24"/>
          <w:lang w:val="en-US" w:eastAsia="zh-CN"/>
        </w:rPr>
        <w:t>个专家在时间步</w:t>
      </w:r>
      <m:oMath>
        <m:r>
          <m:rPr/>
          <w:rPr>
            <w:rFonts w:ascii="Cambria Math" w:hAnsi="Cambria Math" w:eastAsia="宋体" w:cs="Cambria Math"/>
            <w:color w:val="000000"/>
            <w:spacing w:val="0"/>
            <w:sz w:val="21"/>
            <w:szCs w:val="21"/>
            <w:lang w:val="en-US" w:eastAsia="zh-CN"/>
          </w:rPr>
          <m:t>t</m:t>
        </m:r>
      </m:oMath>
      <w:r>
        <w:rPr>
          <w:rFonts w:ascii="Times New Roman" w:hAnsi="Times New Roman" w:eastAsia="宋体" w:cs="Times New Roman"/>
          <w:color w:val="000000"/>
          <w:spacing w:val="0"/>
          <w:sz w:val="21"/>
          <w:szCs w:val="24"/>
          <w:lang w:val="en-US" w:eastAsia="zh-CN"/>
        </w:rPr>
        <w:t>上的高斯软掩码及其时间归一化形式定义如下：</w:t>
      </w:r>
    </w:p>
    <w:p w14:paraId="0CC846D4">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g</m:t>
            </m:r>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=exp</m:t>
        </m:r>
        <m:d>
          <m:dPr>
            <m:sepChr m:val=""/>
          </m:dPr>
          <m:e>
            <m:r>
              <m:rPr>
                <m:sty m:val="p"/>
              </m:rPr>
              <w:rPr>
                <w:rFonts w:ascii="Cambria Math" w:hAnsi="Cambria Math" w:eastAsia="宋体" w:cs="Cambria Math"/>
                <w:color w:val="000000"/>
                <w:spacing w:val="0"/>
                <w:sz w:val="21"/>
                <w:szCs w:val="21"/>
                <w:lang w:val="en-US" w:eastAsia="zh-CN"/>
              </w:rPr>
              <m:t>−</m:t>
            </m:r>
            <m:f>
              <m:fPr/>
              <m:num>
                <m:sSup>
                  <m:sSupPr/>
                  <m:e>
                    <m:d>
                      <m:dPr>
                        <m:sepChr m:val=""/>
                      </m:dPr>
                      <m:e>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μ</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e>
                    </m:d>
                  </m:e>
                  <m:sup>
                    <m:r>
                      <m:rPr/>
                      <w:rPr>
                        <w:rFonts w:ascii="Cambria Math" w:hAnsi="Cambria Math" w:eastAsia="宋体" w:cs="Cambria Math"/>
                        <w:color w:val="000000"/>
                        <w:spacing w:val="0"/>
                        <w:sz w:val="21"/>
                        <w:szCs w:val="21"/>
                        <w:lang w:val="en-US" w:eastAsia="zh-CN"/>
                      </w:rPr>
                      <m:t>2</m:t>
                    </m:r>
                  </m:sup>
                </m:sSup>
              </m:num>
              <m:den>
                <m:r>
                  <m:rPr/>
                  <w:rPr>
                    <w:rFonts w:ascii="Cambria Math" w:hAnsi="Cambria Math" w:eastAsia="宋体" w:cs="Cambria Math"/>
                    <w:color w:val="000000"/>
                    <w:spacing w:val="0"/>
                    <w:sz w:val="21"/>
                    <w:szCs w:val="21"/>
                    <w:lang w:val="en-US" w:eastAsia="zh-CN"/>
                  </w:rPr>
                  <m:t>2</m:t>
                </m:r>
                <m:sSup>
                  <m:sSupPr/>
                  <m:e>
                    <m:d>
                      <m:dPr>
                        <m:sepChr m:val=""/>
                      </m:dPr>
                      <m:e>
                        <m:sSubSup>
                          <m:sSubSupPr/>
                          <m:e>
                            <m:r>
                              <m:rPr/>
                              <w:rPr>
                                <w:rFonts w:ascii="Cambria Math" w:hAnsi="Cambria Math" w:eastAsia="宋体" w:cs="Cambria Math"/>
                                <w:color w:val="000000"/>
                                <w:spacing w:val="0"/>
                                <w:sz w:val="21"/>
                                <w:szCs w:val="21"/>
                                <w:lang w:val="en-US" w:eastAsia="zh-CN"/>
                              </w:rPr>
                              <m:t>σ</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e>
                    </m:d>
                  </m:e>
                  <m:sup>
                    <m:r>
                      <m:rPr/>
                      <w:rPr>
                        <w:rFonts w:ascii="Cambria Math" w:hAnsi="Cambria Math" w:eastAsia="宋体" w:cs="Cambria Math"/>
                        <w:color w:val="000000"/>
                        <w:spacing w:val="0"/>
                        <w:sz w:val="21"/>
                        <w:szCs w:val="21"/>
                        <w:lang w:val="en-US" w:eastAsia="zh-CN"/>
                      </w:rPr>
                      <m:t>2</m:t>
                    </m:r>
                  </m:sup>
                </m:sSup>
              </m:den>
            </m:f>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（16）</w:t>
      </w:r>
    </w:p>
    <w:p w14:paraId="1BBFD41B">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acc>
              <m:accPr/>
              <m:e>
                <m:r>
                  <m:rPr/>
                  <w:rPr>
                    <w:rFonts w:ascii="Cambria Math" w:hAnsi="Cambria Math" w:eastAsia="宋体" w:cs="Cambria Math"/>
                    <w:color w:val="000000"/>
                    <w:spacing w:val="0"/>
                    <w:sz w:val="21"/>
                    <w:szCs w:val="21"/>
                    <w:lang w:val="en-US" w:eastAsia="zh-CN"/>
                  </w:rPr>
                  <m:t>g</m:t>
                </m:r>
              </m:e>
            </m:acc>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f>
          <m:fPr/>
          <m:num>
            <m:sSubSup>
              <m:sSubSupPr/>
              <m:e>
                <m:r>
                  <m:rPr/>
                  <w:rPr>
                    <w:rFonts w:ascii="Cambria Math" w:hAnsi="Cambria Math" w:eastAsia="宋体" w:cs="Cambria Math"/>
                    <w:color w:val="000000"/>
                    <w:spacing w:val="0"/>
                    <w:sz w:val="21"/>
                    <w:szCs w:val="21"/>
                    <w:lang w:val="en-US" w:eastAsia="zh-CN"/>
                  </w:rPr>
                  <m:t>g</m:t>
                </m:r>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num>
          <m:den>
            <m:nary>
              <m:naryPr>
                <m:chr m:val="∑"/>
                <m:limLoc m:val="undOvr"/>
              </m:naryPr>
              <m:sub>
                <m:sSup>
                  <m:sSupPr/>
                  <m:e>
                    <m:r>
                      <m:rPr/>
                      <w:rPr>
                        <w:rFonts w:ascii="Cambria Math" w:hAnsi="Cambria Math" w:eastAsia="宋体" w:cs="Cambria Math"/>
                        <w:color w:val="000000"/>
                        <w:spacing w:val="0"/>
                        <w:sz w:val="21"/>
                        <w:szCs w:val="21"/>
                        <w:lang w:val="en-US" w:eastAsia="zh-CN"/>
                      </w:rPr>
                      <m:t>t</m:t>
                    </m:r>
                  </m:e>
                  <m:sup>
                    <m:r>
                      <m:rPr>
                        <m:sty m:val="p"/>
                      </m:rPr>
                      <w:rPr>
                        <w:rFonts w:ascii="Cambria Math" w:hAnsi="Cambria Math" w:eastAsia="宋体" w:cs="Cambria Math"/>
                        <w:color w:val="000000"/>
                        <w:spacing w:val="0"/>
                        <w:sz w:val="21"/>
                        <w:szCs w:val="21"/>
                        <w:lang w:val="en-US" w:eastAsia="zh-CN"/>
                      </w:rPr>
                      <m:t>′</m:t>
                    </m:r>
                  </m:sup>
                </m:s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sub>
              <m:sup>
                <m:r>
                  <m:rPr/>
                  <w:rPr>
                    <w:rFonts w:ascii="Cambria Math" w:hAnsi="Cambria Math" w:eastAsia="宋体" w:cs="Cambria Math"/>
                    <w:color w:val="000000"/>
                    <w:spacing w:val="0"/>
                    <w:sz w:val="21"/>
                    <w:szCs w:val="21"/>
                    <w:lang w:val="en-US" w:eastAsia="zh-CN"/>
                  </w:rPr>
                  <m:t>T</m:t>
                </m:r>
              </m:sup>
              <m:e>
                <m:sSubSup>
                  <m:sSubSupPr/>
                  <m:e>
                    <m:r>
                      <m:rPr/>
                      <w:rPr>
                        <w:rFonts w:ascii="Cambria Math" w:hAnsi="Cambria Math" w:eastAsia="宋体" w:cs="Cambria Math"/>
                        <w:color w:val="000000"/>
                        <w:spacing w:val="0"/>
                        <w:sz w:val="21"/>
                        <w:szCs w:val="21"/>
                        <w:lang w:val="en-US" w:eastAsia="zh-CN"/>
                      </w:rPr>
                      <m:t>g</m:t>
                    </m:r>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t</m:t>
                        </m:r>
                      </m:e>
                      <m:sup>
                        <m:r>
                          <m:rPr>
                            <m:sty m:val="p"/>
                          </m:rPr>
                          <w:rPr>
                            <w:rFonts w:ascii="Cambria Math" w:hAnsi="Cambria Math" w:eastAsia="宋体" w:cs="Cambria Math"/>
                            <w:color w:val="000000"/>
                            <w:spacing w:val="0"/>
                            <w:sz w:val="21"/>
                            <w:szCs w:val="21"/>
                            <w:lang w:val="en-US" w:eastAsia="zh-CN"/>
                          </w:rPr>
                          <m:t>′</m:t>
                        </m:r>
                      </m:sup>
                    </m:sSup>
                  </m:sub>
                  <m:sup>
                    <m:r>
                      <m:rPr/>
                      <w:rPr>
                        <w:rFonts w:ascii="Cambria Math" w:hAnsi="Cambria Math" w:eastAsia="宋体" w:cs="Cambria Math"/>
                        <w:color w:val="000000"/>
                        <w:spacing w:val="0"/>
                        <w:sz w:val="21"/>
                        <w:szCs w:val="21"/>
                        <w:lang w:val="en-US" w:eastAsia="zh-CN"/>
                      </w:rPr>
                      <m:t>m</m:t>
                    </m:r>
                  </m:sup>
                </m:sSubSup>
              </m:e>
            </m:nary>
          </m:den>
        </m:f>
      </m:oMath>
      <w:r>
        <w:rPr>
          <w:rFonts w:ascii="Times New Roman" w:hAnsi="Times New Roman" w:eastAsia="宋体" w:cs="Times New Roman"/>
          <w:color w:val="000000"/>
          <w:sz w:val="21"/>
        </w:rPr>
        <w:tab/>
      </w:r>
      <w:r>
        <w:rPr>
          <w:rFonts w:ascii="Times New Roman" w:hAnsi="Times New Roman" w:eastAsia="宋体" w:cs="Times New Roman"/>
          <w:color w:val="000000"/>
          <w:sz w:val="21"/>
        </w:rPr>
        <w:t>（17）</w:t>
      </w:r>
    </w:p>
    <w:p w14:paraId="225A8CEE">
      <w:pPr>
        <w:keepNext w:val="0"/>
        <w:keepLines w:val="0"/>
        <w:pageBreakBefore w:val="0"/>
        <w:widowControl/>
        <w:autoSpaceDE w:val="0"/>
        <w:autoSpaceDN w:val="0"/>
        <w:snapToGrid w:val="0"/>
        <w:spacing w:before="0" w:after="0" w:line="360" w:lineRule="auto"/>
        <w:ind w:left="0" w:right="0" w:firstLine="0"/>
        <w:jc w:val="both"/>
        <w:pPrChange w:id="170" w:author="Fa'te" w:date="2026-09-17T16:37:19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w:t>
      </w:r>
      <m:oMath>
        <m:sSubSup>
          <m:sSubSupPr/>
          <m:e>
            <m:r>
              <m:rPr/>
              <w:rPr>
                <w:rFonts w:ascii="Cambria Math" w:hAnsi="Cambria Math" w:eastAsia="宋体" w:cs="Cambria Math"/>
                <w:color w:val="000000"/>
                <w:spacing w:val="0"/>
                <w:sz w:val="21"/>
                <w:szCs w:val="21"/>
                <w:lang w:val="en-US" w:eastAsia="zh-CN"/>
              </w:rPr>
              <m:t>g</m:t>
            </m:r>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d>
          <m:dPr>
            <m:endChr m:val="]"/>
          </m:dPr>
          <m:e>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e>
        </m:d>
      </m:oMath>
      <w:r>
        <w:rPr>
          <w:rFonts w:ascii="Times New Roman" w:hAnsi="Times New Roman" w:eastAsia="宋体" w:cs="Times New Roman"/>
          <w:color w:val="000000"/>
          <w:spacing w:val="0"/>
          <w:sz w:val="21"/>
          <w:szCs w:val="24"/>
          <w:lang w:val="en-US" w:eastAsia="zh-CN"/>
        </w:rPr>
        <w:t>在专家中心处取得峰值并随时间距离连续衰减</w:t>
      </w:r>
      <w:r>
        <w:rPr>
          <w:rFonts w:hint="eastAsia" w:cs="Times New Roman"/>
          <w:color w:val="000000"/>
          <w:spacing w:val="0"/>
          <w:sz w:val="21"/>
          <w:szCs w:val="24"/>
          <w:lang w:val="en-US" w:eastAsia="zh-CN"/>
        </w:rPr>
        <w:t>，</w:t>
      </w:r>
      <m:oMath>
        <m:sSubSup>
          <m:sSubSupPr/>
          <m:e>
            <m:acc>
              <m:accPr/>
              <m:e>
                <m:r>
                  <m:rPr/>
                  <w:rPr>
                    <w:rFonts w:ascii="Cambria Math" w:hAnsi="Cambria Math" w:eastAsia="宋体" w:cs="Cambria Math"/>
                    <w:color w:val="000000"/>
                    <w:spacing w:val="0"/>
                    <w:sz w:val="21"/>
                    <w:szCs w:val="21"/>
                    <w:lang w:val="en-US" w:eastAsia="zh-CN"/>
                  </w:rPr>
                  <m:t>g</m:t>
                </m:r>
              </m:e>
            </m:acc>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oMath>
      <w:r>
        <w:rPr>
          <w:rFonts w:ascii="Times New Roman" w:hAnsi="Times New Roman" w:eastAsia="宋体" w:cs="Times New Roman"/>
          <w:color w:val="000000"/>
          <w:spacing w:val="0"/>
          <w:sz w:val="21"/>
          <w:szCs w:val="24"/>
          <w:lang w:val="en-US" w:eastAsia="zh-CN"/>
        </w:rPr>
        <w:t>沿时间维归一化、和为</w:t>
      </w:r>
      <m:oMath>
        <m:r>
          <m:rPr/>
          <w:rPr>
            <w:rFonts w:ascii="Cambria Math" w:hAnsi="Cambria Math" w:eastAsia="宋体" w:cs="Cambria Math"/>
            <w:color w:val="000000"/>
            <w:spacing w:val="0"/>
            <w:sz w:val="21"/>
            <w:szCs w:val="21"/>
            <w:lang w:val="en-US" w:eastAsia="zh-CN"/>
          </w:rPr>
          <m:t>1</m:t>
        </m:r>
      </m:oMath>
      <w:r>
        <w:rPr>
          <w:rFonts w:ascii="Times New Roman" w:hAnsi="Times New Roman" w:eastAsia="宋体" w:cs="Times New Roman"/>
          <w:color w:val="000000"/>
          <w:spacing w:val="0"/>
          <w:sz w:val="21"/>
          <w:szCs w:val="24"/>
          <w:lang w:val="en-US" w:eastAsia="zh-CN"/>
        </w:rPr>
        <w:t>。为了根据当前样本与候选类别决定各专家的贡献，我们由摘要向量生成路由权重：</w:t>
      </w:r>
    </w:p>
    <w:p w14:paraId="5BEBF84C">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p>
          <m:sSupPr/>
          <m:e>
            <m:r>
              <m:rPr/>
              <w:rPr>
                <w:rFonts w:ascii="Cambria Math" w:hAnsi="Cambria Math" w:eastAsia="宋体" w:cs="Cambria Math"/>
                <w:color w:val="000000"/>
                <w:spacing w:val="0"/>
                <w:sz w:val="21"/>
                <w:szCs w:val="21"/>
                <w:lang w:val="en-US" w:eastAsia="zh-CN"/>
              </w:rPr>
              <m:t>r</m:t>
            </m:r>
          </m:e>
          <m:sup>
            <m:r>
              <m:rPr/>
              <w:rPr>
                <w:rFonts w:ascii="Cambria Math" w:hAnsi="Cambria Math" w:eastAsia="宋体" w:cs="Cambria Math"/>
                <w:color w:val="000000"/>
                <w:spacing w:val="0"/>
                <w:sz w:val="21"/>
                <w:szCs w:val="21"/>
                <w:lang w:val="en-US" w:eastAsia="zh-CN"/>
              </w:rPr>
              <m:t>m</m:t>
            </m:r>
          </m:sup>
        </m:sSup>
        <m:r>
          <m:rPr>
            <m:sty m:val="p"/>
          </m:rPr>
          <w:rPr>
            <w:rFonts w:ascii="Cambria Math" w:hAnsi="Cambria Math" w:eastAsia="宋体" w:cs="Cambria Math"/>
            <w:color w:val="000000"/>
            <w:spacing w:val="0"/>
            <w:sz w:val="21"/>
            <w:szCs w:val="21"/>
            <w:lang w:val="en-US" w:eastAsia="zh-CN"/>
          </w:rPr>
          <m:t>=Softmax</m:t>
        </m:r>
        <m:d>
          <m:dPr>
            <m:sepChr m:val=""/>
          </m:dPr>
          <m:e>
            <m:sSubSup>
              <m:sSubSupPr/>
              <m:e>
                <m:r>
                  <m:rPr/>
                  <w:rPr>
                    <w:rFonts w:ascii="Cambria Math" w:hAnsi="Cambria Math" w:eastAsia="宋体" w:cs="Cambria Math"/>
                    <w:color w:val="000000"/>
                    <w:spacing w:val="0"/>
                    <w:sz w:val="21"/>
                    <w:szCs w:val="21"/>
                    <w:lang w:val="en-US" w:eastAsia="zh-CN"/>
                  </w:rPr>
                  <m:t>q</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m</m:t>
                </m:r>
              </m:sup>
            </m:sSubSup>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r</m:t>
                </m:r>
              </m:sub>
              <m:sup>
                <m:r>
                  <m:rPr/>
                  <w:rPr>
                    <w:rFonts w:ascii="Cambria Math" w:hAnsi="Cambria Math" w:eastAsia="宋体" w:cs="Cambria Math"/>
                    <w:color w:val="000000"/>
                    <w:spacing w:val="0"/>
                    <w:sz w:val="21"/>
                    <w:szCs w:val="21"/>
                    <w:lang w:val="en-US" w:eastAsia="zh-CN"/>
                  </w:rPr>
                  <m:t>m</m:t>
                </m:r>
              </m:sup>
            </m:sSubSup>
          </m:e>
        </m:d>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E</m:t>
            </m:r>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（18）</w:t>
      </w:r>
    </w:p>
    <w:p w14:paraId="6D3AD5FE">
      <w:pPr>
        <w:keepNext w:val="0"/>
        <w:keepLines w:val="0"/>
        <w:pageBreakBefore w:val="0"/>
        <w:widowControl/>
        <w:autoSpaceDE w:val="0"/>
        <w:autoSpaceDN w:val="0"/>
        <w:snapToGrid w:val="0"/>
        <w:spacing w:before="0" w:after="0" w:line="360" w:lineRule="auto"/>
        <w:ind w:left="0" w:right="0" w:firstLine="0"/>
        <w:jc w:val="both"/>
        <w:pPrChange w:id="171" w:author="Fa'te" w:date="2026-09-17T16:37:20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w:t>
      </w:r>
      <m:oMath>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r</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E</m:t>
            </m:r>
          </m:sup>
        </m:sSup>
      </m:oMath>
      <w:r>
        <w:rPr>
          <w:rFonts w:ascii="Times New Roman" w:hAnsi="Times New Roman" w:eastAsia="宋体" w:cs="Times New Roman"/>
          <w:color w:val="000000"/>
          <w:spacing w:val="0"/>
          <w:sz w:val="21"/>
          <w:szCs w:val="24"/>
          <w:lang w:val="en-US" w:eastAsia="zh-CN"/>
        </w:rPr>
        <w:t>为路由矩阵，</w:t>
      </w:r>
      <m:oMath>
        <m:r>
          <m:rPr>
            <m:sty m:val="p"/>
          </m:rPr>
          <w:rPr>
            <w:rFonts w:ascii="Cambria Math" w:hAnsi="Cambria Math" w:eastAsia="宋体" w:cs="Cambria Math"/>
            <w:color w:val="000000"/>
            <w:spacing w:val="0"/>
            <w:sz w:val="21"/>
            <w:szCs w:val="21"/>
            <w:lang w:val="en-US" w:eastAsia="zh-CN"/>
          </w:rPr>
          <m:t>Softmax</m:t>
        </m:r>
      </m:oMath>
      <w:r>
        <w:rPr>
          <w:rFonts w:ascii="Times New Roman" w:hAnsi="Times New Roman" w:eastAsia="宋体" w:cs="Times New Roman"/>
          <w:color w:val="000000"/>
          <w:spacing w:val="0"/>
          <w:sz w:val="21"/>
          <w:szCs w:val="24"/>
          <w:lang w:val="en-US" w:eastAsia="zh-CN"/>
        </w:rPr>
        <w:t>沿专家维度归一化，分量</w:t>
      </w:r>
      <m:oMath>
        <m:sSubSup>
          <m:sSubSupPr/>
          <m:e>
            <m:r>
              <m:rPr/>
              <w:rPr>
                <w:rFonts w:ascii="Cambria Math" w:hAnsi="Cambria Math" w:eastAsia="宋体" w:cs="Cambria Math"/>
                <w:color w:val="000000"/>
                <w:spacing w:val="0"/>
                <w:sz w:val="21"/>
                <w:szCs w:val="21"/>
                <w:lang w:val="en-US" w:eastAsia="zh-CN"/>
              </w:rPr>
              <m:t>r</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oMath>
      <w:r>
        <w:rPr>
          <w:rFonts w:ascii="Times New Roman" w:hAnsi="Times New Roman" w:eastAsia="宋体" w:cs="Times New Roman"/>
          <w:color w:val="000000"/>
          <w:spacing w:val="0"/>
          <w:sz w:val="21"/>
          <w:szCs w:val="24"/>
          <w:lang w:val="en-US" w:eastAsia="zh-CN"/>
        </w:rPr>
        <w:t>表示第</w:t>
      </w:r>
      <m:oMath>
        <m:r>
          <m:rPr/>
          <w:rPr>
            <w:rFonts w:ascii="Cambria Math" w:hAnsi="Cambria Math" w:eastAsia="宋体" w:cs="Cambria Math"/>
            <w:color w:val="000000"/>
            <w:spacing w:val="0"/>
            <w:sz w:val="21"/>
            <w:szCs w:val="21"/>
            <w:lang w:val="en-US" w:eastAsia="zh-CN"/>
          </w:rPr>
          <m:t>k</m:t>
        </m:r>
      </m:oMath>
      <w:r>
        <w:rPr>
          <w:rFonts w:ascii="Times New Roman" w:hAnsi="Times New Roman" w:eastAsia="宋体" w:cs="Times New Roman"/>
          <w:color w:val="000000"/>
          <w:spacing w:val="0"/>
          <w:sz w:val="21"/>
          <w:szCs w:val="24"/>
          <w:lang w:val="en-US" w:eastAsia="zh-CN"/>
        </w:rPr>
        <w:t>个专家的重要程度。在此基础上，每个专家配有一个逐位置作用的线性变换</w:t>
      </w:r>
      <m:oMath>
        <m:sSubSup>
          <m:sSubSupPr/>
          <m:e>
            <m:r>
              <m:rPr>
                <m:sty m:val="p"/>
                <m:scr m:val="script"/>
              </m:rPr>
              <w:rPr>
                <w:rFonts w:ascii="Cambria Math" w:hAnsi="Cambria Math" w:eastAsia="宋体" w:cs="Cambria Math"/>
                <w:color w:val="000000"/>
                <w:spacing w:val="0"/>
                <w:sz w:val="21"/>
                <w:szCs w:val="21"/>
                <w:lang w:val="en-US" w:eastAsia="zh-CN"/>
              </w:rPr>
              <m:t>ℰ</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，专家输出以两种方式整合。其一，保留时间轴，得到经类别相关性加权的增强序列：</w:t>
      </w:r>
    </w:p>
    <w:p w14:paraId="70B06D70">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acc>
              <m:accPr>
                <m:chr m:val="̃"/>
              </m:accPr>
              <m:e>
                <m:r>
                  <m:rPr/>
                  <w:rPr>
                    <w:rFonts w:ascii="Cambria Math" w:hAnsi="Cambria Math" w:eastAsia="宋体" w:cs="Cambria Math"/>
                    <w:color w:val="000000"/>
                    <w:spacing w:val="0"/>
                    <w:sz w:val="21"/>
                    <w:szCs w:val="21"/>
                    <w:lang w:val="en-US" w:eastAsia="zh-CN"/>
                  </w:rPr>
                  <m:t>X</m:t>
                </m:r>
              </m:e>
            </m:acc>
          </m:e>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nary>
          <m:naryPr>
            <m:chr m:val="∑"/>
            <m:limLoc m:val="undOvr"/>
          </m:naryPr>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sub>
          <m:sup>
            <m:r>
              <m:rPr/>
              <w:rPr>
                <w:rFonts w:ascii="Cambria Math" w:hAnsi="Cambria Math" w:eastAsia="宋体" w:cs="Cambria Math"/>
                <w:color w:val="000000"/>
                <w:spacing w:val="0"/>
                <w:sz w:val="21"/>
                <w:szCs w:val="21"/>
                <w:lang w:val="en-US" w:eastAsia="zh-CN"/>
              </w:rPr>
              <m:t>E</m:t>
            </m:r>
          </m:sup>
          <m:e>
            <m:sSubSup>
              <m:sSubSupPr/>
              <m:e>
                <m:r>
                  <m:rPr/>
                  <w:rPr>
                    <w:rFonts w:ascii="Cambria Math" w:hAnsi="Cambria Math" w:eastAsia="宋体" w:cs="Cambria Math"/>
                    <w:color w:val="000000"/>
                    <w:spacing w:val="0"/>
                    <w:sz w:val="21"/>
                    <w:szCs w:val="21"/>
                    <w:lang w:val="en-US" w:eastAsia="zh-CN"/>
                  </w:rPr>
                  <m:t>r</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e>
        </m:nary>
        <m:sSubSup>
          <m:sSubSupPr/>
          <m:e>
            <m:r>
              <m:rPr/>
              <w:rPr>
                <w:rFonts w:ascii="Cambria Math" w:hAnsi="Cambria Math" w:eastAsia="宋体" w:cs="Cambria Math"/>
                <w:color w:val="000000"/>
                <w:spacing w:val="0"/>
                <w:sz w:val="21"/>
                <w:szCs w:val="21"/>
                <w:lang w:val="en-US" w:eastAsia="zh-CN"/>
              </w:rPr>
              <m:t>g</m:t>
            </m:r>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sSubSup>
          <m:sSubSupPr/>
          <m:e>
            <m:r>
              <m:rPr>
                <m:sty m:val="p"/>
                <m:scr m:val="script"/>
              </m:rPr>
              <w:rPr>
                <w:rFonts w:ascii="Cambria Math" w:hAnsi="Cambria Math" w:eastAsia="宋体" w:cs="Cambria Math"/>
                <w:color w:val="000000"/>
                <w:spacing w:val="0"/>
                <w:sz w:val="21"/>
                <w:szCs w:val="21"/>
                <w:lang w:val="en-US" w:eastAsia="zh-CN"/>
              </w:rPr>
              <m:t>ℰ</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d>
          <m:dPr>
            <m:sepChr m:val=""/>
          </m:dPr>
          <m:e>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（19）</w:t>
      </w:r>
    </w:p>
    <w:p w14:paraId="3703C20D">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其二，沿时间聚合，得到紧凑的时序证据向量：</w:t>
      </w:r>
    </w:p>
    <w:p w14:paraId="555F1A1B">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acc>
              <m:accPr>
                <m:chr m:val="̃"/>
              </m:accPr>
              <m:e>
                <m:r>
                  <m:rPr/>
                  <w:rPr>
                    <w:rFonts w:ascii="Cambria Math" w:hAnsi="Cambria Math" w:eastAsia="宋体" w:cs="Cambria Math"/>
                    <w:color w:val="000000"/>
                    <w:spacing w:val="0"/>
                    <w:sz w:val="21"/>
                    <w:szCs w:val="21"/>
                    <w:lang w:val="en-US" w:eastAsia="zh-CN"/>
                  </w:rPr>
                  <m:t>e</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nary>
          <m:naryPr>
            <m:chr m:val="∑"/>
            <m:limLoc m:val="undOvr"/>
          </m:naryPr>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sub>
          <m:sup>
            <m:r>
              <m:rPr/>
              <w:rPr>
                <w:rFonts w:ascii="Cambria Math" w:hAnsi="Cambria Math" w:eastAsia="宋体" w:cs="Cambria Math"/>
                <w:color w:val="000000"/>
                <w:spacing w:val="0"/>
                <w:sz w:val="21"/>
                <w:szCs w:val="21"/>
                <w:lang w:val="en-US" w:eastAsia="zh-CN"/>
              </w:rPr>
              <m:t>E</m:t>
            </m:r>
          </m:sup>
          <m:e>
            <m:sSubSup>
              <m:sSubSupPr/>
              <m:e>
                <m:r>
                  <m:rPr/>
                  <w:rPr>
                    <w:rFonts w:ascii="Cambria Math" w:hAnsi="Cambria Math" w:eastAsia="宋体" w:cs="Cambria Math"/>
                    <w:color w:val="000000"/>
                    <w:spacing w:val="0"/>
                    <w:sz w:val="21"/>
                    <w:szCs w:val="21"/>
                    <w:lang w:val="en-US" w:eastAsia="zh-CN"/>
                  </w:rPr>
                  <m:t>r</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e>
        </m:nary>
        <m:nary>
          <m:naryPr>
            <m:chr m:val="∑"/>
            <m:limLoc m:val="undOvr"/>
          </m:naryPr>
          <m:sub>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sub>
          <m:sup>
            <m:r>
              <m:rPr/>
              <w:rPr>
                <w:rFonts w:ascii="Cambria Math" w:hAnsi="Cambria Math" w:eastAsia="宋体" w:cs="Cambria Math"/>
                <w:color w:val="000000"/>
                <w:spacing w:val="0"/>
                <w:sz w:val="21"/>
                <w:szCs w:val="21"/>
                <w:lang w:val="en-US" w:eastAsia="zh-CN"/>
              </w:rPr>
              <m:t>T</m:t>
            </m:r>
          </m:sup>
          <m:e>
            <m:sSubSup>
              <m:sSubSupPr/>
              <m:e>
                <m:acc>
                  <m:accPr/>
                  <m:e>
                    <m:r>
                      <m:rPr/>
                      <w:rPr>
                        <w:rFonts w:ascii="Cambria Math" w:hAnsi="Cambria Math" w:eastAsia="宋体" w:cs="Cambria Math"/>
                        <w:color w:val="000000"/>
                        <w:spacing w:val="0"/>
                        <w:sz w:val="21"/>
                        <w:szCs w:val="21"/>
                        <w:lang w:val="en-US" w:eastAsia="zh-CN"/>
                      </w:rPr>
                      <m:t>g</m:t>
                    </m:r>
                  </m:e>
                </m:acc>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e>
        </m:nary>
        <m:sSubSup>
          <m:sSubSupPr/>
          <m:e>
            <m:r>
              <m:rPr>
                <m:sty m:val="p"/>
                <m:scr m:val="script"/>
              </m:rPr>
              <w:rPr>
                <w:rFonts w:ascii="Cambria Math" w:hAnsi="Cambria Math" w:eastAsia="宋体" w:cs="Cambria Math"/>
                <w:color w:val="000000"/>
                <w:spacing w:val="0"/>
                <w:sz w:val="21"/>
                <w:szCs w:val="21"/>
                <w:lang w:val="en-US" w:eastAsia="zh-CN"/>
              </w:rPr>
              <m:t>ℰ</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d>
          <m:dPr>
            <m:sepChr m:val=""/>
          </m:dPr>
          <m:e>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（20）</w:t>
      </w:r>
    </w:p>
    <w:p w14:paraId="60295E06">
      <w:pPr>
        <w:keepNext w:val="0"/>
        <w:keepLines w:val="0"/>
        <w:pageBreakBefore w:val="0"/>
        <w:widowControl/>
        <w:autoSpaceDE w:val="0"/>
        <w:autoSpaceDN w:val="0"/>
        <w:snapToGrid w:val="0"/>
        <w:spacing w:before="0" w:after="0" w:line="360" w:lineRule="auto"/>
        <w:ind w:left="0" w:right="0" w:firstLine="0"/>
        <w:jc w:val="both"/>
        <w:pPrChange w:id="172" w:author="Fa'te" w:date="2026-09-17T16:37:24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w:t>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为条件化序列的第</w:t>
      </w:r>
      <m:oMath>
        <m:r>
          <m:rPr/>
          <w:rPr>
            <w:rFonts w:ascii="Cambria Math" w:hAnsi="Cambria Math" w:eastAsia="宋体" w:cs="Cambria Math"/>
            <w:color w:val="000000"/>
            <w:spacing w:val="0"/>
            <w:sz w:val="21"/>
            <w:szCs w:val="21"/>
            <w:lang w:val="en-US" w:eastAsia="zh-CN"/>
          </w:rPr>
          <m:t>t</m:t>
        </m:r>
      </m:oMath>
      <w:r>
        <w:rPr>
          <w:rFonts w:ascii="Times New Roman" w:hAnsi="Times New Roman" w:eastAsia="宋体" w:cs="Times New Roman"/>
          <w:color w:val="000000"/>
          <w:spacing w:val="0"/>
          <w:sz w:val="21"/>
          <w:szCs w:val="24"/>
          <w:lang w:val="en-US" w:eastAsia="zh-CN"/>
        </w:rPr>
        <w:t>行，</w:t>
      </w:r>
      <m:oMath>
        <m:sSubSup>
          <m:sSubSupPr/>
          <m:e>
            <m:acc>
              <m:accPr>
                <m:chr m:val="̃"/>
              </m:accPr>
              <m:e>
                <m:r>
                  <m:rPr/>
                  <w:rPr>
                    <w:rFonts w:ascii="Cambria Math" w:hAnsi="Cambria Math" w:eastAsia="宋体" w:cs="Cambria Math"/>
                    <w:color w:val="000000"/>
                    <w:spacing w:val="0"/>
                    <w:sz w:val="21"/>
                    <w:szCs w:val="21"/>
                    <w:lang w:val="en-US" w:eastAsia="zh-CN"/>
                  </w:rPr>
                  <m:t>X</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sSubSup>
          <m:sSubSupPr/>
          <m:e>
            <m:acc>
              <m:accPr>
                <m:chr m:val="̃"/>
              </m:accPr>
              <m:e>
                <m:r>
                  <m:rPr/>
                  <w:rPr>
                    <w:rFonts w:ascii="Cambria Math" w:hAnsi="Cambria Math" w:eastAsia="宋体" w:cs="Cambria Math"/>
                    <w:color w:val="000000"/>
                    <w:spacing w:val="0"/>
                    <w:sz w:val="21"/>
                    <w:szCs w:val="21"/>
                    <w:lang w:val="en-US" w:eastAsia="zh-CN"/>
                  </w:rPr>
                  <m:t>e</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。式（20）则给出未经跨片段重组、直接由高斯定位汇聚的证据摘要，我们将两个模态的摘要融合为直接证据表示：</w:t>
      </w:r>
    </w:p>
    <w:p w14:paraId="400852BF">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acc>
              <m:accPr>
                <m:chr m:val="̃"/>
              </m:accPr>
              <m:e>
                <m:r>
                  <m:rPr/>
                  <w:rPr>
                    <w:rFonts w:ascii="Cambria Math" w:hAnsi="Cambria Math" w:eastAsia="宋体" w:cs="Cambria Math"/>
                    <w:color w:val="000000"/>
                    <w:spacing w:val="0"/>
                    <w:sz w:val="21"/>
                    <w:szCs w:val="21"/>
                    <w:lang w:val="en-US" w:eastAsia="zh-CN"/>
                  </w:rPr>
                  <m:t>e</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av</m:t>
            </m:r>
          </m:sup>
        </m:sSubSup>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e</m:t>
            </m:r>
          </m:sub>
        </m:sSub>
        <m:d>
          <m:dPr>
            <m:begChr m:val="["/>
            <m:sepChr m:val=""/>
            <m:endChr m:val="]"/>
          </m:dPr>
          <m:e>
            <m:sSubSup>
              <m:sSubSupPr/>
              <m:e>
                <m:acc>
                  <m:accPr>
                    <m:chr m:val="̃"/>
                  </m:accPr>
                  <m:e>
                    <m:r>
                      <m:rPr/>
                      <w:rPr>
                        <w:rFonts w:ascii="Cambria Math" w:hAnsi="Cambria Math" w:eastAsia="宋体" w:cs="Cambria Math"/>
                        <w:color w:val="000000"/>
                        <w:spacing w:val="0"/>
                        <w:sz w:val="21"/>
                        <w:szCs w:val="21"/>
                        <w:lang w:val="en-US" w:eastAsia="zh-CN"/>
                      </w:rPr>
                      <m:t>e</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acc>
                  <m:accPr>
                    <m:chr m:val="̃"/>
                  </m:accPr>
                  <m:e>
                    <m:r>
                      <m:rPr/>
                      <w:rPr>
                        <w:rFonts w:ascii="Cambria Math" w:hAnsi="Cambria Math" w:eastAsia="宋体" w:cs="Cambria Math"/>
                        <w:color w:val="000000"/>
                        <w:spacing w:val="0"/>
                        <w:sz w:val="21"/>
                        <w:szCs w:val="21"/>
                        <w:lang w:val="en-US" w:eastAsia="zh-CN"/>
                      </w:rPr>
                      <m:t>e</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e>
        </m:d>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e</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（21）</w:t>
      </w:r>
    </w:p>
    <w:p w14:paraId="768966EA">
      <w:pPr>
        <w:keepNext w:val="0"/>
        <w:keepLines w:val="0"/>
        <w:pageBreakBefore w:val="0"/>
        <w:widowControl/>
        <w:autoSpaceDE w:val="0"/>
        <w:autoSpaceDN w:val="0"/>
        <w:snapToGrid w:val="0"/>
        <w:spacing w:before="0" w:after="0" w:line="360" w:lineRule="auto"/>
        <w:ind w:left="0" w:right="0" w:firstLine="0"/>
        <w:jc w:val="both"/>
        <w:pPrChange w:id="173" w:author="Fa'te" w:date="2026-09-17T16:37:25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e</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2d</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与</w:t>
      </w:r>
      <m:oMath>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e</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为可学习参数。至此，模型在候选类别的引导下获得了两条突出类别相关片段的增强序列和一个稳健的直接证据向量。</w:t>
      </w:r>
    </w:p>
    <w:bookmarkEnd w:id="6"/>
    <w:p w14:paraId="40A46C92">
      <w:pPr>
        <w:pStyle w:val="4"/>
        <w:keepNext/>
        <w:keepLines/>
        <w:pageBreakBefore w:val="0"/>
        <w:widowControl/>
        <w:autoSpaceDE w:val="0"/>
        <w:autoSpaceDN w:val="0"/>
        <w:snapToGrid w:val="0"/>
        <w:spacing w:before="200" w:after="100" w:line="276" w:lineRule="auto"/>
        <w:ind w:left="0" w:right="0" w:firstLine="0"/>
        <w:jc w:val="left"/>
      </w:pPr>
      <w:bookmarkStart w:id="7" w:name="解耦模态交互与门控融合"/>
      <w:r>
        <w:rPr>
          <w:rFonts w:ascii="Times New Roman" w:hAnsi="Times New Roman" w:eastAsia="黑体" w:cs="Times New Roman"/>
          <w:b/>
          <w:color w:val="000000"/>
          <w:spacing w:val="0"/>
          <w:sz w:val="32"/>
          <w:szCs w:val="28"/>
          <w:lang w:val="en-US" w:eastAsia="zh-CN"/>
        </w:rPr>
        <w:t>3.5 解耦模态交互与门控融合</w:t>
      </w:r>
    </w:p>
    <w:p w14:paraId="78C66088">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真实视频中的音频与视觉并不总是强相关，画面中可能存在遮挡与无关动作，音频中可能混入背景音乐与环境噪声；不同类别对模态的依赖程度也不同，乐器演奏类需要声音与动作互相印证，而某些类别的判别信息几乎完全来自单一模态。若以无差别的全局注意力融合两条序列，跨模态注意力会把无关内容当作上下文传播，造成模态干扰；若固定偏向某一模态，又会在已见类别上形成模态偏置，损害对未见类别的泛化。为了解决这一问题，</w:t>
      </w:r>
      <w:del w:id="174" w:author="Fa'te" w:date="2026-09-17T17:01:36Z">
        <w:r>
          <w:rPr>
            <w:rFonts w:ascii="Times New Roman" w:hAnsi="Times New Roman" w:eastAsia="宋体" w:cs="Times New Roman"/>
            <w:color w:val="000000"/>
            <w:spacing w:val="0"/>
            <w:sz w:val="21"/>
            <w:szCs w:val="24"/>
            <w:lang w:val="en-US" w:eastAsia="zh-CN"/>
          </w:rPr>
          <w:delText>本文</w:delText>
        </w:r>
      </w:del>
      <w:ins w:id="175" w:author="Fa'te" w:date="2026-09-17T17:01:36Z">
        <w:r>
          <w:rPr>
            <w:rFonts w:hint="eastAsia" w:cs="Times New Roman"/>
            <w:color w:val="000000"/>
            <w:spacing w:val="0"/>
            <w:sz w:val="21"/>
            <w:szCs w:val="24"/>
            <w:lang w:val="en-US" w:eastAsia="zh-CN"/>
          </w:rPr>
          <w:t>我们</w:t>
        </w:r>
      </w:ins>
      <w:r>
        <w:rPr>
          <w:rFonts w:ascii="Times New Roman" w:hAnsi="Times New Roman" w:eastAsia="宋体" w:cs="Times New Roman"/>
          <w:color w:val="000000"/>
          <w:spacing w:val="0"/>
          <w:sz w:val="21"/>
          <w:szCs w:val="24"/>
          <w:lang w:val="en-US" w:eastAsia="zh-CN"/>
        </w:rPr>
        <w:t>设计解耦模态交互与门控融合（DMIF，Decoupled Modality Interaction and Gated Fusion），通过两组互补的注意力掩码把模态内关系与模态间关系解耦为两条独立分支建模，再以样本与候选类别为条件动态调节模态内表示、跨模态表示与直接时序证据的融合比例。</w:t>
      </w:r>
    </w:p>
    <w:p w14:paraId="75B3F4FE">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具体来说，我们把两条增强序列与一个可学习的聚合token拼接为统一的输入序列。对分支</w:t>
      </w:r>
      <m:oMath>
        <m:r>
          <m:rPr/>
          <w:rPr>
            <w:rFonts w:ascii="Cambria Math" w:hAnsi="Cambria Math" w:eastAsia="宋体" w:cs="Cambria Math"/>
            <w:color w:val="000000"/>
            <w:spacing w:val="0"/>
            <w:sz w:val="21"/>
            <w:szCs w:val="21"/>
            <w:lang w:val="en-US" w:eastAsia="zh-CN"/>
          </w:rPr>
          <m:t>b</m:t>
        </m:r>
        <m:r>
          <m:rPr>
            <m:sty m:val="p"/>
          </m:rPr>
          <w:rPr>
            <w:rFonts w:ascii="Cambria Math" w:hAnsi="Cambria Math" w:eastAsia="宋体" w:cs="Cambria Math"/>
            <w:color w:val="000000"/>
            <w:spacing w:val="0"/>
            <w:sz w:val="21"/>
            <w:szCs w:val="21"/>
            <w:lang w:val="en-US" w:eastAsia="zh-CN"/>
          </w:rPr>
          <m:t>∈{intra,inter}</m:t>
        </m:r>
      </m:oMath>
      <w:r>
        <w:rPr>
          <w:rFonts w:ascii="Times New Roman" w:hAnsi="Times New Roman" w:eastAsia="宋体" w:cs="Times New Roman"/>
          <w:color w:val="000000"/>
          <w:spacing w:val="0"/>
          <w:sz w:val="21"/>
          <w:szCs w:val="24"/>
          <w:lang w:val="en-US" w:eastAsia="zh-CN"/>
        </w:rPr>
        <w:t>：</w:t>
      </w:r>
    </w:p>
    <w:p w14:paraId="26EC39AE">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b</m:t>
            </m:r>
          </m:sup>
        </m:sSubSup>
        <m:r>
          <m:rPr>
            <m:sty m:val="p"/>
          </m:rPr>
          <w:rPr>
            <w:rFonts w:ascii="Cambria Math" w:hAnsi="Cambria Math" w:eastAsia="宋体" w:cs="Cambria Math"/>
            <w:color w:val="000000"/>
            <w:spacing w:val="0"/>
            <w:sz w:val="21"/>
            <w:szCs w:val="21"/>
            <w:lang w:val="en-US" w:eastAsia="zh-CN"/>
          </w:rPr>
          <m:t>=</m:t>
        </m:r>
        <m:d>
          <m:dPr>
            <m:begChr m:val="["/>
            <m:sepChr m:val=""/>
            <m:endChr m:val="]"/>
          </m:dPr>
          <m:e>
            <m:sSup>
              <m:sSupPr/>
              <m:e>
                <m:r>
                  <m:rPr/>
                  <w:rPr>
                    <w:rFonts w:ascii="Cambria Math" w:hAnsi="Cambria Math" w:eastAsia="宋体" w:cs="Cambria Math"/>
                    <w:color w:val="000000"/>
                    <w:spacing w:val="0"/>
                    <w:sz w:val="21"/>
                    <w:szCs w:val="21"/>
                    <w:lang w:val="en-US" w:eastAsia="zh-CN"/>
                  </w:rPr>
                  <m:t>u</m:t>
                </m:r>
              </m:e>
              <m:sup>
                <m:r>
                  <m:rPr/>
                  <w:rPr>
                    <w:rFonts w:ascii="Cambria Math" w:hAnsi="Cambria Math" w:eastAsia="宋体" w:cs="Cambria Math"/>
                    <w:color w:val="000000"/>
                    <w:spacing w:val="0"/>
                    <w:sz w:val="21"/>
                    <w:szCs w:val="21"/>
                    <w:lang w:val="en-US" w:eastAsia="zh-CN"/>
                  </w:rPr>
                  <m:t>b</m:t>
                </m:r>
              </m:sup>
            </m:sSup>
            <m:r>
              <m:rPr>
                <m:sty m:val="p"/>
              </m:rPr>
              <w:rPr>
                <w:rFonts w:ascii="Cambria Math" w:hAnsi="Cambria Math" w:eastAsia="宋体" w:cs="Cambria Math"/>
                <w:color w:val="000000"/>
                <w:spacing w:val="0"/>
                <w:sz w:val="21"/>
                <w:szCs w:val="21"/>
                <w:lang w:val="en-US" w:eastAsia="zh-CN"/>
              </w:rPr>
              <m:t>;</m:t>
            </m:r>
            <m:sSubSup>
              <m:sSubSupPr/>
              <m:e>
                <m:acc>
                  <m:accPr>
                    <m:chr m:val="̃"/>
                  </m:accPr>
                  <m:e>
                    <m:r>
                      <m:rPr/>
                      <w:rPr>
                        <w:rFonts w:ascii="Cambria Math" w:hAnsi="Cambria Math" w:eastAsia="宋体" w:cs="Cambria Math"/>
                        <w:color w:val="000000"/>
                        <w:spacing w:val="0"/>
                        <w:sz w:val="21"/>
                        <w:szCs w:val="21"/>
                        <w:lang w:val="en-US" w:eastAsia="zh-CN"/>
                      </w:rPr>
                      <m:t>X</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bSup>
              <m:sSubSupPr/>
              <m:e>
                <m:acc>
                  <m:accPr>
                    <m:chr m:val="̃"/>
                  </m:accPr>
                  <m:e>
                    <m:r>
                      <m:rPr/>
                      <w:rPr>
                        <w:rFonts w:ascii="Cambria Math" w:hAnsi="Cambria Math" w:eastAsia="宋体" w:cs="Cambria Math"/>
                        <w:color w:val="000000"/>
                        <w:spacing w:val="0"/>
                        <w:sz w:val="21"/>
                        <w:szCs w:val="21"/>
                        <w:lang w:val="en-US" w:eastAsia="zh-CN"/>
                      </w:rPr>
                      <m:t>X</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e>
        </m:d>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2T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（22）</w:t>
      </w:r>
    </w:p>
    <w:p w14:paraId="6BD34788">
      <w:pPr>
        <w:keepNext w:val="0"/>
        <w:keepLines w:val="0"/>
        <w:pageBreakBefore w:val="0"/>
        <w:widowControl/>
        <w:autoSpaceDE w:val="0"/>
        <w:autoSpaceDN w:val="0"/>
        <w:snapToGrid w:val="0"/>
        <w:spacing w:before="0" w:after="0" w:line="360" w:lineRule="auto"/>
        <w:ind w:left="0" w:right="0" w:firstLine="0"/>
        <w:jc w:val="both"/>
        <w:pPrChange w:id="176" w:author="Fa'te" w:date="2026-09-17T16:37:28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w:t>
      </w:r>
      <m:oMath>
        <m:sSup>
          <m:sSupPr/>
          <m:e>
            <m:r>
              <m:rPr/>
              <w:rPr>
                <w:rFonts w:ascii="Cambria Math" w:hAnsi="Cambria Math" w:eastAsia="宋体" w:cs="Cambria Math"/>
                <w:color w:val="000000"/>
                <w:spacing w:val="0"/>
                <w:sz w:val="21"/>
                <w:szCs w:val="21"/>
                <w:lang w:val="en-US" w:eastAsia="zh-CN"/>
              </w:rPr>
              <m:t>u</m:t>
            </m:r>
          </m:e>
          <m:sup>
            <m:r>
              <m:rPr/>
              <w:rPr>
                <w:rFonts w:ascii="Cambria Math" w:hAnsi="Cambria Math" w:eastAsia="宋体" w:cs="Cambria Math"/>
                <w:color w:val="000000"/>
                <w:spacing w:val="0"/>
                <w:sz w:val="21"/>
                <w:szCs w:val="21"/>
                <w:lang w:val="en-US" w:eastAsia="zh-CN"/>
              </w:rPr>
              <m:t>b</m:t>
            </m:r>
          </m:sup>
        </m:s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为分支各自独立的可学习聚合token，占据位置</w:t>
      </w:r>
      <m:oMath>
        <m:r>
          <m:rPr/>
          <w:rPr>
            <w:rFonts w:ascii="Cambria Math" w:hAnsi="Cambria Math" w:eastAsia="宋体" w:cs="Cambria Math"/>
            <w:color w:val="000000"/>
            <w:spacing w:val="0"/>
            <w:sz w:val="21"/>
            <w:szCs w:val="21"/>
            <w:lang w:val="en-US" w:eastAsia="zh-CN"/>
          </w:rPr>
          <m:t>0</m:t>
        </m:r>
      </m:oMath>
      <w:r>
        <w:rPr>
          <w:rFonts w:ascii="Times New Roman" w:hAnsi="Times New Roman" w:eastAsia="宋体" w:cs="Times New Roman"/>
          <w:color w:val="000000"/>
          <w:spacing w:val="0"/>
          <w:sz w:val="21"/>
          <w:szCs w:val="24"/>
          <w:lang w:val="en-US" w:eastAsia="zh-CN"/>
        </w:rPr>
        <w:t>；位置</w:t>
      </w:r>
      <m:oMath>
        <m:r>
          <m:rPr/>
          <w:rPr>
            <w:rFonts w:ascii="Cambria Math" w:hAnsi="Cambria Math" w:eastAsia="宋体" w:cs="Cambria Math"/>
            <w:color w:val="000000"/>
            <w:spacing w:val="0"/>
            <w:sz w:val="21"/>
            <w:szCs w:val="21"/>
            <w:lang w:val="en-US" w:eastAsia="zh-CN"/>
          </w:rPr>
          <m:t>1</m:t>
        </m:r>
      </m:oMath>
      <w:r>
        <w:rPr>
          <w:rFonts w:ascii="Times New Roman" w:hAnsi="Times New Roman" w:eastAsia="宋体" w:cs="Times New Roman"/>
          <w:color w:val="000000"/>
          <w:spacing w:val="0"/>
          <w:sz w:val="21"/>
          <w:szCs w:val="24"/>
          <w:lang w:val="en-US" w:eastAsia="zh-CN"/>
        </w:rPr>
        <w:t>至</w:t>
      </w:r>
      <m:oMath>
        <m:r>
          <m:rPr/>
          <w:rPr>
            <w:rFonts w:ascii="Cambria Math" w:hAnsi="Cambria Math" w:eastAsia="宋体" w:cs="Cambria Math"/>
            <w:color w:val="000000"/>
            <w:spacing w:val="0"/>
            <w:sz w:val="21"/>
            <w:szCs w:val="21"/>
            <w:lang w:val="en-US" w:eastAsia="zh-CN"/>
          </w:rPr>
          <m:t>T</m:t>
        </m:r>
      </m:oMath>
      <w:r>
        <w:rPr>
          <w:rFonts w:ascii="Times New Roman" w:hAnsi="Times New Roman" w:eastAsia="宋体" w:cs="Times New Roman"/>
          <w:color w:val="000000"/>
          <w:spacing w:val="0"/>
          <w:sz w:val="21"/>
          <w:szCs w:val="24"/>
          <w:lang w:val="en-US" w:eastAsia="zh-CN"/>
        </w:rPr>
        <w:t>为音频token，位置</w:t>
      </w:r>
      <m:oMath>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oMath>
      <w:r>
        <w:rPr>
          <w:rFonts w:ascii="Times New Roman" w:hAnsi="Times New Roman" w:eastAsia="宋体" w:cs="Times New Roman"/>
          <w:color w:val="000000"/>
          <w:spacing w:val="0"/>
          <w:sz w:val="21"/>
          <w:szCs w:val="24"/>
          <w:lang w:val="en-US" w:eastAsia="zh-CN"/>
        </w:rPr>
        <w:t>至</w:t>
      </w:r>
      <m:oMath>
        <m:r>
          <m:rPr/>
          <w:rPr>
            <w:rFonts w:ascii="Cambria Math" w:hAnsi="Cambria Math" w:eastAsia="宋体" w:cs="Cambria Math"/>
            <w:color w:val="000000"/>
            <w:spacing w:val="0"/>
            <w:sz w:val="21"/>
            <w:szCs w:val="21"/>
            <w:lang w:val="en-US" w:eastAsia="zh-CN"/>
          </w:rPr>
          <m:t>2T</m:t>
        </m:r>
      </m:oMath>
      <w:r>
        <w:rPr>
          <w:rFonts w:ascii="Times New Roman" w:hAnsi="Times New Roman" w:eastAsia="宋体" w:cs="Times New Roman"/>
          <w:color w:val="000000"/>
          <w:spacing w:val="0"/>
          <w:sz w:val="21"/>
          <w:szCs w:val="24"/>
          <w:lang w:val="en-US" w:eastAsia="zh-CN"/>
        </w:rPr>
        <w:t>为视觉token。记音频位置集合为</w:t>
      </w:r>
      <m:oMath>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a</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、视觉位置集合为</w:t>
      </w:r>
      <m:oMath>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2T</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，两类掩码矩阵</w:t>
      </w:r>
      <m:oMath>
        <m:sSup>
          <m:sSupPr/>
          <m:e>
            <m:r>
              <m:rPr/>
              <w:rPr>
                <w:rFonts w:ascii="Cambria Math" w:hAnsi="Cambria Math" w:eastAsia="宋体" w:cs="Cambria Math"/>
                <w:color w:val="000000"/>
                <w:spacing w:val="0"/>
                <w:sz w:val="21"/>
                <w:szCs w:val="21"/>
                <w:lang w:val="en-US" w:eastAsia="zh-CN"/>
              </w:rPr>
              <m:t>M</m:t>
            </m:r>
          </m:e>
          <m:sup>
            <m:r>
              <m:rPr>
                <m:sty m:val="p"/>
              </m:rPr>
              <w:rPr>
                <w:rFonts w:ascii="Cambria Math" w:hAnsi="Cambria Math" w:eastAsia="宋体" w:cs="Cambria Math"/>
                <w:color w:val="000000"/>
                <w:spacing w:val="0"/>
                <w:sz w:val="21"/>
                <w:szCs w:val="21"/>
                <w:lang w:val="en-US" w:eastAsia="zh-CN"/>
              </w:rPr>
              <m:t>intra</m:t>
            </m:r>
          </m:sup>
        </m:sSup>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M</m:t>
            </m:r>
          </m:e>
          <m:sup>
            <m:r>
              <m:rPr>
                <m:sty m:val="p"/>
              </m:rPr>
              <w:rPr>
                <w:rFonts w:ascii="Cambria Math" w:hAnsi="Cambria Math" w:eastAsia="宋体" w:cs="Cambria Math"/>
                <w:color w:val="000000"/>
                <w:spacing w:val="0"/>
                <w:sz w:val="21"/>
                <w:szCs w:val="21"/>
                <w:lang w:val="en-US" w:eastAsia="zh-CN"/>
              </w:rPr>
              <m:t>inter</m:t>
            </m:r>
          </m:sup>
        </m:s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2T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2T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sup>
        </m:sSup>
      </m:oMath>
      <w:r>
        <w:rPr>
          <w:rFonts w:ascii="Times New Roman" w:hAnsi="Times New Roman" w:eastAsia="宋体" w:cs="Times New Roman"/>
          <w:color w:val="000000"/>
          <w:spacing w:val="0"/>
          <w:sz w:val="21"/>
          <w:szCs w:val="24"/>
          <w:lang w:val="en-US" w:eastAsia="zh-CN"/>
        </w:rPr>
        <w:t>定义如下：</w:t>
      </w:r>
    </w:p>
    <w:p w14:paraId="295DCD0F">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M</m:t>
            </m:r>
          </m:e>
          <m:sub>
            <m:r>
              <m:rPr/>
              <w:rPr>
                <w:rFonts w:ascii="Cambria Math" w:hAnsi="Cambria Math" w:eastAsia="宋体" w:cs="Cambria Math"/>
                <w:color w:val="000000"/>
                <w:spacing w:val="0"/>
                <w:sz w:val="21"/>
                <w:szCs w:val="21"/>
                <w:lang w:val="en-US" w:eastAsia="zh-CN"/>
              </w:rPr>
              <m:t>pq</m:t>
            </m:r>
          </m:sub>
          <m:sup>
            <m:r>
              <m:rPr>
                <m:sty m:val="p"/>
              </m:rPr>
              <w:rPr>
                <w:rFonts w:ascii="Cambria Math" w:hAnsi="Cambria Math" w:eastAsia="宋体" w:cs="Cambria Math"/>
                <w:color w:val="000000"/>
                <w:spacing w:val="0"/>
                <w:sz w:val="21"/>
                <w:szCs w:val="21"/>
                <w:lang w:val="en-US" w:eastAsia="zh-CN"/>
              </w:rPr>
              <m:t>intra</m:t>
            </m:r>
          </m:sup>
        </m:sSubSup>
        <m:r>
          <m:rPr>
            <m:sty m:val="p"/>
          </m:rPr>
          <w:rPr>
            <w:rFonts w:ascii="Cambria Math" w:hAnsi="Cambria Math" w:eastAsia="宋体" w:cs="Cambria Math"/>
            <w:color w:val="000000"/>
            <w:spacing w:val="0"/>
            <w:sz w:val="21"/>
            <w:szCs w:val="21"/>
            <w:lang w:val="en-US" w:eastAsia="zh-CN"/>
          </w:rPr>
          <m:t>=</m:t>
        </m:r>
        <m:d>
          <m:dPr>
            <m:begChr m:val="{"/>
            <m:sepChr m:val=""/>
            <m:endChr m:val=""/>
          </m:dPr>
          <m:e>
            <m:m>
              <m:mPr>
                <m:mcs>
                  <m:mc>
                    <m:mcPr>
                      <m:count m:val="2"/>
                      <m:mcJc m:val="left"/>
                    </m:mcPr>
                  </m:mc>
                </m:mcs>
                <m:plcHide m:val="1"/>
              </m:mPr>
              <m:mr>
                <m:e>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e>
                <m:e>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r>
                    <m:rPr>
                      <m:nor/>
                      <m:sty m:val="p"/>
                    </m:rPr>
                    <w:rPr>
                      <w:rFonts w:ascii="Cambria Math" w:hAnsi="Cambria Math" w:eastAsia="宋体" w:cs="Cambria Math"/>
                      <w:color w:val="000000"/>
                      <w:spacing w:val="0"/>
                      <w:sz w:val="21"/>
                      <w:szCs w:val="21"/>
                      <w:lang w:val="en-US" w:eastAsia="zh-CN"/>
                    </w:rPr>
                    <m:t>或</m:t>
                  </m:r>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q</m:t>
                  </m:r>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a</m:t>
                      </m:r>
                    </m:sub>
                  </m:sSub>
                  <m:r>
                    <m:rPr>
                      <m:sty m:val="p"/>
                    </m:rPr>
                    <w:rPr>
                      <w:rFonts w:ascii="Cambria Math" w:hAnsi="Cambria Math" w:eastAsia="宋体" w:cs="Cambria Math"/>
                      <w:color w:val="000000"/>
                      <w:spacing w:val="0"/>
                      <w:sz w:val="21"/>
                      <w:szCs w:val="21"/>
                      <w:lang w:val="en-US" w:eastAsia="zh-CN"/>
                    </w:rPr>
                    <m:t>,</m:t>
                  </m:r>
                  <m:r>
                    <m:rPr>
                      <m:nor/>
                      <m:sty m:val="p"/>
                    </m:rPr>
                    <w:rPr>
                      <w:rFonts w:ascii="Cambria Math" w:hAnsi="Cambria Math" w:eastAsia="宋体" w:cs="Cambria Math"/>
                      <w:color w:val="000000"/>
                      <w:spacing w:val="0"/>
                      <w:sz w:val="21"/>
                      <w:szCs w:val="21"/>
                      <w:lang w:val="en-US" w:eastAsia="zh-CN"/>
                    </w:rPr>
                    <m:t>或</m:t>
                  </m:r>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q</m:t>
                  </m:r>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v</m:t>
                      </m:r>
                    </m:sub>
                  </m:sSub>
                </m:e>
              </m:mr>
              <m:mr>
                <m:e>
                  <m:r>
                    <m:rPr>
                      <m:sty m:val="p"/>
                    </m:rPr>
                    <w:rPr>
                      <w:rFonts w:ascii="Cambria Math" w:hAnsi="Cambria Math" w:eastAsia="宋体" w:cs="Cambria Math"/>
                      <w:color w:val="000000"/>
                      <w:spacing w:val="0"/>
                      <w:sz w:val="21"/>
                      <w:szCs w:val="21"/>
                      <w:lang w:val="en-US" w:eastAsia="zh-CN"/>
                    </w:rPr>
                    <m:t>−∞,</m:t>
                  </m:r>
                </m:e>
                <m:e>
                  <m:r>
                    <m:rPr>
                      <m:nor/>
                      <m:sty m:val="p"/>
                    </m:rPr>
                    <w:rPr>
                      <w:rFonts w:ascii="Cambria Math" w:hAnsi="Cambria Math" w:eastAsia="宋体" w:cs="Cambria Math"/>
                      <w:b w:val="0"/>
                      <w:i w:val="0"/>
                      <w:color w:val="000000"/>
                      <w:spacing w:val="0"/>
                      <w:sz w:val="21"/>
                      <w:szCs w:val="21"/>
                      <w:lang w:val="en-US" w:eastAsia="zh-CN"/>
                    </w:rPr>
                    <m:t>其他</m:t>
                  </m:r>
                </m:e>
              </m:mr>
            </m:m>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（23）</w:t>
      </w:r>
    </w:p>
    <w:p w14:paraId="5E8C2C11">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M</m:t>
            </m:r>
          </m:e>
          <m:sub>
            <m:r>
              <m:rPr/>
              <w:rPr>
                <w:rFonts w:ascii="Cambria Math" w:hAnsi="Cambria Math" w:eastAsia="宋体" w:cs="Cambria Math"/>
                <w:color w:val="000000"/>
                <w:spacing w:val="0"/>
                <w:sz w:val="21"/>
                <w:szCs w:val="21"/>
                <w:lang w:val="en-US" w:eastAsia="zh-CN"/>
              </w:rPr>
              <m:t>pq</m:t>
            </m:r>
          </m:sub>
          <m:sup>
            <m:r>
              <m:rPr>
                <m:sty m:val="p"/>
              </m:rPr>
              <w:rPr>
                <w:rFonts w:ascii="Cambria Math" w:hAnsi="Cambria Math" w:eastAsia="宋体" w:cs="Cambria Math"/>
                <w:color w:val="000000"/>
                <w:spacing w:val="0"/>
                <w:sz w:val="21"/>
                <w:szCs w:val="21"/>
                <w:lang w:val="en-US" w:eastAsia="zh-CN"/>
              </w:rPr>
              <m:t>inter</m:t>
            </m:r>
          </m:sup>
        </m:sSubSup>
        <m:r>
          <m:rPr>
            <m:sty m:val="p"/>
          </m:rPr>
          <w:rPr>
            <w:rFonts w:ascii="Cambria Math" w:hAnsi="Cambria Math" w:eastAsia="宋体" w:cs="Cambria Math"/>
            <w:color w:val="000000"/>
            <w:spacing w:val="0"/>
            <w:sz w:val="21"/>
            <w:szCs w:val="21"/>
            <w:lang w:val="en-US" w:eastAsia="zh-CN"/>
          </w:rPr>
          <m:t>=</m:t>
        </m:r>
        <m:d>
          <m:dPr>
            <m:begChr m:val="{"/>
            <m:sepChr m:val=""/>
            <m:endChr m:val=""/>
          </m:dPr>
          <m:e>
            <m:m>
              <m:mPr>
                <m:mcs>
                  <m:mc>
                    <m:mcPr>
                      <m:count m:val="2"/>
                      <m:mcJc m:val="left"/>
                    </m:mcPr>
                  </m:mc>
                </m:mcs>
                <m:plcHide m:val="1"/>
              </m:mPr>
              <m:mr>
                <m:e>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e>
                <m:e>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r>
                    <m:rPr>
                      <m:nor/>
                      <m:sty m:val="p"/>
                    </m:rPr>
                    <w:rPr>
                      <w:rFonts w:ascii="Cambria Math" w:hAnsi="Cambria Math" w:eastAsia="宋体" w:cs="Cambria Math"/>
                      <w:color w:val="000000"/>
                      <w:spacing w:val="0"/>
                      <w:sz w:val="21"/>
                      <w:szCs w:val="21"/>
                      <w:lang w:val="en-US" w:eastAsia="zh-CN"/>
                    </w:rPr>
                    <m:t>或</m:t>
                  </m:r>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a</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q</m:t>
                  </m:r>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m:t>
                  </m:r>
                  <m:r>
                    <m:rPr>
                      <m:nor/>
                      <m:sty m:val="p"/>
                    </m:rPr>
                    <w:rPr>
                      <w:rFonts w:ascii="Cambria Math" w:hAnsi="Cambria Math" w:eastAsia="宋体" w:cs="Cambria Math"/>
                      <w:color w:val="000000"/>
                      <w:spacing w:val="0"/>
                      <w:sz w:val="21"/>
                      <w:szCs w:val="21"/>
                      <w:lang w:val="en-US" w:eastAsia="zh-CN"/>
                    </w:rPr>
                    <m:t>或</m:t>
                  </m:r>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q</m:t>
                  </m:r>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a</m:t>
                      </m:r>
                    </m:sub>
                  </m:sSub>
                </m:e>
              </m:mr>
              <m:mr>
                <m:e>
                  <m:r>
                    <m:rPr>
                      <m:sty m:val="p"/>
                    </m:rPr>
                    <w:rPr>
                      <w:rFonts w:ascii="Cambria Math" w:hAnsi="Cambria Math" w:eastAsia="宋体" w:cs="Cambria Math"/>
                      <w:color w:val="000000"/>
                      <w:spacing w:val="0"/>
                      <w:sz w:val="21"/>
                      <w:szCs w:val="21"/>
                      <w:lang w:val="en-US" w:eastAsia="zh-CN"/>
                    </w:rPr>
                    <m:t>−∞,</m:t>
                  </m:r>
                </m:e>
                <m:e>
                  <m:r>
                    <m:rPr>
                      <m:nor/>
                      <m:sty m:val="p"/>
                    </m:rPr>
                    <w:rPr>
                      <w:rFonts w:ascii="Cambria Math" w:hAnsi="Cambria Math" w:eastAsia="宋体" w:cs="Cambria Math"/>
                      <w:b w:val="0"/>
                      <w:i w:val="0"/>
                      <w:color w:val="000000"/>
                      <w:spacing w:val="0"/>
                      <w:sz w:val="21"/>
                      <w:szCs w:val="21"/>
                      <w:lang w:val="en-US" w:eastAsia="zh-CN"/>
                    </w:rPr>
                    <m:t>其他</m:t>
                  </m:r>
                </m:e>
              </m:mr>
            </m:m>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（24）</w:t>
      </w:r>
    </w:p>
    <w:p w14:paraId="419F218C">
      <w:pPr>
        <w:keepNext w:val="0"/>
        <w:keepLines w:val="0"/>
        <w:pageBreakBefore w:val="0"/>
        <w:widowControl/>
        <w:autoSpaceDE w:val="0"/>
        <w:autoSpaceDN w:val="0"/>
        <w:snapToGrid w:val="0"/>
        <w:spacing w:before="0" w:after="0" w:line="360" w:lineRule="auto"/>
        <w:ind w:left="0" w:right="0" w:firstLine="0"/>
        <w:jc w:val="both"/>
        <w:pPrChange w:id="177" w:author="Fa'te" w:date="2026-09-17T16:37:31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w:t>
      </w:r>
      <m:oMath>
        <m:r>
          <m:rPr/>
          <w:rPr>
            <w:rFonts w:ascii="Cambria Math" w:hAnsi="Cambria Math" w:eastAsia="宋体" w:cs="Cambria Math"/>
            <w:color w:val="000000"/>
            <w:spacing w:val="0"/>
            <w:sz w:val="21"/>
            <w:szCs w:val="21"/>
            <w:lang w:val="en-US" w:eastAsia="zh-CN"/>
          </w:rPr>
          <m:t>p</m:t>
        </m:r>
      </m:oMath>
      <w:r>
        <w:rPr>
          <w:rFonts w:ascii="Times New Roman" w:hAnsi="Times New Roman" w:eastAsia="宋体" w:cs="Times New Roman"/>
          <w:color w:val="000000"/>
          <w:spacing w:val="0"/>
          <w:sz w:val="21"/>
          <w:szCs w:val="24"/>
          <w:lang w:val="en-US" w:eastAsia="zh-CN"/>
        </w:rPr>
        <w:t>为查询位置，</w:t>
      </w:r>
      <m:oMath>
        <m:r>
          <m:rPr/>
          <w:rPr>
            <w:rFonts w:ascii="Cambria Math" w:hAnsi="Cambria Math" w:eastAsia="宋体" w:cs="Cambria Math"/>
            <w:color w:val="000000"/>
            <w:spacing w:val="0"/>
            <w:sz w:val="21"/>
            <w:szCs w:val="21"/>
            <w:lang w:val="en-US" w:eastAsia="zh-CN"/>
          </w:rPr>
          <m:t>q</m:t>
        </m:r>
      </m:oMath>
      <w:r>
        <w:rPr>
          <w:rFonts w:ascii="Times New Roman" w:hAnsi="Times New Roman" w:eastAsia="宋体" w:cs="Times New Roman"/>
          <w:color w:val="000000"/>
          <w:spacing w:val="0"/>
          <w:sz w:val="21"/>
          <w:szCs w:val="24"/>
          <w:lang w:val="en-US" w:eastAsia="zh-CN"/>
        </w:rPr>
        <w:t>为键位置。掩码注意力将掩码矩阵加在缩放点积之后、</w:t>
      </w:r>
      <m:oMath>
        <m:r>
          <m:rPr>
            <m:sty m:val="p"/>
          </m:rPr>
          <w:rPr>
            <w:rFonts w:ascii="Cambria Math" w:hAnsi="Cambria Math" w:eastAsia="宋体" w:cs="Cambria Math"/>
            <w:color w:val="000000"/>
            <w:spacing w:val="0"/>
            <w:sz w:val="21"/>
            <w:szCs w:val="21"/>
            <w:lang w:val="en-US" w:eastAsia="zh-CN"/>
          </w:rPr>
          <m:t>Softmax</m:t>
        </m:r>
      </m:oMath>
      <w:r>
        <w:rPr>
          <w:rFonts w:ascii="Times New Roman" w:hAnsi="Times New Roman" w:eastAsia="宋体" w:cs="Times New Roman"/>
          <w:color w:val="000000"/>
          <w:spacing w:val="0"/>
          <w:sz w:val="21"/>
          <w:szCs w:val="24"/>
          <w:lang w:val="en-US" w:eastAsia="zh-CN"/>
        </w:rPr>
        <w:t>之前：</w:t>
      </w:r>
    </w:p>
    <w:p w14:paraId="2D37236F">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r>
          <m:rPr>
            <m:sty m:val="p"/>
          </m:rPr>
          <w:rPr>
            <w:rFonts w:ascii="Cambria Math" w:hAnsi="Cambria Math" w:eastAsia="宋体" w:cs="Cambria Math"/>
            <w:color w:val="000000"/>
            <w:spacing w:val="0"/>
            <w:sz w:val="21"/>
            <w:szCs w:val="21"/>
            <w:lang w:val="en-US" w:eastAsia="zh-CN"/>
          </w:rPr>
          <m:t>MA(</m:t>
        </m:r>
        <m:r>
          <m:rPr/>
          <w:rPr>
            <w:rFonts w:ascii="Cambria Math" w:hAnsi="Cambria Math" w:eastAsia="宋体" w:cs="Cambria Math"/>
            <w:color w:val="000000"/>
            <w:spacing w:val="0"/>
            <w:sz w:val="21"/>
            <w:szCs w:val="21"/>
            <w:lang w:val="en-US" w:eastAsia="zh-CN"/>
          </w:rPr>
          <m:t>Z</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M</m:t>
        </m:r>
        <m:r>
          <m:rPr>
            <m:sty m:val="p"/>
          </m:rPr>
          <w:rPr>
            <w:rFonts w:ascii="Cambria Math" w:hAnsi="Cambria Math" w:eastAsia="宋体" w:cs="Cambria Math"/>
            <w:color w:val="000000"/>
            <w:spacing w:val="0"/>
            <w:sz w:val="21"/>
            <w:szCs w:val="21"/>
            <w:lang w:val="en-US" w:eastAsia="zh-CN"/>
          </w:rPr>
          <m:t>)=Softmax</m:t>
        </m:r>
        <m:d>
          <m:dPr>
            <m:sepChr m:val=""/>
          </m:dPr>
          <m:e>
            <m:f>
              <m:fPr/>
              <m:num>
                <m:r>
                  <m:rPr/>
                  <w:rPr>
                    <w:rFonts w:ascii="Cambria Math" w:hAnsi="Cambria Math" w:eastAsia="宋体" w:cs="Cambria Math"/>
                    <w:color w:val="000000"/>
                    <w:spacing w:val="0"/>
                    <w:sz w:val="21"/>
                    <w:szCs w:val="21"/>
                    <w:lang w:val="en-US" w:eastAsia="zh-CN"/>
                  </w:rPr>
                  <m:t>Z</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Q</m:t>
                    </m:r>
                  </m:sub>
                </m:sSub>
                <m:sSup>
                  <m:sSupPr/>
                  <m:e>
                    <m:d>
                      <m:dPr>
                        <m:sepChr m:val=""/>
                      </m:dPr>
                      <m:e>
                        <m:r>
                          <m:rPr/>
                          <w:rPr>
                            <w:rFonts w:ascii="Cambria Math" w:hAnsi="Cambria Math" w:eastAsia="宋体" w:cs="Cambria Math"/>
                            <w:color w:val="000000"/>
                            <w:spacing w:val="0"/>
                            <w:sz w:val="21"/>
                            <w:szCs w:val="21"/>
                            <w:lang w:val="en-US" w:eastAsia="zh-CN"/>
                          </w:rPr>
                          <m:t>Z</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K</m:t>
                            </m:r>
                          </m:sub>
                        </m:sSub>
                      </m:e>
                    </m:d>
                  </m:e>
                  <m:sup>
                    <m:r>
                      <m:rPr>
                        <m:sty m:val="p"/>
                      </m:rPr>
                      <w:rPr>
                        <w:rFonts w:ascii="Cambria Math" w:hAnsi="Cambria Math" w:eastAsia="宋体" w:cs="Cambria Math"/>
                        <w:color w:val="000000"/>
                        <w:spacing w:val="0"/>
                        <w:sz w:val="21"/>
                        <w:szCs w:val="21"/>
                        <w:lang w:val="en-US" w:eastAsia="zh-CN"/>
                      </w:rPr>
                      <m:t>⊤</m:t>
                    </m:r>
                  </m:sup>
                </m:sSup>
              </m:num>
              <m:den>
                <m:rad>
                  <m:radPr>
                    <m:degHide m:val="1"/>
                  </m:radPr>
                  <m:deg/>
                  <m:e>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k</m:t>
                        </m:r>
                      </m:sub>
                    </m:sSub>
                  </m:e>
                </m:rad>
              </m:den>
            </m:f>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M</m:t>
            </m:r>
          </m:e>
        </m:d>
        <m:r>
          <m:rPr/>
          <w:rPr>
            <w:rFonts w:ascii="Cambria Math" w:hAnsi="Cambria Math" w:eastAsia="宋体" w:cs="Cambria Math"/>
            <w:color w:val="000000"/>
            <w:spacing w:val="0"/>
            <w:sz w:val="21"/>
            <w:szCs w:val="21"/>
            <w:lang w:val="en-US" w:eastAsia="zh-CN"/>
          </w:rPr>
          <m:t>Z</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V</m:t>
            </m:r>
          </m:sub>
        </m:sSub>
      </m:oMath>
      <w:r>
        <w:rPr>
          <w:rFonts w:ascii="Times New Roman" w:hAnsi="Times New Roman" w:eastAsia="宋体" w:cs="Times New Roman"/>
          <w:color w:val="000000"/>
          <w:sz w:val="21"/>
        </w:rPr>
        <w:tab/>
      </w:r>
      <w:r>
        <w:rPr>
          <w:rFonts w:ascii="Times New Roman" w:hAnsi="Times New Roman" w:eastAsia="宋体" w:cs="Times New Roman"/>
          <w:color w:val="000000"/>
          <w:sz w:val="21"/>
        </w:rPr>
        <w:t>（25）</w:t>
      </w:r>
    </w:p>
    <w:p w14:paraId="6E4B1C22">
      <w:pPr>
        <w:keepNext w:val="0"/>
        <w:keepLines w:val="0"/>
        <w:pageBreakBefore w:val="0"/>
        <w:widowControl/>
        <w:autoSpaceDE w:val="0"/>
        <w:autoSpaceDN w:val="0"/>
        <w:snapToGrid w:val="0"/>
        <w:spacing w:before="0" w:after="0" w:line="360" w:lineRule="auto"/>
        <w:ind w:left="0" w:right="0" w:firstLine="0"/>
        <w:jc w:val="both"/>
        <w:pPrChange w:id="178" w:author="Fa'te" w:date="2026-09-17T16:37:32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其中，取值为</w:t>
      </w:r>
      <m:oMath>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的位置经</w:t>
      </w:r>
      <m:oMath>
        <m:r>
          <m:rPr>
            <m:sty m:val="p"/>
          </m:rPr>
          <w:rPr>
            <w:rFonts w:ascii="Cambria Math" w:hAnsi="Cambria Math" w:eastAsia="宋体" w:cs="Cambria Math"/>
            <w:color w:val="000000"/>
            <w:spacing w:val="0"/>
            <w:sz w:val="21"/>
            <w:szCs w:val="21"/>
            <w:lang w:val="en-US" w:eastAsia="zh-CN"/>
          </w:rPr>
          <m:t>Softmax</m:t>
        </m:r>
      </m:oMath>
      <w:r>
        <w:rPr>
          <w:rFonts w:ascii="Times New Roman" w:hAnsi="Times New Roman" w:eastAsia="宋体" w:cs="Times New Roman"/>
          <w:color w:val="000000"/>
          <w:spacing w:val="0"/>
          <w:sz w:val="21"/>
          <w:szCs w:val="24"/>
          <w:lang w:val="en-US" w:eastAsia="zh-CN"/>
        </w:rPr>
        <w:t>后注意力权重为零，从而实现可见性控制。每个分支由</w:t>
      </w:r>
      <m:oMath>
        <m:sSub>
          <m:sSubPr/>
          <m:e>
            <m:r>
              <m:rPr/>
              <w:rPr>
                <w:rFonts w:ascii="Cambria Math" w:hAnsi="Cambria Math" w:eastAsia="宋体" w:cs="Cambria Math"/>
                <w:color w:val="000000"/>
                <w:spacing w:val="0"/>
                <w:sz w:val="21"/>
                <w:szCs w:val="21"/>
                <w:lang w:val="en-US" w:eastAsia="zh-CN"/>
              </w:rPr>
              <m:t>L</m:t>
            </m:r>
          </m:e>
          <m:sub>
            <m:r>
              <m:rPr/>
              <w:rPr>
                <w:rFonts w:ascii="Cambria Math" w:hAnsi="Cambria Math" w:eastAsia="宋体" w:cs="Cambria Math"/>
                <w:color w:val="000000"/>
                <w:spacing w:val="0"/>
                <w:sz w:val="21"/>
                <w:szCs w:val="21"/>
                <w:lang w:val="en-US" w:eastAsia="zh-CN"/>
              </w:rPr>
              <m:t>r</m:t>
            </m:r>
          </m:sub>
        </m:sSub>
      </m:oMath>
      <w:r>
        <w:rPr>
          <w:rFonts w:ascii="Times New Roman" w:hAnsi="Times New Roman" w:eastAsia="宋体" w:cs="Times New Roman"/>
          <w:color w:val="000000"/>
          <w:spacing w:val="0"/>
          <w:sz w:val="21"/>
          <w:szCs w:val="24"/>
          <w:lang w:val="en-US" w:eastAsia="zh-CN"/>
        </w:rPr>
        <w:t>层掩码注意力单元堆叠而成，第</w:t>
      </w:r>
      <m:oMath>
        <m:r>
          <m:rPr/>
          <w:rPr>
            <w:rFonts w:ascii="Cambria Math" w:hAnsi="Cambria Math" w:eastAsia="宋体" w:cs="Cambria Math"/>
            <w:color w:val="000000"/>
            <w:spacing w:val="0"/>
            <w:sz w:val="21"/>
            <w:szCs w:val="21"/>
            <w:lang w:val="en-US" w:eastAsia="zh-CN"/>
          </w:rPr>
          <m:t>l</m:t>
        </m:r>
      </m:oMath>
      <w:r>
        <w:rPr>
          <w:rFonts w:ascii="Times New Roman" w:hAnsi="Times New Roman" w:eastAsia="宋体" w:cs="Times New Roman"/>
          <w:color w:val="000000"/>
          <w:spacing w:val="0"/>
          <w:sz w:val="21"/>
          <w:szCs w:val="24"/>
          <w:lang w:val="en-US" w:eastAsia="zh-CN"/>
        </w:rPr>
        <w:t>层的更新过程为：</w:t>
      </w:r>
    </w:p>
    <w:p w14:paraId="7DF9C26A">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eqArr>
          <m:eqArrPr/>
          <m:e>
            <m:sSubSup>
              <m:sSubSupPr/>
              <m:e>
                <m:acc>
                  <m:accPr/>
                  <m:e>
                    <m:r>
                      <m:rPr/>
                      <w:rPr>
                        <w:rFonts w:ascii="Cambria Math" w:hAnsi="Cambria Math" w:eastAsia="宋体" w:cs="Cambria Math"/>
                        <w:color w:val="000000"/>
                        <w:spacing w:val="0"/>
                        <w:sz w:val="21"/>
                        <w:szCs w:val="21"/>
                        <w:lang w:val="en-US" w:eastAsia="zh-CN"/>
                      </w:rPr>
                      <m:t>Z</m:t>
                    </m:r>
                  </m:e>
                </m:acc>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l</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b</m:t>
                </m:r>
              </m:sup>
            </m:sSubSup>
            <m:r>
              <m:rPr>
                <m:sty m:val="p"/>
              </m:rPr>
              <w:rPr>
                <w:rFonts w:ascii="Cambria Math" w:hAnsi="Cambria Math" w:eastAsia="宋体" w:cs="Cambria Math"/>
                <w:color w:val="000000"/>
                <w:spacing w:val="0"/>
                <w:sz w:val="21"/>
                <w:szCs w:val="21"/>
                <w:lang w:val="en-US" w:eastAsia="zh-CN"/>
              </w:rPr>
              <m:t>=MA</m:t>
            </m:r>
            <m:d>
              <m:dPr>
                <m:sepChr m:val=""/>
              </m:dPr>
              <m:e>
                <m:r>
                  <m:rPr>
                    <m:sty m:val="p"/>
                  </m:rPr>
                  <w:rPr>
                    <w:rFonts w:ascii="Cambria Math" w:hAnsi="Cambria Math" w:eastAsia="宋体" w:cs="Cambria Math"/>
                    <w:color w:val="000000"/>
                    <w:spacing w:val="0"/>
                    <w:sz w:val="21"/>
                    <w:szCs w:val="21"/>
                    <w:lang w:val="en-US" w:eastAsia="zh-CN"/>
                  </w:rPr>
                  <m:t>LN</m:t>
                </m:r>
                <m:d>
                  <m:dPr>
                    <m:sepChr m:val=""/>
                  </m:dPr>
                  <m:e>
                    <m:sSubSup>
                      <m:sSubSup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l</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b</m:t>
                        </m:r>
                      </m:sup>
                    </m:sSubSup>
                  </m:e>
                </m:d>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M</m:t>
                    </m:r>
                  </m:e>
                  <m:sup>
                    <m:r>
                      <m:rPr/>
                      <w:rPr>
                        <w:rFonts w:ascii="Cambria Math" w:hAnsi="Cambria Math" w:eastAsia="宋体" w:cs="Cambria Math"/>
                        <w:color w:val="000000"/>
                        <w:spacing w:val="0"/>
                        <w:sz w:val="21"/>
                        <w:szCs w:val="21"/>
                        <w:lang w:val="en-US" w:eastAsia="zh-CN"/>
                      </w:rPr>
                      <m:t>b</m:t>
                    </m:r>
                  </m:sup>
                </m:sSup>
              </m:e>
            </m:d>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l</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b</m:t>
                </m:r>
              </m:sup>
            </m:sSubSup>
            <m:r>
              <m:rPr>
                <m:sty m:val="p"/>
              </m:rPr>
              <w:rPr>
                <w:rFonts w:ascii="Cambria Math" w:hAnsi="Cambria Math" w:eastAsia="宋体" w:cs="Cambria Math"/>
                <w:color w:val="000000"/>
                <w:spacing w:val="0"/>
                <w:sz w:val="21"/>
                <w:szCs w:val="21"/>
                <w:lang w:val="en-US" w:eastAsia="zh-CN"/>
              </w:rPr>
              <m:t>,</m:t>
            </m:r>
          </m:e>
          <m:e>
            <m:sSubSup>
              <m:sSubSup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l</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b</m:t>
                </m:r>
              </m:sup>
            </m:sSubSup>
            <m:r>
              <m:rPr>
                <m:sty m:val="p"/>
              </m:rPr>
              <w:rPr>
                <w:rFonts w:ascii="Cambria Math" w:hAnsi="Cambria Math" w:eastAsia="宋体" w:cs="Cambria Math"/>
                <w:color w:val="000000"/>
                <w:spacing w:val="0"/>
                <w:sz w:val="21"/>
                <w:szCs w:val="21"/>
                <w:lang w:val="en-US" w:eastAsia="zh-CN"/>
              </w:rPr>
              <m:t>=FFN</m:t>
            </m:r>
            <m:d>
              <m:dPr>
                <m:sepChr m:val=""/>
              </m:dPr>
              <m:e>
                <m:r>
                  <m:rPr>
                    <m:sty m:val="p"/>
                  </m:rPr>
                  <w:rPr>
                    <w:rFonts w:ascii="Cambria Math" w:hAnsi="Cambria Math" w:eastAsia="宋体" w:cs="Cambria Math"/>
                    <w:color w:val="000000"/>
                    <w:spacing w:val="0"/>
                    <w:sz w:val="21"/>
                    <w:szCs w:val="21"/>
                    <w:lang w:val="en-US" w:eastAsia="zh-CN"/>
                  </w:rPr>
                  <m:t>LN</m:t>
                </m:r>
                <m:d>
                  <m:dPr>
                    <m:sepChr m:val=""/>
                  </m:dPr>
                  <m:e>
                    <m:sSubSup>
                      <m:sSubSupPr/>
                      <m:e>
                        <m:acc>
                          <m:accPr/>
                          <m:e>
                            <m:r>
                              <m:rPr/>
                              <w:rPr>
                                <w:rFonts w:ascii="Cambria Math" w:hAnsi="Cambria Math" w:eastAsia="宋体" w:cs="Cambria Math"/>
                                <w:color w:val="000000"/>
                                <w:spacing w:val="0"/>
                                <w:sz w:val="21"/>
                                <w:szCs w:val="21"/>
                                <w:lang w:val="en-US" w:eastAsia="zh-CN"/>
                              </w:rPr>
                              <m:t>Z</m:t>
                            </m:r>
                          </m:e>
                        </m:acc>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l</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b</m:t>
                        </m:r>
                      </m:sup>
                    </m:sSubSup>
                  </m:e>
                </m:d>
              </m:e>
            </m:d>
            <m:r>
              <m:rPr>
                <m:sty m:val="p"/>
              </m:rPr>
              <w:rPr>
                <w:rFonts w:ascii="Cambria Math" w:hAnsi="Cambria Math" w:eastAsia="宋体" w:cs="Cambria Math"/>
                <w:color w:val="000000"/>
                <w:spacing w:val="0"/>
                <w:sz w:val="21"/>
                <w:szCs w:val="21"/>
                <w:lang w:val="en-US" w:eastAsia="zh-CN"/>
              </w:rPr>
              <m:t>+</m:t>
            </m:r>
            <m:sSubSup>
              <m:sSubSupPr/>
              <m:e>
                <m:acc>
                  <m:accPr/>
                  <m:e>
                    <m:r>
                      <m:rPr/>
                      <w:rPr>
                        <w:rFonts w:ascii="Cambria Math" w:hAnsi="Cambria Math" w:eastAsia="宋体" w:cs="Cambria Math"/>
                        <w:color w:val="000000"/>
                        <w:spacing w:val="0"/>
                        <w:sz w:val="21"/>
                        <w:szCs w:val="21"/>
                        <w:lang w:val="en-US" w:eastAsia="zh-CN"/>
                      </w:rPr>
                      <m:t>Z</m:t>
                    </m:r>
                  </m:e>
                </m:acc>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l</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b</m:t>
                </m:r>
              </m:sup>
            </m:sSubSup>
          </m:e>
        </m:eqArr>
      </m:oMath>
      <w:r>
        <w:rPr>
          <w:rFonts w:ascii="Times New Roman" w:hAnsi="Times New Roman" w:eastAsia="宋体" w:cs="Times New Roman"/>
          <w:color w:val="000000"/>
          <w:sz w:val="21"/>
        </w:rPr>
        <w:tab/>
      </w:r>
      <w:r>
        <w:rPr>
          <w:rFonts w:ascii="Times New Roman" w:hAnsi="Times New Roman" w:eastAsia="宋体" w:cs="Times New Roman"/>
          <w:color w:val="000000"/>
          <w:sz w:val="21"/>
        </w:rPr>
        <w:t>（26）</w:t>
      </w:r>
    </w:p>
    <w:p w14:paraId="048CAB6C">
      <w:pPr>
        <w:keepNext w:val="0"/>
        <w:keepLines w:val="0"/>
        <w:pageBreakBefore w:val="0"/>
        <w:widowControl/>
        <w:autoSpaceDE w:val="0"/>
        <w:autoSpaceDN w:val="0"/>
        <w:snapToGrid w:val="0"/>
        <w:spacing w:before="0" w:after="0" w:line="360" w:lineRule="auto"/>
        <w:ind w:left="0" w:right="0" w:firstLine="0"/>
        <w:jc w:val="both"/>
        <w:pPrChange w:id="179" w:author="Fa'te" w:date="2026-09-17T16:37:33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w:t>
      </w:r>
      <m:oMath>
        <m:r>
          <m:rPr>
            <m:sty m:val="p"/>
          </m:rPr>
          <w:rPr>
            <w:rFonts w:ascii="Cambria Math" w:hAnsi="Cambria Math" w:eastAsia="宋体" w:cs="Cambria Math"/>
            <w:color w:val="000000"/>
            <w:spacing w:val="0"/>
            <w:sz w:val="21"/>
            <w:szCs w:val="21"/>
            <w:lang w:val="en-US" w:eastAsia="zh-CN"/>
          </w:rPr>
          <m:t>LN(⋅)</m:t>
        </m:r>
      </m:oMath>
      <w:r>
        <w:rPr>
          <w:rFonts w:ascii="Times New Roman" w:hAnsi="Times New Roman" w:eastAsia="宋体" w:cs="Times New Roman"/>
          <w:color w:val="000000"/>
          <w:spacing w:val="0"/>
          <w:sz w:val="21"/>
          <w:szCs w:val="24"/>
          <w:lang w:val="en-US" w:eastAsia="zh-CN"/>
        </w:rPr>
        <w:t>为层归一化，</w:t>
      </w:r>
      <m:oMath>
        <m:r>
          <m:rPr>
            <m:sty m:val="p"/>
          </m:rPr>
          <w:rPr>
            <w:rFonts w:ascii="Cambria Math" w:hAnsi="Cambria Math" w:eastAsia="宋体" w:cs="Cambria Math"/>
            <w:color w:val="000000"/>
            <w:spacing w:val="0"/>
            <w:sz w:val="21"/>
            <w:szCs w:val="21"/>
            <w:lang w:val="en-US" w:eastAsia="zh-CN"/>
          </w:rPr>
          <m:t>FFN(⋅)</m:t>
        </m:r>
      </m:oMath>
      <w:r>
        <w:rPr>
          <w:rFonts w:ascii="Times New Roman" w:hAnsi="Times New Roman" w:eastAsia="宋体" w:cs="Times New Roman"/>
          <w:color w:val="000000"/>
          <w:spacing w:val="0"/>
          <w:sz w:val="21"/>
          <w:szCs w:val="24"/>
          <w:lang w:val="en-US" w:eastAsia="zh-CN"/>
        </w:rPr>
        <w:t>为以</w:t>
      </w:r>
      <m:oMath>
        <m:r>
          <m:rPr>
            <m:sty m:val="p"/>
          </m:rPr>
          <w:rPr>
            <w:rFonts w:ascii="Cambria Math" w:hAnsi="Cambria Math" w:eastAsia="宋体" w:cs="Cambria Math"/>
            <w:color w:val="000000"/>
            <w:spacing w:val="0"/>
            <w:sz w:val="21"/>
            <w:szCs w:val="21"/>
            <w:lang w:val="en-US" w:eastAsia="zh-CN"/>
          </w:rPr>
          <m:t>ReLU</m:t>
        </m:r>
      </m:oMath>
      <w:r>
        <w:rPr>
          <w:rFonts w:ascii="Times New Roman" w:hAnsi="Times New Roman" w:eastAsia="宋体" w:cs="Times New Roman"/>
          <w:color w:val="000000"/>
          <w:spacing w:val="0"/>
          <w:sz w:val="21"/>
          <w:szCs w:val="24"/>
          <w:lang w:val="en-US" w:eastAsia="zh-CN"/>
        </w:rPr>
        <w:t>为激活的两层前馈网络，</w:t>
      </w:r>
      <m:oMath>
        <m:r>
          <m:rPr/>
          <w:rPr>
            <w:rFonts w:ascii="Cambria Math" w:hAnsi="Cambria Math" w:eastAsia="宋体" w:cs="Cambria Math"/>
            <w:color w:val="000000"/>
            <w:spacing w:val="0"/>
            <w:sz w:val="21"/>
            <w:szCs w:val="21"/>
            <w:lang w:val="en-US" w:eastAsia="zh-CN"/>
          </w:rPr>
          <m:t>l</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L</m:t>
            </m:r>
          </m:e>
          <m:sub>
            <m:r>
              <m:rPr/>
              <w:rPr>
                <w:rFonts w:ascii="Cambria Math" w:hAnsi="Cambria Math" w:eastAsia="宋体" w:cs="Cambria Math"/>
                <w:color w:val="000000"/>
                <w:spacing w:val="0"/>
                <w:sz w:val="21"/>
                <w:szCs w:val="21"/>
                <w:lang w:val="en-US" w:eastAsia="zh-CN"/>
              </w:rPr>
              <m:t>r</m:t>
            </m:r>
          </m:sub>
        </m:sSub>
      </m:oMath>
      <w:r>
        <w:rPr>
          <w:rFonts w:ascii="Times New Roman" w:hAnsi="Times New Roman" w:eastAsia="宋体" w:cs="Times New Roman"/>
          <w:color w:val="000000"/>
          <w:spacing w:val="0"/>
          <w:sz w:val="21"/>
          <w:szCs w:val="24"/>
          <w:lang w:val="en-US" w:eastAsia="zh-CN"/>
        </w:rPr>
        <w:t>。经</w:t>
      </w:r>
      <m:oMath>
        <m:sSub>
          <m:sSubPr/>
          <m:e>
            <m:r>
              <m:rPr/>
              <w:rPr>
                <w:rFonts w:ascii="Cambria Math" w:hAnsi="Cambria Math" w:eastAsia="宋体" w:cs="Cambria Math"/>
                <w:color w:val="000000"/>
                <w:spacing w:val="0"/>
                <w:sz w:val="21"/>
                <w:szCs w:val="21"/>
                <w:lang w:val="en-US" w:eastAsia="zh-CN"/>
              </w:rPr>
              <m:t>L</m:t>
            </m:r>
          </m:e>
          <m:sub>
            <m:r>
              <m:rPr/>
              <w:rPr>
                <w:rFonts w:ascii="Cambria Math" w:hAnsi="Cambria Math" w:eastAsia="宋体" w:cs="Cambria Math"/>
                <w:color w:val="000000"/>
                <w:spacing w:val="0"/>
                <w:sz w:val="21"/>
                <w:szCs w:val="21"/>
                <w:lang w:val="en-US" w:eastAsia="zh-CN"/>
              </w:rPr>
              <m:t>r</m:t>
            </m:r>
          </m:sub>
        </m:sSub>
      </m:oMath>
      <w:r>
        <w:rPr>
          <w:rFonts w:ascii="Times New Roman" w:hAnsi="Times New Roman" w:eastAsia="宋体" w:cs="Times New Roman"/>
          <w:color w:val="000000"/>
          <w:spacing w:val="0"/>
          <w:sz w:val="21"/>
          <w:szCs w:val="24"/>
          <w:lang w:val="en-US" w:eastAsia="zh-CN"/>
        </w:rPr>
        <w:t>层更新后，我们取两条分支聚合token位置的输出作为分支表示：</w:t>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intra</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L</m:t>
                </m:r>
              </m:e>
              <m:sub>
                <m:r>
                  <m:rPr/>
                  <w:rPr>
                    <w:rFonts w:ascii="Cambria Math" w:hAnsi="Cambria Math" w:eastAsia="宋体" w:cs="Cambria Math"/>
                    <w:color w:val="000000"/>
                    <w:spacing w:val="0"/>
                    <w:sz w:val="21"/>
                    <w:szCs w:val="21"/>
                    <w:lang w:val="en-US" w:eastAsia="zh-CN"/>
                  </w:rPr>
                  <m:t>r</m:t>
                </m:r>
              </m:sub>
            </m:sSub>
            <m:r>
              <m:rPr>
                <m:sty m:val="p"/>
              </m:rPr>
              <w:rPr>
                <w:rFonts w:ascii="Cambria Math" w:hAnsi="Cambria Math" w:eastAsia="宋体" w:cs="Cambria Math"/>
                <w:color w:val="000000"/>
                <w:spacing w:val="0"/>
                <w:sz w:val="21"/>
                <w:szCs w:val="21"/>
                <w:lang w:val="en-US" w:eastAsia="zh-CN"/>
              </w:rPr>
              <m:t>),intra</m:t>
            </m:r>
          </m:sup>
        </m:sSub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汇聚了经高斯筛选后各模态内部的稳定线索，</w:t>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inter</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L</m:t>
                </m:r>
              </m:e>
              <m:sub>
                <m:r>
                  <m:rPr/>
                  <w:rPr>
                    <w:rFonts w:ascii="Cambria Math" w:hAnsi="Cambria Math" w:eastAsia="宋体" w:cs="Cambria Math"/>
                    <w:color w:val="000000"/>
                    <w:spacing w:val="0"/>
                    <w:sz w:val="21"/>
                    <w:szCs w:val="21"/>
                    <w:lang w:val="en-US" w:eastAsia="zh-CN"/>
                  </w:rPr>
                  <m:t>r</m:t>
                </m:r>
              </m:sub>
            </m:sSub>
            <m:r>
              <m:rPr>
                <m:sty m:val="p"/>
              </m:rPr>
              <w:rPr>
                <w:rFonts w:ascii="Cambria Math" w:hAnsi="Cambria Math" w:eastAsia="宋体" w:cs="Cambria Math"/>
                <w:color w:val="000000"/>
                <w:spacing w:val="0"/>
                <w:sz w:val="21"/>
                <w:szCs w:val="21"/>
                <w:lang w:val="en-US" w:eastAsia="zh-CN"/>
              </w:rPr>
              <m:t>),inter</m:t>
            </m:r>
          </m:sup>
        </m:sSub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汇聚了两模态之间的互补验证信息。</w:t>
      </w:r>
    </w:p>
    <w:p w14:paraId="0B84E9C8">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至此，对候选类别</w:t>
      </w:r>
      <m:oMath>
        <m:r>
          <m:rPr/>
          <w:rPr>
            <w:rFonts w:ascii="Cambria Math" w:hAnsi="Cambria Math" w:eastAsia="宋体" w:cs="Cambria Math"/>
            <w:color w:val="000000"/>
            <w:spacing w:val="0"/>
            <w:sz w:val="21"/>
            <w:szCs w:val="21"/>
            <w:lang w:val="en-US" w:eastAsia="zh-CN"/>
          </w:rPr>
          <m:t>c</m:t>
        </m:r>
      </m:oMath>
      <w:r>
        <w:rPr>
          <w:rFonts w:ascii="Times New Roman" w:hAnsi="Times New Roman" w:eastAsia="宋体" w:cs="Times New Roman"/>
          <w:color w:val="000000"/>
          <w:spacing w:val="0"/>
          <w:sz w:val="21"/>
          <w:szCs w:val="24"/>
          <w:lang w:val="en-US" w:eastAsia="zh-CN"/>
        </w:rPr>
        <w:t>，模型共持有三路证据表示：模态内表示</w:t>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intra</m:t>
            </m:r>
          </m:sup>
        </m:sSubSup>
      </m:oMath>
      <w:r>
        <w:rPr>
          <w:rFonts w:ascii="Times New Roman" w:hAnsi="Times New Roman" w:eastAsia="宋体" w:cs="Times New Roman"/>
          <w:color w:val="000000"/>
          <w:spacing w:val="0"/>
          <w:sz w:val="21"/>
          <w:szCs w:val="24"/>
          <w:lang w:val="en-US" w:eastAsia="zh-CN"/>
        </w:rPr>
        <w:t>、跨模态表示</w:t>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inter</m:t>
            </m:r>
          </m:sup>
        </m:sSubSup>
      </m:oMath>
      <w:r>
        <w:rPr>
          <w:rFonts w:ascii="Times New Roman" w:hAnsi="Times New Roman" w:eastAsia="宋体" w:cs="Times New Roman"/>
          <w:color w:val="000000"/>
          <w:spacing w:val="0"/>
          <w:sz w:val="21"/>
          <w:szCs w:val="24"/>
          <w:lang w:val="en-US" w:eastAsia="zh-CN"/>
        </w:rPr>
        <w:t>与直接时序证据</w:t>
      </w:r>
      <m:oMath>
        <m:sSubSup>
          <m:sSubSupPr/>
          <m:e>
            <m:acc>
              <m:accPr>
                <m:chr m:val="̃"/>
              </m:accPr>
              <m:e>
                <m:r>
                  <m:rPr/>
                  <w:rPr>
                    <w:rFonts w:ascii="Cambria Math" w:hAnsi="Cambria Math" w:eastAsia="宋体" w:cs="Cambria Math"/>
                    <w:color w:val="000000"/>
                    <w:spacing w:val="0"/>
                    <w:sz w:val="21"/>
                    <w:szCs w:val="21"/>
                    <w:lang w:val="en-US" w:eastAsia="zh-CN"/>
                  </w:rPr>
                  <m:t>e</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av</m:t>
            </m:r>
          </m:sup>
        </m:sSubSup>
      </m:oMath>
      <w:r>
        <w:rPr>
          <w:rFonts w:ascii="Times New Roman" w:hAnsi="Times New Roman" w:eastAsia="宋体" w:cs="Times New Roman"/>
          <w:color w:val="000000"/>
          <w:spacing w:val="0"/>
          <w:sz w:val="21"/>
          <w:szCs w:val="24"/>
          <w:lang w:val="en-US" w:eastAsia="zh-CN"/>
        </w:rPr>
        <w:t>。因此，我们构建以三路表示和候选类别原型为条件的动态门控：</w:t>
      </w:r>
    </w:p>
    <w:p w14:paraId="4123B76E">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r>
          <m:rPr/>
          <w:rPr>
            <w:rFonts w:ascii="Cambria Math" w:hAnsi="Cambria Math" w:eastAsia="宋体" w:cs="Cambria Math"/>
            <w:color w:val="000000"/>
            <w:spacing w:val="0"/>
            <w:sz w:val="19"/>
            <w:szCs w:val="19"/>
            <w:lang w:val="en-US" w:eastAsia="zh-CN"/>
          </w:rPr>
          <m:t>λ</m:t>
        </m:r>
        <m:r>
          <m:rPr>
            <m:sty m:val="p"/>
          </m:rPr>
          <w:rPr>
            <w:rFonts w:ascii="Cambria Math" w:hAnsi="Cambria Math" w:eastAsia="宋体" w:cs="Cambria Math"/>
            <w:color w:val="000000"/>
            <w:spacing w:val="0"/>
            <w:sz w:val="19"/>
            <w:szCs w:val="19"/>
            <w:lang w:val="en-US" w:eastAsia="zh-CN"/>
          </w:rPr>
          <m:t>=Softmax</m:t>
        </m:r>
        <m:d>
          <m:dPr>
            <m:sepChr m:val=""/>
          </m:dPr>
          <m:e>
            <m:sSub>
              <m:sSubPr/>
              <m:e>
                <m:r>
                  <m:rPr/>
                  <w:rPr>
                    <w:rFonts w:ascii="Cambria Math" w:hAnsi="Cambria Math" w:eastAsia="宋体" w:cs="Cambria Math"/>
                    <w:color w:val="000000"/>
                    <w:spacing w:val="0"/>
                    <w:sz w:val="19"/>
                    <w:szCs w:val="19"/>
                    <w:lang w:val="en-US" w:eastAsia="zh-CN"/>
                  </w:rPr>
                  <m:t>W</m:t>
                </m:r>
              </m:e>
              <m:sub>
                <m:r>
                  <m:rPr/>
                  <w:rPr>
                    <w:rFonts w:ascii="Cambria Math" w:hAnsi="Cambria Math" w:eastAsia="宋体" w:cs="Cambria Math"/>
                    <w:color w:val="000000"/>
                    <w:spacing w:val="0"/>
                    <w:sz w:val="19"/>
                    <w:szCs w:val="19"/>
                    <w:lang w:val="en-US" w:eastAsia="zh-CN"/>
                  </w:rPr>
                  <m:t>2</m:t>
                </m:r>
              </m:sub>
            </m:sSub>
            <m:r>
              <m:rPr>
                <m:sty m:val="p"/>
              </m:rPr>
              <w:rPr>
                <w:rFonts w:ascii="Cambria Math" w:hAnsi="Cambria Math" w:eastAsia="宋体" w:cs="Cambria Math"/>
                <w:color w:val="000000"/>
                <w:spacing w:val="0"/>
                <w:sz w:val="19"/>
                <w:szCs w:val="19"/>
                <w:lang w:val="en-US" w:eastAsia="zh-CN"/>
              </w:rPr>
              <m:t>ReLU</m:t>
            </m:r>
            <m:d>
              <m:dPr>
                <m:sepChr m:val=""/>
              </m:dPr>
              <m:e>
                <m:sSub>
                  <m:sSubPr/>
                  <m:e>
                    <m:r>
                      <m:rPr/>
                      <w:rPr>
                        <w:rFonts w:ascii="Cambria Math" w:hAnsi="Cambria Math" w:eastAsia="宋体" w:cs="Cambria Math"/>
                        <w:color w:val="000000"/>
                        <w:spacing w:val="0"/>
                        <w:sz w:val="19"/>
                        <w:szCs w:val="19"/>
                        <w:lang w:val="en-US" w:eastAsia="zh-CN"/>
                      </w:rPr>
                      <m:t>W</m:t>
                    </m:r>
                  </m:e>
                  <m:sub>
                    <m:r>
                      <m:rPr/>
                      <w:rPr>
                        <w:rFonts w:ascii="Cambria Math" w:hAnsi="Cambria Math" w:eastAsia="宋体" w:cs="Cambria Math"/>
                        <w:color w:val="000000"/>
                        <w:spacing w:val="0"/>
                        <w:sz w:val="19"/>
                        <w:szCs w:val="19"/>
                        <w:lang w:val="en-US" w:eastAsia="zh-CN"/>
                      </w:rPr>
                      <m:t>1</m:t>
                    </m:r>
                  </m:sub>
                </m:sSub>
                <m:d>
                  <m:dPr>
                    <m:begChr m:val="["/>
                    <m:sepChr m:val=""/>
                    <m:endChr m:val="]"/>
                  </m:dPr>
                  <m:e>
                    <m:sSubSup>
                      <m:sSubSupPr/>
                      <m:e>
                        <m:r>
                          <m:rPr/>
                          <w:rPr>
                            <w:rFonts w:ascii="Cambria Math" w:hAnsi="Cambria Math" w:eastAsia="宋体" w:cs="Cambria Math"/>
                            <w:color w:val="000000"/>
                            <w:spacing w:val="0"/>
                            <w:sz w:val="19"/>
                            <w:szCs w:val="19"/>
                            <w:lang w:val="en-US" w:eastAsia="zh-CN"/>
                          </w:rPr>
                          <m:t>h</m:t>
                        </m:r>
                      </m:e>
                      <m:sub>
                        <m:r>
                          <m:rPr/>
                          <w:rPr>
                            <w:rFonts w:ascii="Cambria Math" w:hAnsi="Cambria Math" w:eastAsia="宋体" w:cs="Cambria Math"/>
                            <w:color w:val="000000"/>
                            <w:spacing w:val="0"/>
                            <w:sz w:val="19"/>
                            <w:szCs w:val="19"/>
                            <w:lang w:val="en-US" w:eastAsia="zh-CN"/>
                          </w:rPr>
                          <m:t>c</m:t>
                        </m:r>
                      </m:sub>
                      <m:sup>
                        <m:r>
                          <m:rPr>
                            <m:sty m:val="p"/>
                          </m:rPr>
                          <w:rPr>
                            <w:rFonts w:ascii="Cambria Math" w:hAnsi="Cambria Math" w:eastAsia="宋体" w:cs="Cambria Math"/>
                            <w:color w:val="000000"/>
                            <w:spacing w:val="0"/>
                            <w:sz w:val="19"/>
                            <w:szCs w:val="19"/>
                            <w:lang w:val="en-US" w:eastAsia="zh-CN"/>
                          </w:rPr>
                          <m:t>intra</m:t>
                        </m:r>
                      </m:sup>
                    </m:sSubSup>
                    <m:r>
                      <m:rPr>
                        <m:sty m:val="p"/>
                      </m:rPr>
                      <w:rPr>
                        <w:rFonts w:ascii="Cambria Math" w:hAnsi="Cambria Math" w:eastAsia="宋体" w:cs="Cambria Math"/>
                        <w:color w:val="000000"/>
                        <w:spacing w:val="0"/>
                        <w:sz w:val="19"/>
                        <w:szCs w:val="19"/>
                        <w:lang w:val="en-US" w:eastAsia="zh-CN"/>
                      </w:rPr>
                      <m:t>∥</m:t>
                    </m:r>
                    <m:sSubSup>
                      <m:sSubSupPr/>
                      <m:e>
                        <m:r>
                          <m:rPr/>
                          <w:rPr>
                            <w:rFonts w:ascii="Cambria Math" w:hAnsi="Cambria Math" w:eastAsia="宋体" w:cs="Cambria Math"/>
                            <w:color w:val="000000"/>
                            <w:spacing w:val="0"/>
                            <w:sz w:val="19"/>
                            <w:szCs w:val="19"/>
                            <w:lang w:val="en-US" w:eastAsia="zh-CN"/>
                          </w:rPr>
                          <m:t>h</m:t>
                        </m:r>
                      </m:e>
                      <m:sub>
                        <m:r>
                          <m:rPr/>
                          <w:rPr>
                            <w:rFonts w:ascii="Cambria Math" w:hAnsi="Cambria Math" w:eastAsia="宋体" w:cs="Cambria Math"/>
                            <w:color w:val="000000"/>
                            <w:spacing w:val="0"/>
                            <w:sz w:val="19"/>
                            <w:szCs w:val="19"/>
                            <w:lang w:val="en-US" w:eastAsia="zh-CN"/>
                          </w:rPr>
                          <m:t>c</m:t>
                        </m:r>
                      </m:sub>
                      <m:sup>
                        <m:r>
                          <m:rPr>
                            <m:sty m:val="p"/>
                          </m:rPr>
                          <w:rPr>
                            <w:rFonts w:ascii="Cambria Math" w:hAnsi="Cambria Math" w:eastAsia="宋体" w:cs="Cambria Math"/>
                            <w:color w:val="000000"/>
                            <w:spacing w:val="0"/>
                            <w:sz w:val="19"/>
                            <w:szCs w:val="19"/>
                            <w:lang w:val="en-US" w:eastAsia="zh-CN"/>
                          </w:rPr>
                          <m:t>inter</m:t>
                        </m:r>
                      </m:sup>
                    </m:sSubSup>
                    <m:r>
                      <m:rPr>
                        <m:sty m:val="p"/>
                      </m:rPr>
                      <w:rPr>
                        <w:rFonts w:ascii="Cambria Math" w:hAnsi="Cambria Math" w:eastAsia="宋体" w:cs="Cambria Math"/>
                        <w:color w:val="000000"/>
                        <w:spacing w:val="0"/>
                        <w:sz w:val="19"/>
                        <w:szCs w:val="19"/>
                        <w:lang w:val="en-US" w:eastAsia="zh-CN"/>
                      </w:rPr>
                      <m:t>∥</m:t>
                    </m:r>
                    <m:sSubSup>
                      <m:sSubSupPr/>
                      <m:e>
                        <m:acc>
                          <m:accPr>
                            <m:chr m:val="̃"/>
                          </m:accPr>
                          <m:e>
                            <m:r>
                              <m:rPr/>
                              <w:rPr>
                                <w:rFonts w:ascii="Cambria Math" w:hAnsi="Cambria Math" w:eastAsia="宋体" w:cs="Cambria Math"/>
                                <w:color w:val="000000"/>
                                <w:spacing w:val="0"/>
                                <w:sz w:val="19"/>
                                <w:szCs w:val="19"/>
                                <w:lang w:val="en-US" w:eastAsia="zh-CN"/>
                              </w:rPr>
                              <m:t>e</m:t>
                            </m:r>
                          </m:e>
                        </m:acc>
                      </m:e>
                      <m:sub>
                        <m:r>
                          <m:rPr/>
                          <w:rPr>
                            <w:rFonts w:ascii="Cambria Math" w:hAnsi="Cambria Math" w:eastAsia="宋体" w:cs="Cambria Math"/>
                            <w:color w:val="000000"/>
                            <w:spacing w:val="0"/>
                            <w:sz w:val="19"/>
                            <w:szCs w:val="19"/>
                            <w:lang w:val="en-US" w:eastAsia="zh-CN"/>
                          </w:rPr>
                          <m:t>c</m:t>
                        </m:r>
                      </m:sub>
                      <m:sup>
                        <m:r>
                          <m:rPr/>
                          <w:rPr>
                            <w:rFonts w:ascii="Cambria Math" w:hAnsi="Cambria Math" w:eastAsia="宋体" w:cs="Cambria Math"/>
                            <w:color w:val="000000"/>
                            <w:spacing w:val="0"/>
                            <w:sz w:val="19"/>
                            <w:szCs w:val="19"/>
                            <w:lang w:val="en-US" w:eastAsia="zh-CN"/>
                          </w:rPr>
                          <m:t>av</m:t>
                        </m:r>
                      </m:sup>
                    </m:sSubSup>
                    <m:r>
                      <m:rPr>
                        <m:sty m:val="p"/>
                      </m:rPr>
                      <w:rPr>
                        <w:rFonts w:ascii="Cambria Math" w:hAnsi="Cambria Math" w:eastAsia="宋体" w:cs="Cambria Math"/>
                        <w:color w:val="000000"/>
                        <w:spacing w:val="0"/>
                        <w:sz w:val="19"/>
                        <w:szCs w:val="19"/>
                        <w:lang w:val="en-US" w:eastAsia="zh-CN"/>
                      </w:rPr>
                      <m:t>∥</m:t>
                    </m:r>
                    <m:r>
                      <m:rPr/>
                      <w:rPr>
                        <w:rFonts w:ascii="Cambria Math" w:hAnsi="Cambria Math" w:eastAsia="宋体" w:cs="Cambria Math"/>
                        <w:color w:val="000000"/>
                        <w:spacing w:val="0"/>
                        <w:sz w:val="19"/>
                        <w:szCs w:val="19"/>
                        <w:lang w:val="en-US" w:eastAsia="zh-CN"/>
                      </w:rPr>
                      <m:t>ψ</m:t>
                    </m:r>
                    <m:r>
                      <m:rPr>
                        <m:sty m:val="p"/>
                      </m:rPr>
                      <w:rPr>
                        <w:rFonts w:ascii="Cambria Math" w:hAnsi="Cambria Math" w:eastAsia="宋体" w:cs="Cambria Math"/>
                        <w:color w:val="000000"/>
                        <w:spacing w:val="0"/>
                        <w:sz w:val="19"/>
                        <w:szCs w:val="19"/>
                        <w:lang w:val="en-US" w:eastAsia="zh-CN"/>
                      </w:rPr>
                      <m:t>(</m:t>
                    </m:r>
                    <m:sSub>
                      <m:sSubPr/>
                      <m:e>
                        <m:r>
                          <m:rPr/>
                          <w:rPr>
                            <w:rFonts w:ascii="Cambria Math" w:hAnsi="Cambria Math" w:eastAsia="宋体" w:cs="Cambria Math"/>
                            <w:color w:val="000000"/>
                            <w:spacing w:val="0"/>
                            <w:sz w:val="19"/>
                            <w:szCs w:val="19"/>
                            <w:lang w:val="en-US" w:eastAsia="zh-CN"/>
                          </w:rPr>
                          <m:t>w</m:t>
                        </m:r>
                      </m:e>
                      <m:sub>
                        <m:r>
                          <m:rPr/>
                          <w:rPr>
                            <w:rFonts w:ascii="Cambria Math" w:hAnsi="Cambria Math" w:eastAsia="宋体" w:cs="Cambria Math"/>
                            <w:color w:val="000000"/>
                            <w:spacing w:val="0"/>
                            <w:sz w:val="19"/>
                            <w:szCs w:val="19"/>
                            <w:lang w:val="en-US" w:eastAsia="zh-CN"/>
                          </w:rPr>
                          <m:t>c</m:t>
                        </m:r>
                      </m:sub>
                    </m:sSub>
                    <m:r>
                      <m:rPr>
                        <m:sty m:val="p"/>
                      </m:rPr>
                      <w:rPr>
                        <w:rFonts w:ascii="Cambria Math" w:hAnsi="Cambria Math" w:eastAsia="宋体" w:cs="Cambria Math"/>
                        <w:color w:val="000000"/>
                        <w:spacing w:val="0"/>
                        <w:sz w:val="19"/>
                        <w:szCs w:val="19"/>
                        <w:lang w:val="en-US" w:eastAsia="zh-CN"/>
                      </w:rPr>
                      <m:t>)</m:t>
                    </m:r>
                  </m:e>
                </m:d>
                <m:r>
                  <m:rPr>
                    <m:sty m:val="p"/>
                  </m:rPr>
                  <w:rPr>
                    <w:rFonts w:ascii="Cambria Math" w:hAnsi="Cambria Math" w:eastAsia="宋体" w:cs="Cambria Math"/>
                    <w:color w:val="000000"/>
                    <w:spacing w:val="0"/>
                    <w:sz w:val="19"/>
                    <w:szCs w:val="19"/>
                    <w:lang w:val="en-US" w:eastAsia="zh-CN"/>
                  </w:rPr>
                  <m:t>+</m:t>
                </m:r>
                <m:sSub>
                  <m:sSubPr/>
                  <m:e>
                    <m:r>
                      <m:rPr/>
                      <w:rPr>
                        <w:rFonts w:ascii="Cambria Math" w:hAnsi="Cambria Math" w:eastAsia="宋体" w:cs="Cambria Math"/>
                        <w:color w:val="000000"/>
                        <w:spacing w:val="0"/>
                        <w:sz w:val="19"/>
                        <w:szCs w:val="19"/>
                        <w:lang w:val="en-US" w:eastAsia="zh-CN"/>
                      </w:rPr>
                      <m:t>b</m:t>
                    </m:r>
                  </m:e>
                  <m:sub>
                    <m:r>
                      <m:rPr/>
                      <w:rPr>
                        <w:rFonts w:ascii="Cambria Math" w:hAnsi="Cambria Math" w:eastAsia="宋体" w:cs="Cambria Math"/>
                        <w:color w:val="000000"/>
                        <w:spacing w:val="0"/>
                        <w:sz w:val="19"/>
                        <w:szCs w:val="19"/>
                        <w:lang w:val="en-US" w:eastAsia="zh-CN"/>
                      </w:rPr>
                      <m:t>1</m:t>
                    </m:r>
                  </m:sub>
                </m:sSub>
              </m:e>
            </m:d>
            <m:r>
              <m:rPr>
                <m:sty m:val="p"/>
              </m:rPr>
              <w:rPr>
                <w:rFonts w:ascii="Cambria Math" w:hAnsi="Cambria Math" w:eastAsia="宋体" w:cs="Cambria Math"/>
                <w:color w:val="000000"/>
                <w:spacing w:val="0"/>
                <w:sz w:val="19"/>
                <w:szCs w:val="19"/>
                <w:lang w:val="en-US" w:eastAsia="zh-CN"/>
              </w:rPr>
              <m:t>+</m:t>
            </m:r>
            <m:sSub>
              <m:sSubPr/>
              <m:e>
                <m:r>
                  <m:rPr/>
                  <w:rPr>
                    <w:rFonts w:ascii="Cambria Math" w:hAnsi="Cambria Math" w:eastAsia="宋体" w:cs="Cambria Math"/>
                    <w:color w:val="000000"/>
                    <w:spacing w:val="0"/>
                    <w:sz w:val="19"/>
                    <w:szCs w:val="19"/>
                    <w:lang w:val="en-US" w:eastAsia="zh-CN"/>
                  </w:rPr>
                  <m:t>b</m:t>
                </m:r>
              </m:e>
              <m:sub>
                <m:r>
                  <m:rPr/>
                  <w:rPr>
                    <w:rFonts w:ascii="Cambria Math" w:hAnsi="Cambria Math" w:eastAsia="宋体" w:cs="Cambria Math"/>
                    <w:color w:val="000000"/>
                    <w:spacing w:val="0"/>
                    <w:sz w:val="19"/>
                    <w:szCs w:val="19"/>
                    <w:lang w:val="en-US" w:eastAsia="zh-CN"/>
                  </w:rPr>
                  <m:t>2</m:t>
                </m:r>
              </m:sub>
            </m:sSub>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（27）</w:t>
      </w:r>
    </w:p>
    <w:p w14:paraId="6CDC496B">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
          <m:sSubPr/>
          <m:e>
            <m:r>
              <m:rPr/>
              <w:rPr>
                <w:rFonts w:ascii="Cambria Math" w:hAnsi="Cambria Math" w:eastAsia="宋体" w:cs="Cambria Math"/>
                <w:color w:val="000000"/>
                <w:spacing w:val="0"/>
                <w:sz w:val="21"/>
                <w:szCs w:val="21"/>
                <w:lang w:val="en-US" w:eastAsia="zh-CN"/>
              </w:rPr>
              <m:t>o</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1</m:t>
            </m:r>
          </m:sub>
        </m:sSub>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intra</m:t>
            </m:r>
          </m:sup>
        </m:sSubSup>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2</m:t>
            </m:r>
          </m:sub>
        </m:sSub>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inter</m:t>
            </m:r>
          </m:sup>
        </m:sSubSup>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3</m:t>
            </m:r>
          </m:sub>
        </m:sSub>
        <m:sSubSup>
          <m:sSubSupPr/>
          <m:e>
            <m:acc>
              <m:accPr>
                <m:chr m:val="̃"/>
              </m:accPr>
              <m:e>
                <m:r>
                  <m:rPr/>
                  <w:rPr>
                    <w:rFonts w:ascii="Cambria Math" w:hAnsi="Cambria Math" w:eastAsia="宋体" w:cs="Cambria Math"/>
                    <w:color w:val="000000"/>
                    <w:spacing w:val="0"/>
                    <w:sz w:val="21"/>
                    <w:szCs w:val="21"/>
                    <w:lang w:val="en-US" w:eastAsia="zh-CN"/>
                  </w:rPr>
                  <m:t>e</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av</m:t>
            </m:r>
          </m:sup>
        </m:sSubSup>
      </m:oMath>
      <w:r>
        <w:rPr>
          <w:rFonts w:ascii="Times New Roman" w:hAnsi="Times New Roman" w:eastAsia="宋体" w:cs="Times New Roman"/>
          <w:color w:val="000000"/>
          <w:sz w:val="21"/>
        </w:rPr>
        <w:tab/>
      </w:r>
      <w:r>
        <w:rPr>
          <w:rFonts w:ascii="Times New Roman" w:hAnsi="Times New Roman" w:eastAsia="宋体" w:cs="Times New Roman"/>
          <w:color w:val="000000"/>
          <w:sz w:val="21"/>
        </w:rPr>
        <w:t>（28）</w:t>
      </w:r>
    </w:p>
    <w:p w14:paraId="5EDB45EE">
      <w:pPr>
        <w:keepNext w:val="0"/>
        <w:keepLines w:val="0"/>
        <w:pageBreakBefore w:val="0"/>
        <w:widowControl/>
        <w:autoSpaceDE w:val="0"/>
        <w:autoSpaceDN w:val="0"/>
        <w:snapToGrid w:val="0"/>
        <w:spacing w:before="0" w:after="0" w:line="360" w:lineRule="auto"/>
        <w:ind w:left="0" w:right="0" w:firstLine="0"/>
        <w:jc w:val="both"/>
        <w:pPrChange w:id="180" w:author="Fa'te" w:date="2026-09-17T16:37:35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1</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4d</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3</m:t>
            </m:r>
          </m:sup>
        </m:sSup>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1</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3</m:t>
            </m:r>
          </m:sup>
        </m:sSup>
      </m:oMath>
      <w:r>
        <w:rPr>
          <w:rFonts w:ascii="Times New Roman" w:hAnsi="Times New Roman" w:eastAsia="宋体" w:cs="Times New Roman"/>
          <w:color w:val="000000"/>
          <w:spacing w:val="0"/>
          <w:sz w:val="21"/>
          <w:szCs w:val="24"/>
          <w:lang w:val="en-US" w:eastAsia="zh-CN"/>
        </w:rPr>
        <w:t>为可学习参数，</w:t>
      </w:r>
      <m:oMath>
        <m:r>
          <m:rPr>
            <m:sty m:val="p"/>
          </m:rPr>
          <w:rPr>
            <w:rFonts w:ascii="Cambria Math" w:hAnsi="Cambria Math" w:eastAsia="宋体" w:cs="Cambria Math"/>
            <w:color w:val="000000"/>
            <w:spacing w:val="0"/>
            <w:sz w:val="21"/>
            <w:szCs w:val="21"/>
            <w:lang w:val="en-US" w:eastAsia="zh-CN"/>
          </w:rPr>
          <m:t>Softmax</m:t>
        </m:r>
      </m:oMath>
      <w:r>
        <w:rPr>
          <w:rFonts w:ascii="Times New Roman" w:hAnsi="Times New Roman" w:eastAsia="宋体" w:cs="Times New Roman"/>
          <w:color w:val="000000"/>
          <w:spacing w:val="0"/>
          <w:sz w:val="21"/>
          <w:szCs w:val="24"/>
          <w:lang w:val="en-US" w:eastAsia="zh-CN"/>
        </w:rPr>
        <w:t>沿三个分支的维度归一化，</w:t>
      </w:r>
      <m:oMath>
        <m:r>
          <m:rPr/>
          <w:rPr>
            <w:rFonts w:ascii="Cambria Math" w:hAnsi="Cambria Math" w:eastAsia="宋体" w:cs="Cambria Math"/>
            <w:color w:val="000000"/>
            <w:spacing w:val="0"/>
            <w:sz w:val="21"/>
            <w:szCs w:val="21"/>
            <w:lang w:val="en-US" w:eastAsia="zh-CN"/>
          </w:rPr>
          <m:t>λ</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1</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3</m:t>
            </m:r>
          </m:sub>
        </m:sSub>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满足</w:t>
      </w:r>
      <m:oMath>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1</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3</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o</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为候选类别</w:t>
      </w:r>
      <m:oMath>
        <m:r>
          <m:rPr/>
          <w:rPr>
            <w:rFonts w:ascii="Cambria Math" w:hAnsi="Cambria Math" w:eastAsia="宋体" w:cs="Cambria Math"/>
            <w:color w:val="000000"/>
            <w:spacing w:val="0"/>
            <w:sz w:val="21"/>
            <w:szCs w:val="21"/>
            <w:lang w:val="en-US" w:eastAsia="zh-CN"/>
          </w:rPr>
          <m:t>c</m:t>
        </m:r>
      </m:oMath>
      <w:r>
        <w:rPr>
          <w:rFonts w:ascii="Times New Roman" w:hAnsi="Times New Roman" w:eastAsia="宋体" w:cs="Times New Roman"/>
          <w:color w:val="000000"/>
          <w:spacing w:val="0"/>
          <w:sz w:val="21"/>
          <w:szCs w:val="24"/>
          <w:lang w:val="en-US" w:eastAsia="zh-CN"/>
        </w:rPr>
        <w:t>下的融合表示。融合表示</w:t>
      </w:r>
      <m:oMath>
        <m:sSub>
          <m:sSubPr/>
          <m:e>
            <m:r>
              <m:rPr/>
              <w:rPr>
                <w:rFonts w:ascii="Cambria Math" w:hAnsi="Cambria Math" w:eastAsia="宋体" w:cs="Cambria Math"/>
                <w:color w:val="000000"/>
                <w:spacing w:val="0"/>
                <w:sz w:val="21"/>
                <w:szCs w:val="21"/>
                <w:lang w:val="en-US" w:eastAsia="zh-CN"/>
              </w:rPr>
              <m:t>o</m:t>
            </m:r>
          </m:e>
          <m:sub>
            <m:r>
              <m:rPr/>
              <w:rPr>
                <w:rFonts w:ascii="Cambria Math" w:hAnsi="Cambria Math" w:eastAsia="宋体" w:cs="Cambria Math"/>
                <w:color w:val="000000"/>
                <w:spacing w:val="0"/>
                <w:sz w:val="21"/>
                <w:szCs w:val="21"/>
                <w:lang w:val="en-US" w:eastAsia="zh-CN"/>
              </w:rPr>
              <m:t>c</m:t>
            </m:r>
          </m:sub>
        </m:sSub>
      </m:oMath>
      <w:r>
        <w:rPr>
          <w:rFonts w:ascii="Times New Roman" w:hAnsi="Times New Roman" w:eastAsia="宋体" w:cs="Times New Roman"/>
          <w:color w:val="000000"/>
          <w:spacing w:val="0"/>
          <w:sz w:val="21"/>
          <w:szCs w:val="24"/>
          <w:lang w:val="en-US" w:eastAsia="zh-CN"/>
        </w:rPr>
        <w:t>汇集了被筛选、被组织并被加权的全部证据。</w:t>
      </w:r>
    </w:p>
    <w:bookmarkEnd w:id="7"/>
    <w:p w14:paraId="37F9E6F9">
      <w:pPr>
        <w:pStyle w:val="4"/>
        <w:keepNext/>
        <w:keepLines/>
        <w:pageBreakBefore w:val="0"/>
        <w:widowControl/>
        <w:autoSpaceDE w:val="0"/>
        <w:autoSpaceDN w:val="0"/>
        <w:snapToGrid w:val="0"/>
        <w:spacing w:before="200" w:after="100" w:line="276" w:lineRule="auto"/>
        <w:ind w:left="0" w:right="0" w:firstLine="0"/>
        <w:jc w:val="left"/>
      </w:pPr>
      <w:bookmarkStart w:id="8" w:name="联合嵌入与训练推理"/>
      <w:r>
        <w:rPr>
          <w:rFonts w:ascii="Times New Roman" w:hAnsi="Times New Roman" w:eastAsia="黑体" w:cs="Times New Roman"/>
          <w:b/>
          <w:color w:val="000000"/>
          <w:spacing w:val="0"/>
          <w:sz w:val="32"/>
          <w:szCs w:val="28"/>
          <w:lang w:val="en-US" w:eastAsia="zh-CN"/>
        </w:rPr>
        <w:t>3.6 联合嵌入与训练推理</w:t>
      </w:r>
    </w:p>
    <w:p w14:paraId="1B0E257A">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我们用一个两层投影头把融合表示映射回原型所在的</w:t>
      </w:r>
      <m:oMath>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s</m:t>
            </m:r>
          </m:sub>
        </m:sSub>
      </m:oMath>
      <w:r>
        <w:rPr>
          <w:rFonts w:ascii="Times New Roman" w:hAnsi="Times New Roman" w:eastAsia="宋体" w:cs="Times New Roman"/>
          <w:color w:val="000000"/>
          <w:spacing w:val="0"/>
          <w:sz w:val="21"/>
          <w:szCs w:val="24"/>
          <w:lang w:val="en-US" w:eastAsia="zh-CN"/>
        </w:rPr>
        <w:t>维语义空间：</w:t>
      </w:r>
    </w:p>
    <w:p w14:paraId="60274BE1">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
          <m:sSub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z2</m:t>
            </m:r>
          </m:sub>
        </m:sSub>
        <m:r>
          <m:rPr>
            <m:sty m:val="p"/>
          </m:rPr>
          <w:rPr>
            <w:rFonts w:ascii="Cambria Math" w:hAnsi="Cambria Math" w:eastAsia="宋体" w:cs="Cambria Math"/>
            <w:color w:val="000000"/>
            <w:spacing w:val="0"/>
            <w:sz w:val="21"/>
            <w:szCs w:val="21"/>
            <w:lang w:val="en-US" w:eastAsia="zh-CN"/>
          </w:rPr>
          <m:t>ReLU</m:t>
        </m:r>
        <m:d>
          <m:dPr>
            <m:sepChr m:val=""/>
          </m:dPr>
          <m:e>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z1</m:t>
                </m:r>
              </m:sub>
            </m:sSub>
            <m:sSub>
              <m:sSubPr/>
              <m:e>
                <m:r>
                  <m:rPr/>
                  <w:rPr>
                    <w:rFonts w:ascii="Cambria Math" w:hAnsi="Cambria Math" w:eastAsia="宋体" w:cs="Cambria Math"/>
                    <w:color w:val="000000"/>
                    <w:spacing w:val="0"/>
                    <w:sz w:val="21"/>
                    <w:szCs w:val="21"/>
                    <w:lang w:val="en-US" w:eastAsia="zh-CN"/>
                  </w:rPr>
                  <m:t>o</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z1</m:t>
                </m:r>
              </m:sub>
            </m:sSub>
          </m:e>
        </m:d>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z2</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s</m:t>
                </m:r>
              </m:sub>
            </m:sSub>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（29）</w:t>
      </w:r>
    </w:p>
    <w:p w14:paraId="7665DA9F">
      <w:pPr>
        <w:keepNext w:val="0"/>
        <w:keepLines w:val="0"/>
        <w:pageBreakBefore w:val="0"/>
        <w:widowControl/>
        <w:autoSpaceDE w:val="0"/>
        <w:autoSpaceDN w:val="0"/>
        <w:snapToGrid w:val="0"/>
        <w:spacing w:before="0" w:after="0" w:line="360" w:lineRule="auto"/>
        <w:ind w:left="0" w:right="0" w:firstLine="0"/>
        <w:jc w:val="both"/>
        <w:pPrChange w:id="181" w:author="Fa'te" w:date="2026-09-17T16:37:52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z1</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z2</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s</m:t>
                </m:r>
              </m:sub>
            </m:sSub>
          </m:sup>
        </m:sSup>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z1</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z2</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s</m:t>
                </m:r>
              </m:sub>
            </m:sSub>
          </m:sup>
        </m:sSup>
      </m:oMath>
      <w:r>
        <w:rPr>
          <w:rFonts w:ascii="Times New Roman" w:hAnsi="Times New Roman" w:eastAsia="宋体" w:cs="Times New Roman"/>
          <w:color w:val="000000"/>
          <w:spacing w:val="0"/>
          <w:sz w:val="21"/>
          <w:szCs w:val="24"/>
          <w:lang w:val="en-US" w:eastAsia="zh-CN"/>
        </w:rPr>
        <w:t>为可学习参数。样本</w:t>
      </w:r>
      <m:oMath>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x</m:t>
            </m:r>
          </m:e>
          <m:sup>
            <m:r>
              <m:rPr/>
              <w:rPr>
                <w:rFonts w:ascii="Cambria Math" w:hAnsi="Cambria Math" w:eastAsia="宋体" w:cs="Cambria Math"/>
                <w:color w:val="000000"/>
                <w:spacing w:val="0"/>
                <w:sz w:val="21"/>
                <w:szCs w:val="21"/>
                <w:lang w:val="en-US" w:eastAsia="zh-CN"/>
              </w:rPr>
              <m:t>v</m:t>
            </m:r>
          </m:sup>
        </m:sSup>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x</m:t>
            </m:r>
          </m:e>
          <m:sup>
            <m:r>
              <m:rPr/>
              <w:rPr>
                <w:rFonts w:ascii="Cambria Math" w:hAnsi="Cambria Math" w:eastAsia="宋体" w:cs="Cambria Math"/>
                <w:color w:val="000000"/>
                <w:spacing w:val="0"/>
                <w:sz w:val="21"/>
                <w:szCs w:val="21"/>
                <w:lang w:val="en-US" w:eastAsia="zh-CN"/>
              </w:rPr>
              <m:t>a</m:t>
            </m:r>
          </m:sup>
        </m:sSup>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与候选类别</w:t>
      </w:r>
      <m:oMath>
        <m:r>
          <m:rPr/>
          <w:rPr>
            <w:rFonts w:ascii="Cambria Math" w:hAnsi="Cambria Math" w:eastAsia="宋体" w:cs="Cambria Math"/>
            <w:color w:val="000000"/>
            <w:spacing w:val="0"/>
            <w:sz w:val="21"/>
            <w:szCs w:val="21"/>
            <w:lang w:val="en-US" w:eastAsia="zh-CN"/>
          </w:rPr>
          <m:t>c</m:t>
        </m:r>
      </m:oMath>
      <w:r>
        <w:rPr>
          <w:rFonts w:ascii="Times New Roman" w:hAnsi="Times New Roman" w:eastAsia="宋体" w:cs="Times New Roman"/>
          <w:color w:val="000000"/>
          <w:spacing w:val="0"/>
          <w:sz w:val="21"/>
          <w:szCs w:val="24"/>
          <w:lang w:val="en-US" w:eastAsia="zh-CN"/>
        </w:rPr>
        <w:t>的相容性分数定义为归一化嵌入与原型的缩放内积：</w:t>
      </w:r>
    </w:p>
    <w:p w14:paraId="35E1992C">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r>
          <m:rPr/>
          <w:rPr>
            <w:rFonts w:ascii="Cambria Math" w:hAnsi="Cambria Math" w:eastAsia="宋体" w:cs="Cambria Math"/>
            <w:color w:val="000000"/>
            <w:spacing w:val="0"/>
            <w:sz w:val="21"/>
            <w:szCs w:val="21"/>
            <w:lang w:val="en-US" w:eastAsia="zh-CN"/>
          </w:rPr>
          <m:t>s</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f>
          <m:fPr/>
          <m:num>
            <m:sSubSup>
              <m:sSubSup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sup>
            </m:sSubSup>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num>
          <m:den>
            <m:sSub>
              <m:sSubPr/>
              <m:e>
                <m:d>
                  <m:dPr>
                    <m:begChr m:val="∥"/>
                    <m:sepChr m:val=""/>
                    <m:endChr m:val="∥"/>
                  </m:dPr>
                  <m:e>
                    <m:sSub>
                      <m:sSub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Sub>
                  </m:e>
                </m:d>
              </m:e>
              <m:sub>
                <m:r>
                  <m:rPr/>
                  <w:rPr>
                    <w:rFonts w:ascii="Cambria Math" w:hAnsi="Cambria Math" w:eastAsia="宋体" w:cs="Cambria Math"/>
                    <w:color w:val="000000"/>
                    <w:spacing w:val="0"/>
                    <w:sz w:val="21"/>
                    <w:szCs w:val="21"/>
                    <w:lang w:val="en-US" w:eastAsia="zh-CN"/>
                  </w:rPr>
                  <m:t>2</m:t>
                </m:r>
              </m:sub>
            </m:sSub>
            <m:r>
              <m:rPr/>
              <w:rPr>
                <w:rFonts w:ascii="Cambria Math" w:hAnsi="Cambria Math" w:eastAsia="宋体" w:cs="Cambria Math"/>
                <w:color w:val="000000"/>
                <w:spacing w:val="0"/>
                <w:sz w:val="21"/>
                <w:szCs w:val="21"/>
                <w:lang w:val="en-US" w:eastAsia="zh-CN"/>
              </w:rPr>
              <m:t>τ</m:t>
            </m:r>
          </m:den>
        </m:f>
      </m:oMath>
      <w:r>
        <w:rPr>
          <w:rFonts w:ascii="Times New Roman" w:hAnsi="Times New Roman" w:eastAsia="宋体" w:cs="Times New Roman"/>
          <w:color w:val="000000"/>
          <w:sz w:val="21"/>
        </w:rPr>
        <w:tab/>
      </w:r>
      <w:r>
        <w:rPr>
          <w:rFonts w:ascii="Times New Roman" w:hAnsi="Times New Roman" w:eastAsia="宋体" w:cs="Times New Roman"/>
          <w:color w:val="000000"/>
          <w:sz w:val="21"/>
        </w:rPr>
        <w:t>（30）</w:t>
      </w:r>
    </w:p>
    <w:p w14:paraId="0ADDB051">
      <w:pPr>
        <w:keepNext w:val="0"/>
        <w:keepLines w:val="0"/>
        <w:pageBreakBefore w:val="0"/>
        <w:widowControl/>
        <w:autoSpaceDE w:val="0"/>
        <w:autoSpaceDN w:val="0"/>
        <w:snapToGrid w:val="0"/>
        <w:spacing w:before="0" w:after="0" w:line="360" w:lineRule="auto"/>
        <w:ind w:left="0" w:right="0" w:firstLine="0"/>
        <w:jc w:val="both"/>
        <w:pPrChange w:id="182" w:author="Fa'te" w:date="2026-09-17T16:37:53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w:t>
      </w:r>
      <m:oMath>
        <m:r>
          <m:rPr/>
          <w:rPr>
            <w:rFonts w:ascii="Cambria Math" w:hAnsi="Cambria Math" w:eastAsia="宋体" w:cs="Cambria Math"/>
            <w:color w:val="000000"/>
            <w:spacing w:val="0"/>
            <w:sz w:val="21"/>
            <w:szCs w:val="21"/>
            <w:lang w:val="en-US" w:eastAsia="zh-CN"/>
          </w:rPr>
          <m:t>τ</m:t>
        </m:r>
      </m:oMath>
      <w:r>
        <w:rPr>
          <w:rFonts w:ascii="Times New Roman" w:hAnsi="Times New Roman" w:eastAsia="宋体" w:cs="Times New Roman"/>
          <w:color w:val="000000"/>
          <w:spacing w:val="0"/>
          <w:sz w:val="21"/>
          <w:szCs w:val="24"/>
          <w:lang w:val="en-US" w:eastAsia="zh-CN"/>
        </w:rPr>
        <w:t>为温度系数，原型</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oMath>
      <w:r>
        <w:rPr>
          <w:rFonts w:ascii="Times New Roman" w:hAnsi="Times New Roman" w:eastAsia="宋体" w:cs="Times New Roman"/>
          <w:color w:val="000000"/>
          <w:spacing w:val="0"/>
          <w:sz w:val="21"/>
          <w:szCs w:val="24"/>
          <w:lang w:val="en-US" w:eastAsia="zh-CN"/>
        </w:rPr>
        <w:t>已位于单位球面故无需再归一化。基于上述相容性分数，</w:t>
      </w:r>
      <w:r>
        <w:rPr>
          <w:rFonts w:hint="eastAsia" w:cs="Times New Roman"/>
          <w:color w:val="000000"/>
          <w:spacing w:val="0"/>
          <w:sz w:val="21"/>
          <w:szCs w:val="24"/>
          <w:lang w:val="en-US" w:eastAsia="zh-CN"/>
        </w:rPr>
        <w:t>我们</w:t>
      </w:r>
      <w:r>
        <w:rPr>
          <w:rFonts w:ascii="Times New Roman" w:hAnsi="Times New Roman" w:eastAsia="宋体" w:cs="Times New Roman"/>
          <w:color w:val="000000"/>
          <w:spacing w:val="0"/>
          <w:sz w:val="21"/>
          <w:szCs w:val="24"/>
          <w:lang w:val="en-US" w:eastAsia="zh-CN"/>
        </w:rPr>
        <w:t>按两个先后衔接的阶段完成训练，并在统一的打分规则下进行推理，两个阶段的训练目标分述如下。</w:t>
      </w:r>
    </w:p>
    <w:p w14:paraId="6F95087C">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b/>
          <w:bCs/>
          <w:color w:val="000000"/>
          <w:spacing w:val="0"/>
          <w:sz w:val="21"/>
          <w:szCs w:val="24"/>
          <w:lang w:val="en-US" w:eastAsia="zh-CN"/>
        </w:rPr>
        <w:t>类别原型优化目标。</w:t>
      </w:r>
      <w:r>
        <w:rPr>
          <w:rFonts w:ascii="Times New Roman" w:hAnsi="Times New Roman" w:eastAsia="宋体" w:cs="Times New Roman"/>
          <w:color w:val="000000"/>
          <w:spacing w:val="0"/>
          <w:sz w:val="21"/>
          <w:szCs w:val="24"/>
          <w:lang w:val="en-US" w:eastAsia="zh-CN"/>
        </w:rPr>
        <w:t>第一阶段的训练目标由式（4）至式（6）给出：从初始原型</w:t>
      </w:r>
      <m:oMath>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up>
        </m:sSubSup>
      </m:oMath>
      <w:r>
        <w:rPr>
          <w:rFonts w:ascii="Times New Roman" w:hAnsi="Times New Roman" w:eastAsia="宋体" w:cs="Times New Roman"/>
          <w:color w:val="000000"/>
          <w:spacing w:val="0"/>
          <w:sz w:val="21"/>
          <w:szCs w:val="24"/>
          <w:lang w:val="en-US" w:eastAsia="zh-CN"/>
        </w:rPr>
        <w:t>出发，以梯度下降优化全部类别的语义原型</w:t>
      </w:r>
      <m:oMath>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，该阶段只使用类别名称及其文本描述，不涉及任何网络参数与音视频样本；收敛后原型固定不再更新，为第二阶段提供判别性与语义结构兼备的条件查询和对齐目标。</w:t>
      </w:r>
    </w:p>
    <w:p w14:paraId="447FD010">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b/>
          <w:bCs/>
          <w:color w:val="000000"/>
          <w:spacing w:val="0"/>
          <w:sz w:val="21"/>
          <w:szCs w:val="24"/>
          <w:lang w:val="en-US" w:eastAsia="zh-CN"/>
        </w:rPr>
        <w:t>语义对齐损失。</w:t>
      </w:r>
      <w:r>
        <w:rPr>
          <w:rFonts w:ascii="Times New Roman" w:hAnsi="Times New Roman" w:eastAsia="宋体" w:cs="Times New Roman"/>
          <w:color w:val="000000"/>
          <w:spacing w:val="0"/>
          <w:sz w:val="21"/>
          <w:szCs w:val="24"/>
          <w:lang w:val="en-US" w:eastAsia="zh-CN"/>
        </w:rPr>
        <w:t>第二阶段以监督式对比对齐目标训练主网络，将每个训练样本的类别条件嵌入拉向其真实类别原型、推离其他已见类别原型，定义如下：</w:t>
      </w:r>
    </w:p>
    <w:p w14:paraId="3166D396">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
          <m:sSubPr/>
          <m:e>
            <m:r>
              <m:rPr>
                <m:sty m:val="p"/>
                <m:scr m:val="script"/>
              </m:rPr>
              <w:rPr>
                <w:rFonts w:ascii="Cambria Math" w:hAnsi="Cambria Math" w:eastAsia="宋体" w:cs="Cambria Math"/>
                <w:color w:val="000000"/>
                <w:spacing w:val="0"/>
                <w:sz w:val="21"/>
                <w:szCs w:val="21"/>
                <w:lang w:val="en-US" w:eastAsia="zh-CN"/>
              </w:rPr>
              <m:t>ℒ</m:t>
            </m:r>
          </m:e>
          <m:sub>
            <m:r>
              <m:rPr/>
              <w:rPr>
                <w:rFonts w:ascii="Cambria Math" w:hAnsi="Cambria Math" w:eastAsia="宋体" w:cs="Cambria Math"/>
                <w:color w:val="000000"/>
                <w:spacing w:val="0"/>
                <w:sz w:val="21"/>
                <w:szCs w:val="21"/>
                <w:lang w:val="en-US" w:eastAsia="zh-CN"/>
              </w:rPr>
              <m:t>align</m:t>
            </m:r>
          </m:sub>
        </m:sSub>
        <m:r>
          <m:rPr>
            <m:sty m:val="p"/>
          </m:rPr>
          <w:rPr>
            <w:rFonts w:ascii="Cambria Math" w:hAnsi="Cambria Math" w:eastAsia="宋体" w:cs="Cambria Math"/>
            <w:color w:val="000000"/>
            <w:spacing w:val="0"/>
            <w:sz w:val="21"/>
            <w:szCs w:val="21"/>
            <w:lang w:val="en-US" w:eastAsia="zh-CN"/>
          </w:rPr>
          <m:t>=−</m:t>
        </m:r>
        <m:f>
          <m:fPr/>
          <m:num>
            <m:r>
              <m:rPr/>
              <w:rPr>
                <w:rFonts w:ascii="Cambria Math" w:hAnsi="Cambria Math" w:eastAsia="宋体" w:cs="Cambria Math"/>
                <w:color w:val="000000"/>
                <w:spacing w:val="0"/>
                <w:sz w:val="21"/>
                <w:szCs w:val="21"/>
                <w:lang w:val="en-US" w:eastAsia="zh-CN"/>
              </w:rPr>
              <m:t>1</m:t>
            </m:r>
          </m:num>
          <m:den>
            <m:r>
              <m:rPr/>
              <w:rPr>
                <w:rFonts w:ascii="Cambria Math" w:hAnsi="Cambria Math" w:eastAsia="宋体" w:cs="Cambria Math"/>
                <w:color w:val="000000"/>
                <w:spacing w:val="0"/>
                <w:sz w:val="21"/>
                <w:szCs w:val="21"/>
                <w:lang w:val="en-US" w:eastAsia="zh-CN"/>
              </w:rPr>
              <m:t>N</m:t>
            </m:r>
          </m:den>
        </m:f>
        <m:nary>
          <m:naryPr>
            <m:chr m:val="∑"/>
            <m:limLoc m:val="undOvr"/>
          </m:naryPr>
          <m:sub>
            <m:r>
              <m:rPr/>
              <w:rPr>
                <w:rFonts w:ascii="Cambria Math" w:hAnsi="Cambria Math" w:eastAsia="宋体" w:cs="Cambria Math"/>
                <w:color w:val="000000"/>
                <w:spacing w:val="0"/>
                <w:sz w:val="21"/>
                <w:szCs w:val="21"/>
                <w:lang w:val="en-US" w:eastAsia="zh-CN"/>
              </w:rPr>
              <m:t>n</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sub>
          <m:sup>
            <m:r>
              <m:rPr/>
              <w:rPr>
                <w:rFonts w:ascii="Cambria Math" w:hAnsi="Cambria Math" w:eastAsia="宋体" w:cs="Cambria Math"/>
                <w:color w:val="000000"/>
                <w:spacing w:val="0"/>
                <w:sz w:val="21"/>
                <w:szCs w:val="21"/>
                <w:lang w:val="en-US" w:eastAsia="zh-CN"/>
              </w:rPr>
              <m:t>N</m:t>
            </m:r>
          </m:sup>
          <m:e>
            <m:r>
              <m:rPr>
                <m:sty m:val="p"/>
              </m:rPr>
              <w:rPr>
                <w:rFonts w:ascii="Cambria Math" w:hAnsi="Cambria Math" w:eastAsia="宋体" w:cs="Cambria Math"/>
                <w:color w:val="000000"/>
                <w:spacing w:val="0"/>
                <w:sz w:val="21"/>
                <w:szCs w:val="21"/>
                <w:lang w:val="en-US" w:eastAsia="zh-CN"/>
              </w:rPr>
              <m:t>log</m:t>
            </m:r>
          </m:e>
        </m:nary>
        <m:f>
          <m:fPr/>
          <m:num>
            <m:r>
              <m:rPr>
                <m:sty m:val="p"/>
              </m:rPr>
              <w:rPr>
                <w:rFonts w:ascii="Cambria Math" w:hAnsi="Cambria Math" w:eastAsia="宋体" w:cs="Cambria Math"/>
                <w:color w:val="000000"/>
                <w:spacing w:val="0"/>
                <w:sz w:val="21"/>
                <w:szCs w:val="21"/>
                <w:lang w:val="en-US" w:eastAsia="zh-CN"/>
              </w:rPr>
              <m:t>exp</m:t>
            </m:r>
            <m:d>
              <m:dPr>
                <m:sepChr m:val=""/>
              </m:dPr>
              <m:e>
                <m:r>
                  <m:rPr/>
                  <w:rPr>
                    <w:rFonts w:ascii="Cambria Math" w:hAnsi="Cambria Math" w:eastAsia="宋体" w:cs="Cambria Math"/>
                    <w:color w:val="000000"/>
                    <w:spacing w:val="0"/>
                    <w:sz w:val="21"/>
                    <w:szCs w:val="21"/>
                    <w:lang w:val="en-US" w:eastAsia="zh-CN"/>
                  </w:rPr>
                  <m:t>s</m:t>
                </m:r>
                <m:d>
                  <m:dPr>
                    <m:sepChr m:val=""/>
                  </m:dPr>
                  <m:e>
                    <m:sSub>
                      <m:sSub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y</m:t>
                        </m:r>
                      </m:e>
                      <m:sub>
                        <m:r>
                          <m:rPr/>
                          <w:rPr>
                            <w:rFonts w:ascii="Cambria Math" w:hAnsi="Cambria Math" w:eastAsia="宋体" w:cs="Cambria Math"/>
                            <w:color w:val="000000"/>
                            <w:spacing w:val="0"/>
                            <w:sz w:val="21"/>
                            <w:szCs w:val="21"/>
                            <w:lang w:val="en-US" w:eastAsia="zh-CN"/>
                          </w:rPr>
                          <m:t>n</m:t>
                        </m:r>
                      </m:sub>
                    </m:sSub>
                  </m:e>
                </m:d>
              </m:e>
            </m:d>
          </m:num>
          <m:den>
            <m:nary>
              <m:naryPr>
                <m:chr m:val="∑"/>
                <m:limLoc m:val="undOvr"/>
                <m:supHide m:val="1"/>
              </m:naryPr>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sub>
              <m:sup>
                <m:r>
                  <m:rPr/>
                  <w:rPr>
                    <w:rFonts w:ascii="Cambria Math" w:hAnsi="Cambria Math" w:eastAsia="宋体" w:cs="Cambria Math"/>
                    <w:color w:val="000000"/>
                    <w:spacing w:val="0"/>
                    <w:sz w:val="21"/>
                    <w:szCs w:val="21"/>
                    <w:lang w:val="en-US" w:eastAsia="zh-CN"/>
                  </w:rPr>
                  <m:t>​</m:t>
                </m:r>
              </m:sup>
              <m:e>
                <m:r>
                  <m:rPr>
                    <m:sty m:val="p"/>
                  </m:rPr>
                  <w:rPr>
                    <w:rFonts w:ascii="Cambria Math" w:hAnsi="Cambria Math" w:eastAsia="宋体" w:cs="Cambria Math"/>
                    <w:color w:val="000000"/>
                    <w:spacing w:val="0"/>
                    <w:sz w:val="21"/>
                    <w:szCs w:val="21"/>
                    <w:lang w:val="en-US" w:eastAsia="zh-CN"/>
                  </w:rPr>
                  <m:t>exp</m:t>
                </m:r>
              </m:e>
            </m:nary>
            <m:d>
              <m:dPr>
                <m:sepChr m:val=""/>
              </m:dPr>
              <m:e>
                <m:r>
                  <m:rPr/>
                  <w:rPr>
                    <w:rFonts w:ascii="Cambria Math" w:hAnsi="Cambria Math" w:eastAsia="宋体" w:cs="Cambria Math"/>
                    <w:color w:val="000000"/>
                    <w:spacing w:val="0"/>
                    <w:sz w:val="21"/>
                    <w:szCs w:val="21"/>
                    <w:lang w:val="en-US" w:eastAsia="zh-CN"/>
                  </w:rPr>
                  <m:t>s</m:t>
                </m:r>
                <m:d>
                  <m:dPr>
                    <m:sepChr m:val=""/>
                  </m:dPr>
                  <m:e>
                    <m:sSub>
                      <m:sSub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c</m:t>
                    </m:r>
                  </m:e>
                </m:d>
              </m:e>
            </m:d>
          </m:den>
        </m:f>
      </m:oMath>
      <w:r>
        <w:rPr>
          <w:rFonts w:ascii="Times New Roman" w:hAnsi="Times New Roman" w:eastAsia="宋体" w:cs="Times New Roman"/>
          <w:color w:val="000000"/>
          <w:sz w:val="21"/>
        </w:rPr>
        <w:tab/>
      </w:r>
      <w:r>
        <w:rPr>
          <w:rFonts w:ascii="Times New Roman" w:hAnsi="Times New Roman" w:eastAsia="宋体" w:cs="Times New Roman"/>
          <w:color w:val="000000"/>
          <w:sz w:val="21"/>
        </w:rPr>
        <w:t>（31）</w:t>
      </w:r>
    </w:p>
    <w:p w14:paraId="60D3825B">
      <w:pPr>
        <w:keepNext w:val="0"/>
        <w:keepLines w:val="0"/>
        <w:pageBreakBefore w:val="0"/>
        <w:widowControl/>
        <w:autoSpaceDE w:val="0"/>
        <w:autoSpaceDN w:val="0"/>
        <w:snapToGrid w:val="0"/>
        <w:spacing w:before="0" w:after="0" w:line="360" w:lineRule="auto"/>
        <w:ind w:left="0" w:right="0" w:firstLine="0"/>
        <w:jc w:val="both"/>
        <w:pPrChange w:id="183" w:author="Fa'te" w:date="2026-09-17T16:37:55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w:t>
      </w:r>
      <m:oMath>
        <m:sSub>
          <m:sSub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Sub>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为第</w:t>
      </w:r>
      <m:oMath>
        <m:r>
          <m:rPr/>
          <w:rPr>
            <w:rFonts w:ascii="Cambria Math" w:hAnsi="Cambria Math" w:eastAsia="宋体" w:cs="Cambria Math"/>
            <w:color w:val="000000"/>
            <w:spacing w:val="0"/>
            <w:sz w:val="21"/>
            <w:szCs w:val="21"/>
            <w:lang w:val="en-US" w:eastAsia="zh-CN"/>
          </w:rPr>
          <m:t>n</m:t>
        </m:r>
      </m:oMath>
      <w:r>
        <w:rPr>
          <w:rFonts w:ascii="Times New Roman" w:hAnsi="Times New Roman" w:eastAsia="宋体" w:cs="Times New Roman"/>
          <w:color w:val="000000"/>
          <w:spacing w:val="0"/>
          <w:sz w:val="21"/>
          <w:szCs w:val="24"/>
          <w:lang w:val="en-US" w:eastAsia="zh-CN"/>
        </w:rPr>
        <w:t>个训练样本，</w:t>
      </w:r>
      <m:oMath>
        <m:sSub>
          <m:sSubPr/>
          <m:e>
            <m:r>
              <m:rPr/>
              <w:rPr>
                <w:rFonts w:ascii="Cambria Math" w:hAnsi="Cambria Math" w:eastAsia="宋体" w:cs="Cambria Math"/>
                <w:color w:val="000000"/>
                <w:spacing w:val="0"/>
                <w:sz w:val="21"/>
                <w:szCs w:val="21"/>
                <w:lang w:val="en-US" w:eastAsia="zh-CN"/>
              </w:rPr>
              <m:t>y</m:t>
            </m:r>
          </m:e>
          <m:sub>
            <m:r>
              <m:rPr/>
              <w:rPr>
                <w:rFonts w:ascii="Cambria Math" w:hAnsi="Cambria Math" w:eastAsia="宋体" w:cs="Cambria Math"/>
                <w:color w:val="000000"/>
                <w:spacing w:val="0"/>
                <w:sz w:val="21"/>
                <w:szCs w:val="21"/>
                <w:lang w:val="en-US" w:eastAsia="zh-CN"/>
              </w:rPr>
              <m:t>n</m:t>
            </m:r>
          </m:sub>
        </m:sSub>
      </m:oMath>
      <w:r>
        <w:rPr>
          <w:rFonts w:ascii="Times New Roman" w:hAnsi="Times New Roman" w:eastAsia="宋体" w:cs="Times New Roman"/>
          <w:color w:val="000000"/>
          <w:spacing w:val="0"/>
          <w:sz w:val="21"/>
          <w:szCs w:val="24"/>
          <w:lang w:val="en-US" w:eastAsia="zh-CN"/>
        </w:rPr>
        <w:t>为其真实标签。分母的归一化范围是全部已见类别</w:t>
      </w:r>
      <m:oMath>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oMath>
      <w:r>
        <w:rPr>
          <w:rFonts w:ascii="Times New Roman" w:hAnsi="Times New Roman" w:eastAsia="宋体" w:cs="Times New Roman"/>
          <w:color w:val="000000"/>
          <w:spacing w:val="0"/>
          <w:sz w:val="21"/>
          <w:szCs w:val="24"/>
          <w:lang w:val="en-US" w:eastAsia="zh-CN"/>
        </w:rPr>
        <w:t>。</w:t>
      </w:r>
    </w:p>
    <w:p w14:paraId="4BA8827A">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推理时，给定测试样本</w:t>
      </w:r>
      <m:oMath>
        <m:r>
          <m:rPr/>
          <w:rPr>
            <w:rFonts w:ascii="Cambria Math" w:hAnsi="Cambria Math" w:eastAsia="宋体" w:cs="Cambria Math"/>
            <w:color w:val="000000"/>
            <w:spacing w:val="0"/>
            <w:sz w:val="21"/>
            <w:szCs w:val="21"/>
            <w:lang w:val="en-US" w:eastAsia="zh-CN"/>
          </w:rPr>
          <m:t>x</m:t>
        </m:r>
      </m:oMath>
      <w:r>
        <w:rPr>
          <w:rFonts w:ascii="Times New Roman" w:hAnsi="Times New Roman" w:eastAsia="宋体" w:cs="Times New Roman"/>
          <w:color w:val="000000"/>
          <w:spacing w:val="0"/>
          <w:sz w:val="21"/>
          <w:szCs w:val="24"/>
          <w:lang w:val="en-US" w:eastAsia="zh-CN"/>
        </w:rPr>
        <w:t>，模型对候选集合</w:t>
      </w:r>
      <m:oMath>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u</m:t>
            </m:r>
          </m:sub>
        </m:sSub>
      </m:oMath>
      <w:r>
        <w:rPr>
          <w:rFonts w:ascii="Times New Roman" w:hAnsi="Times New Roman" w:eastAsia="宋体" w:cs="Times New Roman"/>
          <w:color w:val="000000"/>
          <w:spacing w:val="0"/>
          <w:sz w:val="21"/>
          <w:szCs w:val="24"/>
          <w:lang w:val="en-US" w:eastAsia="zh-CN"/>
        </w:rPr>
        <w:t>中的每个类别执行条件化前向并计算相容性分数。由于训练分类只在已见类别上进行，分数天然偏向已见类别，我们采用校准堆叠[16]在推理阶段对已见类别分数施加惩罚：</w:t>
      </w:r>
    </w:p>
    <w:p w14:paraId="1873E462">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acc>
          <m:accPr/>
          <m:e>
            <m:r>
              <m:rPr/>
              <w:rPr>
                <w:rFonts w:ascii="Cambria Math" w:hAnsi="Cambria Math" w:eastAsia="宋体" w:cs="Cambria Math"/>
                <w:color w:val="000000"/>
                <w:spacing w:val="0"/>
                <w:sz w:val="21"/>
                <w:szCs w:val="21"/>
                <w:lang w:val="en-US" w:eastAsia="zh-CN"/>
              </w:rPr>
              <m:t>c</m:t>
            </m:r>
          </m:e>
        </m:acc>
        <m:r>
          <m:rPr>
            <m:sty m:val="p"/>
          </m:rPr>
          <w:rPr>
            <w:rFonts w:ascii="Cambria Math" w:hAnsi="Cambria Math" w:eastAsia="宋体" w:cs="Cambria Math"/>
            <w:color w:val="000000"/>
            <w:spacing w:val="0"/>
            <w:sz w:val="21"/>
            <w:szCs w:val="21"/>
            <w:lang w:val="en-US" w:eastAsia="zh-CN"/>
          </w:rPr>
          <m:t>=</m:t>
        </m:r>
        <m:limLow>
          <m:limLowPr/>
          <m:e>
            <m:r>
              <m:rPr>
                <m:sty m:val="p"/>
              </m:rPr>
              <w:rPr>
                <w:rFonts w:ascii="Cambria Math" w:hAnsi="Cambria Math" w:eastAsia="宋体" w:cs="Cambria Math"/>
                <w:color w:val="000000"/>
                <w:spacing w:val="0"/>
                <w:sz w:val="21"/>
                <w:szCs w:val="21"/>
                <w:lang w:val="en-US" w:eastAsia="zh-CN"/>
              </w:rPr>
              <m:t>argmax</m:t>
            </m:r>
          </m:e>
          <m:lim>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u</m:t>
                </m:r>
              </m:sub>
            </m:sSub>
          </m:lim>
        </m:limLow>
        <m:d>
          <m:dPr>
            <m:begChr m:val="["/>
            <m:sepChr m:val=""/>
            <m:endChr m:val="]"/>
          </m:dPr>
          <m:e>
            <m:r>
              <m:rPr/>
              <w:rPr>
                <w:rFonts w:ascii="Cambria Math" w:hAnsi="Cambria Math" w:eastAsia="宋体" w:cs="Cambria Math"/>
                <w:color w:val="000000"/>
                <w:spacing w:val="0"/>
                <w:sz w:val="21"/>
                <w:szCs w:val="21"/>
                <w:lang w:val="en-US" w:eastAsia="zh-CN"/>
              </w:rPr>
              <m:t>s</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γ</m:t>
            </m:r>
            <m:r>
              <m:rPr>
                <m:sty m:val="p"/>
              </m:rPr>
              <w:rPr>
                <w:rFonts w:ascii="Cambria Math" w:hAnsi="Cambria Math" w:eastAsia="宋体" w:cs="Cambria Math"/>
                <w:color w:val="000000"/>
                <w:spacing w:val="0"/>
                <w:sz w:val="21"/>
                <w:szCs w:val="21"/>
                <w:lang w:val="en-US" w:eastAsia="zh-CN"/>
              </w:rPr>
              <m:t>⋅</m:t>
            </m:r>
            <m:r>
              <m:rPr>
                <m:sty m:val="p"/>
                <m:scr m:val="double-struck"/>
              </m:rPr>
              <w:rPr>
                <w:rFonts w:ascii="Cambria Math" w:hAnsi="Cambria Math" w:eastAsia="宋体" w:cs="Cambria Math"/>
                <w:color w:val="000000"/>
                <w:spacing w:val="0"/>
                <w:sz w:val="21"/>
                <w:szCs w:val="21"/>
                <w:lang w:val="en-US" w:eastAsia="zh-CN"/>
              </w:rPr>
              <m:t>1</m:t>
            </m:r>
            <m:d>
              <m:dPr>
                <m:sepChr m:val=""/>
              </m:dPr>
              <m:e>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e>
            </m:d>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（32）</w:t>
      </w:r>
    </w:p>
    <w:p w14:paraId="0B87C4E6">
      <w:pPr>
        <w:keepNext w:val="0"/>
        <w:keepLines w:val="0"/>
        <w:pageBreakBefore w:val="0"/>
        <w:widowControl/>
        <w:autoSpaceDE w:val="0"/>
        <w:autoSpaceDN w:val="0"/>
        <w:snapToGrid w:val="0"/>
        <w:spacing w:before="0" w:after="0" w:line="360" w:lineRule="auto"/>
        <w:ind w:left="0" w:right="0" w:firstLine="0"/>
        <w:jc w:val="both"/>
        <w:pPrChange w:id="184" w:author="Fa'te" w:date="2026-09-17T16:37:57Z">
          <w:pPr>
            <w:keepNext w:val="0"/>
            <w:keepLines w:val="0"/>
            <w:pageBreakBefore w:val="0"/>
            <w:widowControl/>
            <w:autoSpaceDE w:val="0"/>
            <w:autoSpaceDN w:val="0"/>
            <w:snapToGrid w:val="0"/>
            <w:spacing w:before="0" w:after="0" w:line="360" w:lineRule="auto"/>
            <w:ind w:left="0" w:right="0" w:firstLine="420"/>
            <w:jc w:val="both"/>
          </w:pPr>
        </w:pPrChange>
      </w:pPr>
      <w:r>
        <w:rPr>
          <w:rFonts w:ascii="Times New Roman" w:hAnsi="Times New Roman" w:eastAsia="宋体" w:cs="Times New Roman"/>
          <w:color w:val="000000"/>
          <w:spacing w:val="0"/>
          <w:sz w:val="21"/>
          <w:szCs w:val="24"/>
          <w:lang w:val="en-US" w:eastAsia="zh-CN"/>
        </w:rPr>
        <w:t>其中，</w:t>
      </w:r>
      <m:oMath>
        <m:r>
          <m:rPr>
            <m:sty m:val="p"/>
            <m:scr m:val="double-struck"/>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为指示函数，</w:t>
      </w:r>
      <m:oMath>
        <m:r>
          <m:rPr/>
          <w:rPr>
            <w:rFonts w:ascii="Cambria Math" w:hAnsi="Cambria Math" w:eastAsia="宋体" w:cs="Cambria Math"/>
            <w:color w:val="000000"/>
            <w:spacing w:val="0"/>
            <w:sz w:val="21"/>
            <w:szCs w:val="21"/>
            <w:lang w:val="en-US" w:eastAsia="zh-CN"/>
          </w:rPr>
          <m:t>γ</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oMath>
      <w:r>
        <w:rPr>
          <w:rFonts w:ascii="Times New Roman" w:hAnsi="Times New Roman" w:eastAsia="宋体" w:cs="Times New Roman"/>
          <w:color w:val="000000"/>
          <w:spacing w:val="0"/>
          <w:sz w:val="21"/>
          <w:szCs w:val="24"/>
          <w:lang w:val="en-US" w:eastAsia="zh-CN"/>
        </w:rPr>
        <w:t>为校准系数，仅在推理时作用于已见类别的分数，不改变任何训练过程。</w:t>
      </w:r>
      <m:oMath>
        <w:del w:id="185" w:author="Fa'te" w:date="2026-09-17T16:38:35Z">
          <m:r>
            <m:rPr/>
            <w:rPr>
              <w:rFonts w:ascii="Cambria Math" w:hAnsi="Cambria Math" w:eastAsia="宋体" w:cs="Cambria Math"/>
              <w:color w:val="000000"/>
              <w:spacing w:val="0"/>
              <w:sz w:val="21"/>
              <w:szCs w:val="21"/>
              <w:lang w:val="en-US" w:eastAsia="zh-CN"/>
            </w:rPr>
            <m:t>γ</m:t>
          </m:r>
        </w:del>
      </m:oMath>
      <w:del w:id="186" w:author="Fa'te" w:date="2026-09-17T16:38:35Z">
        <w:r>
          <w:rPr>
            <w:rFonts w:ascii="Times New Roman" w:hAnsi="Times New Roman" w:eastAsia="宋体" w:cs="Times New Roman"/>
            <w:color w:val="000000"/>
            <w:spacing w:val="0"/>
            <w:sz w:val="21"/>
            <w:szCs w:val="24"/>
            <w:lang w:val="en-US" w:eastAsia="zh-CN"/>
          </w:rPr>
          <w:delText>通过不接触测试信息的验证协议确定：从训练类别中划出一部分作为验证阶段的伪未见类，在相应验证集上搜索使已见与未见准确率调和均值最高的取值。</w:delText>
        </w:r>
      </w:del>
    </w:p>
    <w:bookmarkEnd w:id="1"/>
    <w:bookmarkEnd w:id="8"/>
    <w:p w14:paraId="6DB890BA">
      <w:pPr>
        <w:pStyle w:val="2"/>
        <w:keepNext/>
        <w:keepLines/>
        <w:pageBreakBefore w:val="0"/>
        <w:widowControl/>
        <w:spacing w:before="200" w:after="100" w:line="276" w:lineRule="auto"/>
        <w:ind w:left="0" w:right="0" w:firstLine="0"/>
        <w:jc w:val="left"/>
        <w:rPr>
          <w:rFonts w:hint="eastAsia" w:eastAsia="黑体"/>
          <w:lang w:eastAsia="zh-CN"/>
        </w:rPr>
      </w:pPr>
      <w:r>
        <w:rPr>
          <w:rFonts w:ascii="Times New Roman" w:hAnsi="Times New Roman" w:eastAsia="黑体" w:cs="Times New Roman"/>
          <w:b/>
          <w:color w:val="000000"/>
          <w:sz w:val="36"/>
        </w:rPr>
        <w:t>4 实验</w:t>
      </w:r>
      <w:r>
        <w:rPr>
          <w:rFonts w:hint="eastAsia" w:eastAsia="黑体" w:cs="Times New Roman"/>
          <w:b/>
          <w:color w:val="000000"/>
          <w:sz w:val="36"/>
          <w:lang w:eastAsia="zh-CN"/>
        </w:rPr>
        <w:t>（</w:t>
      </w:r>
      <w:r>
        <w:rPr>
          <w:rFonts w:hint="eastAsia" w:eastAsia="黑体" w:cs="Times New Roman"/>
          <w:b/>
          <w:color w:val="000000"/>
          <w:sz w:val="36"/>
          <w:lang w:val="en-US" w:eastAsia="zh-CN"/>
        </w:rPr>
        <w:t>加消融实验原因结果</w:t>
      </w:r>
      <w:r>
        <w:rPr>
          <w:rFonts w:hint="eastAsia" w:eastAsia="黑体" w:cs="Times New Roman"/>
          <w:b/>
          <w:color w:val="000000"/>
          <w:sz w:val="36"/>
          <w:lang w:eastAsia="zh-CN"/>
        </w:rPr>
        <w:t>）</w:t>
      </w:r>
    </w:p>
    <w:p w14:paraId="328DE33B">
      <w:pPr>
        <w:pStyle w:val="4"/>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2"/>
        </w:rPr>
        <w:t>4.1 实验设置</w:t>
      </w:r>
    </w:p>
    <w:p w14:paraId="09F99CA6">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4.1.1 数据集</w:t>
      </w:r>
    </w:p>
    <w:p w14:paraId="29B535EC">
      <w:pPr>
        <w:keepNext w:val="0"/>
        <w:keepLines w:val="0"/>
        <w:pageBreakBefore w:val="0"/>
        <w:widowControl/>
        <w:spacing w:before="0" w:after="0" w:line="360" w:lineRule="auto"/>
        <w:ind w:left="0" w:right="0" w:firstLine="420"/>
        <w:jc w:val="both"/>
      </w:pPr>
      <w:del w:id="187" w:author="Fa'te" w:date="2026-09-17T17:01:36Z">
        <w:r>
          <w:rPr>
            <w:rFonts w:ascii="Times New Roman" w:hAnsi="Times New Roman" w:eastAsia="宋体" w:cs="Times New Roman"/>
            <w:color w:val="000000"/>
            <w:sz w:val="21"/>
          </w:rPr>
          <w:delText>本文</w:delText>
        </w:r>
      </w:del>
      <w:ins w:id="188" w:author="Fa'te" w:date="2026-09-17T17:01:36Z">
        <w:r>
          <w:rPr>
            <w:rFonts w:hint="eastAsia" w:cs="Times New Roman"/>
            <w:color w:val="000000"/>
            <w:sz w:val="21"/>
            <w:lang w:eastAsia="zh-CN"/>
          </w:rPr>
          <w:t>我们</w:t>
        </w:r>
      </w:ins>
      <w:r>
        <w:rPr>
          <w:rFonts w:ascii="Times New Roman" w:hAnsi="Times New Roman" w:eastAsia="宋体" w:cs="Times New Roman"/>
          <w:color w:val="000000"/>
          <w:sz w:val="21"/>
        </w:rPr>
        <w:t>在</w:t>
      </w:r>
      <w:ins w:id="189" w:author="Fa'te" w:date="2026-09-18T11:00:32Z">
        <w:r>
          <w:rPr>
            <w:rFonts w:ascii="Times New Roman" w:hAnsi="Times New Roman" w:eastAsia="宋体" w:cs="Times New Roman"/>
            <w:color w:val="000000"/>
            <w:sz w:val="21"/>
          </w:rPr>
          <w:t>VGGSound-GZSL</w:t>
        </w:r>
      </w:ins>
      <w:ins w:id="190" w:author="Fa'te" w:date="2026-09-18T11:00:32Z">
        <w:r>
          <w:rPr>
            <w:rFonts w:ascii="Times New Roman" w:hAnsi="Times New Roman" w:eastAsia="宋体" w:cs="Times New Roman"/>
            <w:i/>
            <w:color w:val="000000"/>
            <w:sz w:val="21"/>
            <w:vertAlign w:val="superscript"/>
          </w:rPr>
          <w:t>cls</w:t>
        </w:r>
      </w:ins>
      <w:ins w:id="191" w:author="Fa'te" w:date="2026-09-18T11:00:32Z">
        <w:r>
          <w:rPr>
            <w:rFonts w:ascii="Times New Roman" w:hAnsi="Times New Roman" w:eastAsia="宋体" w:cs="Times New Roman"/>
            <w:color w:val="000000"/>
            <w:sz w:val="21"/>
          </w:rPr>
          <w:t>、UCF-GZSL</w:t>
        </w:r>
      </w:ins>
      <w:ins w:id="192" w:author="Fa'te" w:date="2026-09-18T11:00:32Z">
        <w:r>
          <w:rPr>
            <w:rFonts w:ascii="Times New Roman" w:hAnsi="Times New Roman" w:eastAsia="宋体" w:cs="Times New Roman"/>
            <w:i/>
            <w:color w:val="000000"/>
            <w:sz w:val="21"/>
            <w:vertAlign w:val="superscript"/>
          </w:rPr>
          <w:t>cls</w:t>
        </w:r>
      </w:ins>
      <w:ins w:id="193" w:author="Fa'te" w:date="2026-09-18T11:00:32Z">
        <w:r>
          <w:rPr>
            <w:rFonts w:ascii="Times New Roman" w:hAnsi="Times New Roman" w:eastAsia="宋体" w:cs="Times New Roman"/>
            <w:color w:val="000000"/>
            <w:sz w:val="21"/>
          </w:rPr>
          <w:t>和ActivityNet-GZSL</w:t>
        </w:r>
      </w:ins>
      <w:ins w:id="194" w:author="Fa'te" w:date="2026-09-18T11:00:32Z">
        <w:r>
          <w:rPr>
            <w:rFonts w:ascii="Times New Roman" w:hAnsi="Times New Roman" w:eastAsia="宋体" w:cs="Times New Roman"/>
            <w:i/>
            <w:color w:val="000000"/>
            <w:sz w:val="21"/>
            <w:vertAlign w:val="superscript"/>
          </w:rPr>
          <w:t>cls</w:t>
        </w:r>
      </w:ins>
      <w:del w:id="195" w:author="Fa'te" w:date="2026-09-18T11:00:32Z">
        <w:r>
          <w:rPr>
            <w:rFonts w:ascii="Times New Roman" w:hAnsi="Times New Roman" w:eastAsia="宋体" w:cs="Times New Roman"/>
            <w:color w:val="000000"/>
            <w:sz w:val="21"/>
          </w:rPr>
          <w:delText>VGGSound-GZSL</w:delText>
        </w:r>
      </w:del>
      <w:del w:id="196" w:author="Fa'te" w:date="2026-09-18T11:00:32Z">
        <w:r>
          <w:rPr>
            <w:rFonts w:ascii="Times New Roman" w:hAnsi="Times New Roman" w:eastAsia="宋体" w:cs="Times New Roman"/>
            <w:color w:val="000000"/>
            <w:sz w:val="21"/>
            <w:vertAlign w:val="superscript"/>
          </w:rPr>
          <w:delText>cls</w:delText>
        </w:r>
      </w:del>
      <w:del w:id="197" w:author="Fa'te" w:date="2026-09-18T11:00:32Z">
        <w:r>
          <w:rPr>
            <w:rFonts w:ascii="Times New Roman" w:hAnsi="Times New Roman" w:eastAsia="宋体" w:cs="Times New Roman"/>
            <w:color w:val="000000"/>
            <w:sz w:val="21"/>
          </w:rPr>
          <w:delText>、UCF-GZSL</w:delText>
        </w:r>
      </w:del>
      <w:del w:id="198" w:author="Fa'te" w:date="2026-09-18T11:00:32Z">
        <w:r>
          <w:rPr>
            <w:rFonts w:ascii="Times New Roman" w:hAnsi="Times New Roman" w:eastAsia="宋体" w:cs="Times New Roman"/>
            <w:color w:val="000000"/>
            <w:sz w:val="21"/>
            <w:vertAlign w:val="superscript"/>
          </w:rPr>
          <w:delText>cls</w:delText>
        </w:r>
      </w:del>
      <w:del w:id="199" w:author="Fa'te" w:date="2026-09-18T11:00:32Z">
        <w:r>
          <w:rPr>
            <w:rFonts w:ascii="Times New Roman" w:hAnsi="Times New Roman" w:eastAsia="宋体" w:cs="Times New Roman"/>
            <w:color w:val="000000"/>
            <w:sz w:val="21"/>
          </w:rPr>
          <w:delText>和ActivityNet-GZSL</w:delText>
        </w:r>
      </w:del>
      <w:del w:id="200" w:author="Fa'te" w:date="2026-09-18T11:00:32Z">
        <w:r>
          <w:rPr>
            <w:rFonts w:ascii="Times New Roman" w:hAnsi="Times New Roman" w:eastAsia="宋体" w:cs="Times New Roman"/>
            <w:color w:val="000000"/>
            <w:sz w:val="21"/>
            <w:vertAlign w:val="superscript"/>
          </w:rPr>
          <w:delText>cls</w:delText>
        </w:r>
      </w:del>
      <w:r>
        <w:rPr>
          <w:rFonts w:ascii="Times New Roman" w:hAnsi="Times New Roman" w:eastAsia="宋体" w:cs="Times New Roman"/>
          <w:color w:val="000000"/>
          <w:sz w:val="21"/>
        </w:rPr>
        <w:t>三个基准数据集上评估模型的视听广义零样本识别性能。</w:t>
      </w:r>
      <w:ins w:id="201" w:author="Fa'te" w:date="2026-09-18T11:00:44Z">
        <w:r>
          <w:rPr>
            <w:rFonts w:ascii="Times New Roman" w:hAnsi="Times New Roman" w:eastAsia="宋体" w:cs="Times New Roman"/>
            <w:color w:val="000000"/>
            <w:sz w:val="21"/>
          </w:rPr>
          <w:t>VGGSound-GZSL</w:t>
        </w:r>
      </w:ins>
      <w:ins w:id="202" w:author="Fa'te" w:date="2026-09-18T11:00:44Z">
        <w:r>
          <w:rPr>
            <w:rFonts w:ascii="Times New Roman" w:hAnsi="Times New Roman" w:eastAsia="宋体" w:cs="Times New Roman"/>
            <w:i/>
            <w:color w:val="000000"/>
            <w:sz w:val="21"/>
            <w:vertAlign w:val="superscript"/>
          </w:rPr>
          <w:t>cls</w:t>
        </w:r>
      </w:ins>
      <w:del w:id="203" w:author="Fa'te" w:date="2026-09-18T11:00:44Z">
        <w:r>
          <w:rPr>
            <w:rFonts w:ascii="Times New Roman" w:hAnsi="Times New Roman" w:eastAsia="宋体" w:cs="Times New Roman"/>
            <w:color w:val="000000"/>
            <w:sz w:val="21"/>
          </w:rPr>
          <w:delText>VGGSound-GZSL</w:delText>
        </w:r>
      </w:del>
      <w:del w:id="204" w:author="Fa'te" w:date="2026-09-18T11:00:44Z">
        <w:r>
          <w:rPr>
            <w:rFonts w:ascii="Times New Roman" w:hAnsi="Times New Roman" w:eastAsia="宋体" w:cs="Times New Roman"/>
            <w:color w:val="000000"/>
            <w:sz w:val="21"/>
            <w:vertAlign w:val="superscript"/>
          </w:rPr>
          <w:delText>cls</w:delText>
        </w:r>
      </w:del>
      <w:r>
        <w:rPr>
          <w:rFonts w:ascii="Times New Roman" w:hAnsi="Times New Roman" w:eastAsia="宋体" w:cs="Times New Roman"/>
          <w:color w:val="000000"/>
          <w:sz w:val="21"/>
        </w:rPr>
        <w:t>由VGGSound[17]构建，包含276个类别，初始划分为138个已见类别和138个未见类别，涵盖动物、家庭、音乐、自然、人物、运动、工具与车辆等场景。</w:t>
      </w:r>
      <w:ins w:id="205" w:author="Fa'te" w:date="2026-09-18T11:00:53Z">
        <w:r>
          <w:rPr>
            <w:rFonts w:ascii="Times New Roman" w:hAnsi="Times New Roman" w:eastAsia="宋体" w:cs="Times New Roman"/>
            <w:color w:val="000000"/>
            <w:sz w:val="21"/>
          </w:rPr>
          <w:t>UCF-GZSL</w:t>
        </w:r>
      </w:ins>
      <w:ins w:id="206" w:author="Fa'te" w:date="2026-09-18T11:00:53Z">
        <w:r>
          <w:rPr>
            <w:rFonts w:ascii="Times New Roman" w:hAnsi="Times New Roman" w:eastAsia="宋体" w:cs="Times New Roman"/>
            <w:i/>
            <w:color w:val="000000"/>
            <w:sz w:val="21"/>
            <w:vertAlign w:val="superscript"/>
          </w:rPr>
          <w:t>cls</w:t>
        </w:r>
      </w:ins>
      <w:del w:id="207" w:author="Fa'te" w:date="2026-09-18T11:00:53Z">
        <w:r>
          <w:rPr>
            <w:rFonts w:ascii="Times New Roman" w:hAnsi="Times New Roman" w:eastAsia="宋体" w:cs="Times New Roman"/>
            <w:color w:val="000000"/>
            <w:sz w:val="21"/>
          </w:rPr>
          <w:delText>UCF-GZSL</w:delText>
        </w:r>
      </w:del>
      <w:del w:id="208" w:author="Fa'te" w:date="2026-09-18T11:00:53Z">
        <w:r>
          <w:rPr>
            <w:rFonts w:ascii="Times New Roman" w:hAnsi="Times New Roman" w:eastAsia="宋体" w:cs="Times New Roman"/>
            <w:color w:val="000000"/>
            <w:sz w:val="21"/>
            <w:vertAlign w:val="superscript"/>
          </w:rPr>
          <w:delText>cls</w:delText>
        </w:r>
      </w:del>
      <w:r>
        <w:rPr>
          <w:rFonts w:ascii="Times New Roman" w:hAnsi="Times New Roman" w:eastAsia="宋体" w:cs="Times New Roman"/>
          <w:color w:val="000000"/>
          <w:sz w:val="21"/>
        </w:rPr>
        <w:t>源自动作识别数据集UCF101[18]，包含51个类别，初始划分为30个已见类别和21个未见类别，涵盖击剑、弹钢琴、跳水等日常活动与体育行为。</w:t>
      </w:r>
      <w:ins w:id="209" w:author="Fa'te" w:date="2026-09-18T11:00:59Z">
        <w:r>
          <w:rPr>
            <w:rFonts w:ascii="Times New Roman" w:hAnsi="Times New Roman" w:eastAsia="宋体" w:cs="Times New Roman"/>
            <w:color w:val="000000"/>
            <w:sz w:val="21"/>
          </w:rPr>
          <w:t>ActivityNet-GZSL</w:t>
        </w:r>
      </w:ins>
      <w:ins w:id="210" w:author="Fa'te" w:date="2026-09-18T11:00:59Z">
        <w:r>
          <w:rPr>
            <w:rFonts w:ascii="Times New Roman" w:hAnsi="Times New Roman" w:eastAsia="宋体" w:cs="Times New Roman"/>
            <w:i/>
            <w:color w:val="000000"/>
            <w:sz w:val="21"/>
            <w:vertAlign w:val="superscript"/>
          </w:rPr>
          <w:t>cls</w:t>
        </w:r>
      </w:ins>
      <w:del w:id="211" w:author="Fa'te" w:date="2026-09-18T11:00:59Z">
        <w:r>
          <w:rPr>
            <w:rFonts w:ascii="Times New Roman" w:hAnsi="Times New Roman" w:eastAsia="宋体" w:cs="Times New Roman"/>
            <w:color w:val="000000"/>
            <w:sz w:val="21"/>
          </w:rPr>
          <w:delText>ActivityNet-GZSL</w:delText>
        </w:r>
      </w:del>
      <w:del w:id="212" w:author="Fa'te" w:date="2026-09-18T11:00:59Z">
        <w:r>
          <w:rPr>
            <w:rFonts w:ascii="Times New Roman" w:hAnsi="Times New Roman" w:eastAsia="宋体" w:cs="Times New Roman"/>
            <w:color w:val="000000"/>
            <w:sz w:val="21"/>
            <w:vertAlign w:val="superscript"/>
          </w:rPr>
          <w:delText>cls</w:delText>
        </w:r>
      </w:del>
      <w:r>
        <w:rPr>
          <w:rFonts w:ascii="Times New Roman" w:hAnsi="Times New Roman" w:eastAsia="宋体" w:cs="Times New Roman"/>
          <w:color w:val="000000"/>
          <w:sz w:val="21"/>
        </w:rPr>
        <w:t>基于ActivityNet[19]构建，包含200个日常活动类别，初始划分为99个已见类别和101个未见类别，其较长的视频时长和复杂场景对时序证据定位与视听融合提出了更高要求。</w:t>
      </w:r>
    </w:p>
    <w:p w14:paraId="26B6090A">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三个数据集的类别划分见表1。其中，</w:t>
      </w:r>
      <m:oMath>
        <m:r>
          <m:rPr/>
          <m:t>C</m:t>
        </m:r>
      </m:oMath>
      <w:r>
        <w:rPr>
          <w:rFonts w:ascii="Times New Roman" w:hAnsi="Times New Roman" w:eastAsia="宋体" w:cs="Times New Roman"/>
          <w:color w:val="000000"/>
          <w:sz w:val="21"/>
        </w:rPr>
        <w:t>表示总类别数，</w:t>
      </w:r>
      <m:oMath>
        <m:sSub>
          <m:sSubPr/>
          <m:e>
            <m:r>
              <m:rPr/>
              <m:t>C</m:t>
            </m:r>
          </m:e>
          <m:sub>
            <m:r>
              <m:rPr/>
              <m:t>s</m:t>
            </m:r>
          </m:sub>
        </m:sSub>
      </m:oMath>
      <w:r>
        <w:rPr>
          <w:rFonts w:ascii="Times New Roman" w:hAnsi="Times New Roman" w:eastAsia="宋体" w:cs="Times New Roman"/>
          <w:color w:val="000000"/>
          <w:sz w:val="21"/>
        </w:rPr>
        <w:t>与</w:t>
      </w:r>
      <m:oMath>
        <m:sSub>
          <m:sSubPr/>
          <m:e>
            <m:r>
              <m:rPr/>
              <m:t>C</m:t>
            </m:r>
          </m:e>
          <m:sub>
            <m:r>
              <m:rPr/>
              <m:t>u</m:t>
            </m:r>
          </m:sub>
        </m:sSub>
      </m:oMath>
      <w:r>
        <w:rPr>
          <w:rFonts w:ascii="Times New Roman" w:hAnsi="Times New Roman" w:eastAsia="宋体" w:cs="Times New Roman"/>
          <w:color w:val="000000"/>
          <w:sz w:val="21"/>
        </w:rPr>
        <w:t>分别表示初始划分下的已见和未见类别数；</w:t>
      </w:r>
      <m:oMath>
        <m:sSub>
          <m:sSubPr/>
          <m:e>
            <m:r>
              <m:rPr>
                <m:sty m:val="p"/>
              </m:rPr>
              <m:t>Tr</m:t>
            </m:r>
          </m:e>
          <m:sub>
            <m:r>
              <m:rPr/>
              <m:t>s</m:t>
            </m:r>
          </m:sub>
        </m:sSub>
      </m:oMath>
      <w:r>
        <w:rPr>
          <w:rFonts w:ascii="Times New Roman" w:hAnsi="Times New Roman" w:eastAsia="宋体" w:cs="Times New Roman"/>
          <w:color w:val="000000"/>
          <w:sz w:val="21"/>
        </w:rPr>
        <w:t>表示训练集的已见类别数，</w:t>
      </w:r>
      <m:oMath>
        <m:sSub>
          <m:sSubPr/>
          <m:e>
            <m:r>
              <m:rPr>
                <m:sty m:val="p"/>
              </m:rPr>
              <m:t>Val</m:t>
            </m:r>
          </m:e>
          <m:sub>
            <m:r>
              <m:rPr/>
              <m:t>s</m:t>
            </m:r>
          </m:sub>
        </m:sSub>
      </m:oMath>
      <w:r>
        <w:rPr>
          <w:rFonts w:ascii="Times New Roman" w:hAnsi="Times New Roman" w:eastAsia="宋体" w:cs="Times New Roman"/>
          <w:color w:val="000000"/>
          <w:sz w:val="21"/>
        </w:rPr>
        <w:t>与</w:t>
      </w:r>
      <m:oMath>
        <m:sSub>
          <m:sSubPr/>
          <m:e>
            <m:r>
              <m:rPr>
                <m:sty m:val="p"/>
              </m:rPr>
              <m:t>Val</m:t>
            </m:r>
          </m:e>
          <m:sub>
            <m:r>
              <m:rPr/>
              <m:t>u</m:t>
            </m:r>
          </m:sub>
        </m:sSub>
      </m:oMath>
      <w:r>
        <w:rPr>
          <w:rFonts w:ascii="Times New Roman" w:hAnsi="Times New Roman" w:eastAsia="宋体" w:cs="Times New Roman"/>
          <w:color w:val="000000"/>
          <w:sz w:val="21"/>
        </w:rPr>
        <w:t>分别表示验证集的已见和未见类别数，</w:t>
      </w:r>
      <m:oMath>
        <m:sSub>
          <m:sSubPr/>
          <m:e>
            <m:r>
              <m:rPr>
                <m:sty m:val="p"/>
              </m:rPr>
              <m:t>Te</m:t>
            </m:r>
          </m:e>
          <m:sub>
            <m:r>
              <m:rPr/>
              <m:t>s</m:t>
            </m:r>
          </m:sub>
        </m:sSub>
      </m:oMath>
      <w:r>
        <w:rPr>
          <w:rFonts w:ascii="Times New Roman" w:hAnsi="Times New Roman" w:eastAsia="宋体" w:cs="Times New Roman"/>
          <w:color w:val="000000"/>
          <w:sz w:val="21"/>
        </w:rPr>
        <w:t>与</w:t>
      </w:r>
      <m:oMath>
        <m:sSub>
          <m:sSubPr/>
          <m:e>
            <m:r>
              <m:rPr>
                <m:sty m:val="p"/>
              </m:rPr>
              <m:t>Te</m:t>
            </m:r>
          </m:e>
          <m:sub>
            <m:r>
              <m:rPr/>
              <m:t>u</m:t>
            </m:r>
          </m:sub>
        </m:sSub>
      </m:oMath>
      <w:r>
        <w:rPr>
          <w:rFonts w:ascii="Times New Roman" w:hAnsi="Times New Roman" w:eastAsia="宋体" w:cs="Times New Roman"/>
          <w:color w:val="000000"/>
          <w:sz w:val="21"/>
        </w:rPr>
        <w:t>分别表示测试集的已见和未见类别数。</w:t>
      </w:r>
    </w:p>
    <w:p w14:paraId="25835B6C">
      <w:pPr>
        <w:keepNext/>
        <w:keepLines/>
        <w:pageBreakBefore w:val="0"/>
        <w:widowControl/>
        <w:spacing w:before="80" w:after="80" w:line="288" w:lineRule="auto"/>
        <w:ind w:left="0" w:right="0" w:firstLine="0"/>
        <w:jc w:val="center"/>
      </w:pPr>
      <w:r>
        <w:rPr>
          <w:rFonts w:ascii="Times New Roman" w:hAnsi="Times New Roman" w:eastAsia="宋体" w:cs="Times New Roman"/>
          <w:color w:val="000000"/>
          <w:sz w:val="20"/>
        </w:rPr>
        <w:t>表 1 三个基准数据集的类别划分</w:t>
      </w:r>
    </w:p>
    <w:tbl>
      <w:tblPr>
        <w:tblStyle w:val="19"/>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5" w:type="dxa"/>
          <w:left w:w="15" w:type="dxa"/>
          <w:bottom w:w="35" w:type="dxa"/>
          <w:right w:w="15" w:type="dxa"/>
        </w:tblCellMar>
      </w:tblPr>
      <w:tblGrid>
        <w:gridCol w:w="2240"/>
        <w:gridCol w:w="600"/>
        <w:gridCol w:w="620"/>
        <w:gridCol w:w="620"/>
        <w:gridCol w:w="704"/>
        <w:gridCol w:w="704"/>
        <w:gridCol w:w="704"/>
        <w:gridCol w:w="704"/>
        <w:gridCol w:w="704"/>
        <w:gridCol w:w="704"/>
      </w:tblGrid>
      <w:tr w14:paraId="575B6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trPr>
        <w:tc>
          <w:tcPr>
            <w:tcW w:w="2240" w:type="dxa"/>
            <w:vMerge w:val="restart"/>
            <w:tcBorders>
              <w:top w:val="single" w:color="000000" w:sz="10" w:space="0"/>
              <w:bottom w:val="single" w:color="000000" w:sz="6" w:space="0"/>
            </w:tcBorders>
            <w:vAlign w:val="center"/>
          </w:tcPr>
          <w:p w14:paraId="5D1B2A06">
            <w:pPr>
              <w:keepNext/>
              <w:keepLines/>
              <w:spacing w:before="0" w:after="0" w:line="264" w:lineRule="auto"/>
              <w:ind w:left="0" w:right="0" w:firstLine="0"/>
              <w:jc w:val="center"/>
            </w:pPr>
            <w:r>
              <w:rPr>
                <w:rFonts w:ascii="Times New Roman" w:hAnsi="Times New Roman" w:eastAsia="宋体" w:cs="Times New Roman"/>
                <w:b/>
                <w:color w:val="000000"/>
                <w:sz w:val="16"/>
              </w:rPr>
              <w:t>数据集</w:t>
            </w:r>
          </w:p>
        </w:tc>
        <w:tc>
          <w:tcPr>
            <w:tcW w:w="600" w:type="dxa"/>
            <w:vMerge w:val="restart"/>
            <w:tcBorders>
              <w:top w:val="single" w:color="000000" w:sz="10" w:space="0"/>
              <w:bottom w:val="single" w:color="000000" w:sz="6" w:space="0"/>
            </w:tcBorders>
            <w:vAlign w:val="center"/>
          </w:tcPr>
          <w:p w14:paraId="1A4CEC8C">
            <w:pPr>
              <w:keepNext/>
              <w:keepLines/>
              <w:spacing w:before="0" w:after="0" w:line="264" w:lineRule="auto"/>
              <w:ind w:left="0" w:right="0" w:firstLine="0"/>
              <w:jc w:val="center"/>
            </w:pPr>
            <w:r>
              <w:rPr>
                <w:rFonts w:ascii="Times New Roman" w:hAnsi="Times New Roman" w:eastAsia="宋体" w:cs="Times New Roman"/>
                <w:b/>
                <w:i/>
                <w:color w:val="000000"/>
                <w:sz w:val="16"/>
              </w:rPr>
              <w:t>C</w:t>
            </w:r>
          </w:p>
        </w:tc>
        <w:tc>
          <w:tcPr>
            <w:tcW w:w="620" w:type="dxa"/>
            <w:vMerge w:val="restart"/>
            <w:tcBorders>
              <w:top w:val="single" w:color="000000" w:sz="10" w:space="0"/>
              <w:bottom w:val="single" w:color="000000" w:sz="6" w:space="0"/>
            </w:tcBorders>
            <w:vAlign w:val="center"/>
          </w:tcPr>
          <w:p w14:paraId="6F5AF303">
            <w:pPr>
              <w:keepNext/>
              <w:keepLines/>
              <w:spacing w:before="0" w:after="0" w:line="264" w:lineRule="auto"/>
              <w:ind w:left="0" w:right="0" w:firstLine="0"/>
              <w:jc w:val="center"/>
            </w:pPr>
            <w:r>
              <w:rPr>
                <w:rFonts w:ascii="Times New Roman" w:hAnsi="Times New Roman" w:eastAsia="宋体" w:cs="Times New Roman"/>
                <w:b/>
                <w:i/>
                <w:color w:val="000000"/>
                <w:sz w:val="16"/>
              </w:rPr>
              <w:t>C</w:t>
            </w:r>
            <w:r>
              <w:rPr>
                <w:rFonts w:ascii="Times New Roman" w:hAnsi="Times New Roman" w:eastAsia="宋体" w:cs="Times New Roman"/>
                <w:b/>
                <w:color w:val="000000"/>
                <w:sz w:val="16"/>
                <w:vertAlign w:val="subscript"/>
              </w:rPr>
              <w:t>s</w:t>
            </w:r>
          </w:p>
        </w:tc>
        <w:tc>
          <w:tcPr>
            <w:tcW w:w="620" w:type="dxa"/>
            <w:vMerge w:val="restart"/>
            <w:tcBorders>
              <w:top w:val="single" w:color="000000" w:sz="10" w:space="0"/>
              <w:bottom w:val="single" w:color="000000" w:sz="6" w:space="0"/>
            </w:tcBorders>
            <w:vAlign w:val="center"/>
          </w:tcPr>
          <w:p w14:paraId="692D54BD">
            <w:pPr>
              <w:keepNext/>
              <w:keepLines/>
              <w:spacing w:before="0" w:after="0" w:line="264" w:lineRule="auto"/>
              <w:ind w:left="0" w:right="0" w:firstLine="0"/>
              <w:jc w:val="center"/>
            </w:pPr>
            <w:r>
              <w:rPr>
                <w:rFonts w:ascii="Times New Roman" w:hAnsi="Times New Roman" w:eastAsia="宋体" w:cs="Times New Roman"/>
                <w:b/>
                <w:i/>
                <w:color w:val="000000"/>
                <w:sz w:val="16"/>
              </w:rPr>
              <w:t>C</w:t>
            </w:r>
            <w:r>
              <w:rPr>
                <w:rFonts w:ascii="Times New Roman" w:hAnsi="Times New Roman" w:eastAsia="宋体" w:cs="Times New Roman"/>
                <w:b/>
                <w:color w:val="000000"/>
                <w:sz w:val="16"/>
                <w:vertAlign w:val="subscript"/>
              </w:rPr>
              <w:t>u</w:t>
            </w:r>
          </w:p>
        </w:tc>
        <w:tc>
          <w:tcPr>
            <w:tcW w:w="2112" w:type="dxa"/>
            <w:gridSpan w:val="3"/>
            <w:tcBorders>
              <w:top w:val="single" w:color="000000" w:sz="10" w:space="0"/>
              <w:bottom w:val="single" w:color="000000" w:sz="4" w:space="0"/>
            </w:tcBorders>
            <w:vAlign w:val="center"/>
          </w:tcPr>
          <w:p w14:paraId="758AAE6B">
            <w:pPr>
              <w:keepNext/>
              <w:keepLines/>
              <w:spacing w:before="0" w:after="0" w:line="264" w:lineRule="auto"/>
              <w:ind w:left="0" w:right="0" w:firstLine="0"/>
              <w:jc w:val="center"/>
            </w:pPr>
            <w:r>
              <w:rPr>
                <w:rFonts w:ascii="Times New Roman" w:hAnsi="Times New Roman" w:eastAsia="宋体" w:cs="Times New Roman"/>
                <w:b/>
                <w:color w:val="000000"/>
                <w:sz w:val="16"/>
              </w:rPr>
              <w:t>阶段I</w:t>
            </w:r>
          </w:p>
        </w:tc>
        <w:tc>
          <w:tcPr>
            <w:tcW w:w="2112" w:type="dxa"/>
            <w:gridSpan w:val="3"/>
            <w:tcBorders>
              <w:top w:val="single" w:color="000000" w:sz="10" w:space="0"/>
              <w:bottom w:val="single" w:color="000000" w:sz="4" w:space="0"/>
            </w:tcBorders>
            <w:vAlign w:val="center"/>
          </w:tcPr>
          <w:p w14:paraId="7901C6E8">
            <w:pPr>
              <w:keepNext/>
              <w:keepLines/>
              <w:spacing w:before="0" w:after="0" w:line="264" w:lineRule="auto"/>
              <w:ind w:left="0" w:right="0" w:firstLine="0"/>
              <w:jc w:val="center"/>
            </w:pPr>
            <w:r>
              <w:rPr>
                <w:rFonts w:ascii="Times New Roman" w:hAnsi="Times New Roman" w:eastAsia="宋体" w:cs="Times New Roman"/>
                <w:b/>
                <w:color w:val="000000"/>
                <w:sz w:val="16"/>
              </w:rPr>
              <w:t>阶段II</w:t>
            </w:r>
          </w:p>
        </w:tc>
      </w:tr>
      <w:tr w14:paraId="392DB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trPr>
        <w:tc>
          <w:tcPr>
            <w:tcW w:w="2240" w:type="dxa"/>
            <w:vMerge w:val="continue"/>
            <w:vAlign w:val="center"/>
          </w:tcPr>
          <w:p w14:paraId="001CD0CF"/>
        </w:tc>
        <w:tc>
          <w:tcPr>
            <w:tcW w:w="600" w:type="dxa"/>
            <w:vMerge w:val="continue"/>
            <w:vAlign w:val="center"/>
          </w:tcPr>
          <w:p w14:paraId="66C95052"/>
        </w:tc>
        <w:tc>
          <w:tcPr>
            <w:tcW w:w="620" w:type="dxa"/>
            <w:vMerge w:val="continue"/>
            <w:vAlign w:val="center"/>
          </w:tcPr>
          <w:p w14:paraId="6D80F8C7"/>
        </w:tc>
        <w:tc>
          <w:tcPr>
            <w:tcW w:w="620" w:type="dxa"/>
            <w:vMerge w:val="continue"/>
            <w:vAlign w:val="center"/>
          </w:tcPr>
          <w:p w14:paraId="2402BB0E"/>
        </w:tc>
        <w:tc>
          <w:tcPr>
            <w:tcW w:w="704" w:type="dxa"/>
            <w:vAlign w:val="center"/>
          </w:tcPr>
          <w:p w14:paraId="5AD412B4">
            <w:pPr>
              <w:keepNext/>
              <w:keepLines/>
              <w:spacing w:before="0" w:after="0" w:line="264" w:lineRule="auto"/>
              <w:ind w:left="0" w:right="0" w:firstLine="0"/>
              <w:jc w:val="center"/>
            </w:pPr>
            <w:r>
              <w:rPr>
                <w:rFonts w:ascii="Times New Roman" w:hAnsi="Times New Roman" w:eastAsia="宋体" w:cs="Times New Roman"/>
                <w:b/>
                <w:color w:val="000000"/>
                <w:sz w:val="16"/>
              </w:rPr>
              <w:t>训练集</w:t>
            </w:r>
          </w:p>
        </w:tc>
        <w:tc>
          <w:tcPr>
            <w:tcW w:w="1408" w:type="dxa"/>
            <w:gridSpan w:val="2"/>
            <w:vAlign w:val="center"/>
          </w:tcPr>
          <w:p w14:paraId="6B1EDCE2">
            <w:pPr>
              <w:keepNext/>
              <w:keepLines/>
              <w:spacing w:before="0" w:after="0" w:line="264" w:lineRule="auto"/>
              <w:ind w:left="0" w:right="0" w:firstLine="0"/>
              <w:jc w:val="center"/>
            </w:pPr>
            <w:r>
              <w:rPr>
                <w:rFonts w:ascii="Times New Roman" w:hAnsi="Times New Roman" w:eastAsia="宋体" w:cs="Times New Roman"/>
                <w:b/>
                <w:color w:val="000000"/>
                <w:sz w:val="16"/>
              </w:rPr>
              <w:t>验证集</w:t>
            </w:r>
          </w:p>
        </w:tc>
        <w:tc>
          <w:tcPr>
            <w:tcW w:w="704" w:type="dxa"/>
            <w:vAlign w:val="center"/>
          </w:tcPr>
          <w:p w14:paraId="2C3A612E">
            <w:pPr>
              <w:keepNext/>
              <w:keepLines/>
              <w:spacing w:before="0" w:after="0" w:line="264" w:lineRule="auto"/>
              <w:ind w:left="0" w:right="0" w:firstLine="0"/>
              <w:jc w:val="center"/>
            </w:pPr>
            <w:r>
              <w:rPr>
                <w:rFonts w:ascii="Times New Roman" w:hAnsi="Times New Roman" w:eastAsia="宋体" w:cs="Times New Roman"/>
                <w:b/>
                <w:color w:val="000000"/>
                <w:sz w:val="16"/>
              </w:rPr>
              <w:t>训练集</w:t>
            </w:r>
          </w:p>
        </w:tc>
        <w:tc>
          <w:tcPr>
            <w:tcW w:w="1408" w:type="dxa"/>
            <w:gridSpan w:val="2"/>
            <w:vAlign w:val="center"/>
          </w:tcPr>
          <w:p w14:paraId="15FE6F3C">
            <w:pPr>
              <w:keepNext/>
              <w:keepLines/>
              <w:spacing w:before="0" w:after="0" w:line="264" w:lineRule="auto"/>
              <w:ind w:left="0" w:right="0" w:firstLine="0"/>
              <w:jc w:val="center"/>
            </w:pPr>
            <w:r>
              <w:rPr>
                <w:rFonts w:ascii="Times New Roman" w:hAnsi="Times New Roman" w:eastAsia="宋体" w:cs="Times New Roman"/>
                <w:b/>
                <w:color w:val="000000"/>
                <w:sz w:val="16"/>
              </w:rPr>
              <w:t>测试集</w:t>
            </w:r>
          </w:p>
        </w:tc>
      </w:tr>
      <w:tr w14:paraId="04ECE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trPr>
        <w:tc>
          <w:tcPr>
            <w:tcW w:w="2240" w:type="dxa"/>
            <w:vMerge w:val="continue"/>
            <w:vAlign w:val="center"/>
          </w:tcPr>
          <w:p w14:paraId="21BD8606"/>
        </w:tc>
        <w:tc>
          <w:tcPr>
            <w:tcW w:w="600" w:type="dxa"/>
            <w:vMerge w:val="continue"/>
            <w:vAlign w:val="center"/>
          </w:tcPr>
          <w:p w14:paraId="49A755AA"/>
        </w:tc>
        <w:tc>
          <w:tcPr>
            <w:tcW w:w="620" w:type="dxa"/>
            <w:vMerge w:val="continue"/>
            <w:vAlign w:val="center"/>
          </w:tcPr>
          <w:p w14:paraId="49EE7982"/>
        </w:tc>
        <w:tc>
          <w:tcPr>
            <w:tcW w:w="620" w:type="dxa"/>
            <w:vMerge w:val="continue"/>
            <w:vAlign w:val="center"/>
          </w:tcPr>
          <w:p w14:paraId="54375B2A"/>
        </w:tc>
        <w:tc>
          <w:tcPr>
            <w:tcW w:w="704" w:type="dxa"/>
            <w:tcBorders>
              <w:bottom w:val="single" w:color="000000" w:sz="6" w:space="0"/>
            </w:tcBorders>
            <w:vAlign w:val="center"/>
          </w:tcPr>
          <w:p w14:paraId="238015E9">
            <w:pPr>
              <w:keepNext/>
              <w:keepLines/>
              <w:spacing w:before="0" w:after="0" w:line="264" w:lineRule="auto"/>
              <w:ind w:left="0" w:right="0" w:firstLine="0"/>
              <w:jc w:val="center"/>
            </w:pPr>
            <w:r>
              <w:rPr>
                <w:rFonts w:ascii="Times New Roman" w:hAnsi="Times New Roman" w:eastAsia="宋体" w:cs="Times New Roman"/>
                <w:b/>
                <w:color w:val="000000"/>
                <w:sz w:val="16"/>
              </w:rPr>
              <w:t>Tr</w:t>
            </w:r>
            <w:r>
              <w:rPr>
                <w:rFonts w:ascii="Times New Roman" w:hAnsi="Times New Roman" w:eastAsia="宋体" w:cs="Times New Roman"/>
                <w:b/>
                <w:color w:val="000000"/>
                <w:sz w:val="16"/>
                <w:vertAlign w:val="subscript"/>
              </w:rPr>
              <w:t>s</w:t>
            </w:r>
          </w:p>
        </w:tc>
        <w:tc>
          <w:tcPr>
            <w:tcW w:w="704" w:type="dxa"/>
            <w:tcBorders>
              <w:bottom w:val="single" w:color="000000" w:sz="6" w:space="0"/>
            </w:tcBorders>
            <w:vAlign w:val="center"/>
          </w:tcPr>
          <w:p w14:paraId="3A7E0470">
            <w:pPr>
              <w:keepNext/>
              <w:keepLines/>
              <w:spacing w:before="0" w:after="0" w:line="264" w:lineRule="auto"/>
              <w:ind w:left="0" w:right="0" w:firstLine="0"/>
              <w:jc w:val="center"/>
            </w:pPr>
            <w:r>
              <w:rPr>
                <w:rFonts w:ascii="Times New Roman" w:hAnsi="Times New Roman" w:eastAsia="宋体" w:cs="Times New Roman"/>
                <w:b/>
                <w:color w:val="000000"/>
                <w:sz w:val="16"/>
              </w:rPr>
              <w:t>Val</w:t>
            </w:r>
            <w:r>
              <w:rPr>
                <w:rFonts w:ascii="Times New Roman" w:hAnsi="Times New Roman" w:eastAsia="宋体" w:cs="Times New Roman"/>
                <w:b/>
                <w:color w:val="000000"/>
                <w:sz w:val="16"/>
                <w:vertAlign w:val="subscript"/>
              </w:rPr>
              <w:t>s</w:t>
            </w:r>
          </w:p>
        </w:tc>
        <w:tc>
          <w:tcPr>
            <w:tcW w:w="704" w:type="dxa"/>
            <w:tcBorders>
              <w:bottom w:val="single" w:color="000000" w:sz="6" w:space="0"/>
            </w:tcBorders>
            <w:vAlign w:val="center"/>
          </w:tcPr>
          <w:p w14:paraId="1EF649E5">
            <w:pPr>
              <w:keepNext/>
              <w:keepLines/>
              <w:spacing w:before="0" w:after="0" w:line="264" w:lineRule="auto"/>
              <w:ind w:left="0" w:right="0" w:firstLine="0"/>
              <w:jc w:val="center"/>
            </w:pPr>
            <w:r>
              <w:rPr>
                <w:rFonts w:ascii="Times New Roman" w:hAnsi="Times New Roman" w:eastAsia="宋体" w:cs="Times New Roman"/>
                <w:b/>
                <w:color w:val="000000"/>
                <w:sz w:val="16"/>
              </w:rPr>
              <w:t>Val</w:t>
            </w:r>
            <w:r>
              <w:rPr>
                <w:rFonts w:ascii="Times New Roman" w:hAnsi="Times New Roman" w:eastAsia="宋体" w:cs="Times New Roman"/>
                <w:b/>
                <w:color w:val="000000"/>
                <w:sz w:val="16"/>
                <w:vertAlign w:val="subscript"/>
              </w:rPr>
              <w:t>u</w:t>
            </w:r>
          </w:p>
        </w:tc>
        <w:tc>
          <w:tcPr>
            <w:tcW w:w="704" w:type="dxa"/>
            <w:tcBorders>
              <w:bottom w:val="single" w:color="000000" w:sz="6" w:space="0"/>
            </w:tcBorders>
            <w:vAlign w:val="center"/>
          </w:tcPr>
          <w:p w14:paraId="3BF6E1FA">
            <w:pPr>
              <w:keepNext/>
              <w:keepLines/>
              <w:spacing w:before="0" w:after="0" w:line="264" w:lineRule="auto"/>
              <w:ind w:left="0" w:right="0" w:firstLine="0"/>
              <w:jc w:val="center"/>
            </w:pPr>
            <w:r>
              <w:rPr>
                <w:rFonts w:ascii="Times New Roman" w:hAnsi="Times New Roman" w:eastAsia="宋体" w:cs="Times New Roman"/>
                <w:b/>
                <w:color w:val="000000"/>
                <w:sz w:val="16"/>
              </w:rPr>
              <w:t>Tr</w:t>
            </w:r>
            <w:r>
              <w:rPr>
                <w:rFonts w:ascii="Times New Roman" w:hAnsi="Times New Roman" w:eastAsia="宋体" w:cs="Times New Roman"/>
                <w:b/>
                <w:color w:val="000000"/>
                <w:sz w:val="16"/>
                <w:vertAlign w:val="subscript"/>
              </w:rPr>
              <w:t>s</w:t>
            </w:r>
          </w:p>
        </w:tc>
        <w:tc>
          <w:tcPr>
            <w:tcW w:w="704" w:type="dxa"/>
            <w:tcBorders>
              <w:bottom w:val="single" w:color="000000" w:sz="6" w:space="0"/>
            </w:tcBorders>
            <w:vAlign w:val="center"/>
          </w:tcPr>
          <w:p w14:paraId="40B2797A">
            <w:pPr>
              <w:keepNext/>
              <w:keepLines/>
              <w:spacing w:before="0" w:after="0" w:line="264" w:lineRule="auto"/>
              <w:ind w:left="0" w:right="0" w:firstLine="0"/>
              <w:jc w:val="center"/>
            </w:pPr>
            <w:r>
              <w:rPr>
                <w:rFonts w:ascii="Times New Roman" w:hAnsi="Times New Roman" w:eastAsia="宋体" w:cs="Times New Roman"/>
                <w:b/>
                <w:color w:val="000000"/>
                <w:sz w:val="16"/>
              </w:rPr>
              <w:t>Te</w:t>
            </w:r>
            <w:r>
              <w:rPr>
                <w:rFonts w:ascii="Times New Roman" w:hAnsi="Times New Roman" w:eastAsia="宋体" w:cs="Times New Roman"/>
                <w:b/>
                <w:color w:val="000000"/>
                <w:sz w:val="16"/>
                <w:vertAlign w:val="subscript"/>
              </w:rPr>
              <w:t>s</w:t>
            </w:r>
          </w:p>
        </w:tc>
        <w:tc>
          <w:tcPr>
            <w:tcW w:w="704" w:type="dxa"/>
            <w:tcBorders>
              <w:bottom w:val="single" w:color="000000" w:sz="6" w:space="0"/>
            </w:tcBorders>
            <w:vAlign w:val="center"/>
          </w:tcPr>
          <w:p w14:paraId="4D1DB3DC">
            <w:pPr>
              <w:keepNext/>
              <w:keepLines/>
              <w:spacing w:before="0" w:after="0" w:line="264" w:lineRule="auto"/>
              <w:ind w:left="0" w:right="0" w:firstLine="0"/>
              <w:jc w:val="center"/>
            </w:pPr>
            <w:r>
              <w:rPr>
                <w:rFonts w:ascii="Times New Roman" w:hAnsi="Times New Roman" w:eastAsia="宋体" w:cs="Times New Roman"/>
                <w:b/>
                <w:color w:val="000000"/>
                <w:sz w:val="16"/>
              </w:rPr>
              <w:t>Te</w:t>
            </w:r>
            <w:r>
              <w:rPr>
                <w:rFonts w:ascii="Times New Roman" w:hAnsi="Times New Roman" w:eastAsia="宋体" w:cs="Times New Roman"/>
                <w:b/>
                <w:color w:val="000000"/>
                <w:sz w:val="16"/>
                <w:vertAlign w:val="subscript"/>
              </w:rPr>
              <w:t>u</w:t>
            </w:r>
          </w:p>
        </w:tc>
      </w:tr>
      <w:tr w14:paraId="11495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2240" w:type="dxa"/>
            <w:vAlign w:val="center"/>
          </w:tcPr>
          <w:p w14:paraId="5D6780F7">
            <w:pPr>
              <w:keepNext/>
              <w:keepLines/>
              <w:spacing w:before="0" w:after="0" w:line="264" w:lineRule="auto"/>
              <w:ind w:left="0" w:right="0" w:firstLine="0"/>
              <w:jc w:val="left"/>
            </w:pPr>
            <w:r>
              <w:rPr>
                <w:rFonts w:ascii="Times New Roman" w:hAnsi="Times New Roman" w:eastAsia="宋体" w:cs="Times New Roman"/>
                <w:color w:val="000000"/>
                <w:sz w:val="16"/>
              </w:rPr>
              <w:t>VGGSound-GZSL</w:t>
            </w:r>
            <w:r>
              <w:rPr>
                <w:rFonts w:ascii="Times New Roman" w:hAnsi="Times New Roman" w:eastAsia="宋体" w:cs="Times New Roman"/>
                <w:color w:val="000000"/>
                <w:sz w:val="16"/>
                <w:vertAlign w:val="superscript"/>
              </w:rPr>
              <w:t>cls</w:t>
            </w:r>
          </w:p>
        </w:tc>
        <w:tc>
          <w:tcPr>
            <w:tcW w:w="600" w:type="dxa"/>
            <w:vAlign w:val="center"/>
          </w:tcPr>
          <w:p w14:paraId="319C1B18">
            <w:pPr>
              <w:keepNext/>
              <w:keepLines/>
              <w:spacing w:before="0" w:after="0" w:line="264" w:lineRule="auto"/>
              <w:ind w:left="0" w:right="0" w:firstLine="0"/>
              <w:jc w:val="center"/>
            </w:pPr>
            <w:r>
              <w:rPr>
                <w:rFonts w:ascii="Times New Roman" w:hAnsi="Times New Roman" w:eastAsia="宋体" w:cs="Times New Roman"/>
                <w:color w:val="000000"/>
                <w:sz w:val="16"/>
              </w:rPr>
              <w:t>276</w:t>
            </w:r>
          </w:p>
        </w:tc>
        <w:tc>
          <w:tcPr>
            <w:tcW w:w="620" w:type="dxa"/>
            <w:vAlign w:val="center"/>
          </w:tcPr>
          <w:p w14:paraId="411A4A53">
            <w:pPr>
              <w:keepNext/>
              <w:keepLines/>
              <w:spacing w:before="0" w:after="0" w:line="264" w:lineRule="auto"/>
              <w:ind w:left="0" w:right="0" w:firstLine="0"/>
              <w:jc w:val="center"/>
            </w:pPr>
            <w:r>
              <w:rPr>
                <w:rFonts w:ascii="Times New Roman" w:hAnsi="Times New Roman" w:eastAsia="宋体" w:cs="Times New Roman"/>
                <w:color w:val="000000"/>
                <w:sz w:val="16"/>
              </w:rPr>
              <w:t>138</w:t>
            </w:r>
          </w:p>
        </w:tc>
        <w:tc>
          <w:tcPr>
            <w:tcW w:w="620" w:type="dxa"/>
            <w:vAlign w:val="center"/>
          </w:tcPr>
          <w:p w14:paraId="78942017">
            <w:pPr>
              <w:keepNext/>
              <w:keepLines/>
              <w:spacing w:before="0" w:after="0" w:line="264" w:lineRule="auto"/>
              <w:ind w:left="0" w:right="0" w:firstLine="0"/>
              <w:jc w:val="center"/>
            </w:pPr>
            <w:r>
              <w:rPr>
                <w:rFonts w:ascii="Times New Roman" w:hAnsi="Times New Roman" w:eastAsia="宋体" w:cs="Times New Roman"/>
                <w:color w:val="000000"/>
                <w:sz w:val="16"/>
              </w:rPr>
              <w:t>138</w:t>
            </w:r>
          </w:p>
        </w:tc>
        <w:tc>
          <w:tcPr>
            <w:tcW w:w="704" w:type="dxa"/>
            <w:vAlign w:val="center"/>
          </w:tcPr>
          <w:p w14:paraId="490C5805">
            <w:pPr>
              <w:keepNext/>
              <w:keepLines/>
              <w:spacing w:before="0" w:after="0" w:line="264" w:lineRule="auto"/>
              <w:ind w:left="0" w:right="0" w:firstLine="0"/>
              <w:jc w:val="center"/>
            </w:pPr>
            <w:r>
              <w:rPr>
                <w:rFonts w:ascii="Times New Roman" w:hAnsi="Times New Roman" w:eastAsia="宋体" w:cs="Times New Roman"/>
                <w:color w:val="000000"/>
                <w:sz w:val="16"/>
              </w:rPr>
              <w:t>138</w:t>
            </w:r>
          </w:p>
        </w:tc>
        <w:tc>
          <w:tcPr>
            <w:tcW w:w="704" w:type="dxa"/>
            <w:vAlign w:val="center"/>
          </w:tcPr>
          <w:p w14:paraId="6A38DA07">
            <w:pPr>
              <w:keepNext/>
              <w:keepLines/>
              <w:spacing w:before="0" w:after="0" w:line="264" w:lineRule="auto"/>
              <w:ind w:left="0" w:right="0" w:firstLine="0"/>
              <w:jc w:val="center"/>
            </w:pPr>
            <w:r>
              <w:rPr>
                <w:rFonts w:ascii="Times New Roman" w:hAnsi="Times New Roman" w:eastAsia="宋体" w:cs="Times New Roman"/>
                <w:color w:val="000000"/>
                <w:sz w:val="16"/>
              </w:rPr>
              <w:t>138</w:t>
            </w:r>
          </w:p>
        </w:tc>
        <w:tc>
          <w:tcPr>
            <w:tcW w:w="704" w:type="dxa"/>
            <w:vAlign w:val="center"/>
          </w:tcPr>
          <w:p w14:paraId="23E58569">
            <w:pPr>
              <w:keepNext/>
              <w:keepLines/>
              <w:spacing w:before="0" w:after="0" w:line="264" w:lineRule="auto"/>
              <w:ind w:left="0" w:right="0" w:firstLine="0"/>
              <w:jc w:val="center"/>
            </w:pPr>
            <w:r>
              <w:rPr>
                <w:rFonts w:ascii="Times New Roman" w:hAnsi="Times New Roman" w:eastAsia="宋体" w:cs="Times New Roman"/>
                <w:color w:val="000000"/>
                <w:sz w:val="16"/>
              </w:rPr>
              <w:t>69</w:t>
            </w:r>
          </w:p>
        </w:tc>
        <w:tc>
          <w:tcPr>
            <w:tcW w:w="704" w:type="dxa"/>
            <w:vAlign w:val="center"/>
          </w:tcPr>
          <w:p w14:paraId="3569D853">
            <w:pPr>
              <w:keepNext/>
              <w:keepLines/>
              <w:spacing w:before="0" w:after="0" w:line="264" w:lineRule="auto"/>
              <w:ind w:left="0" w:right="0" w:firstLine="0"/>
              <w:jc w:val="center"/>
            </w:pPr>
            <w:r>
              <w:rPr>
                <w:rFonts w:ascii="Times New Roman" w:hAnsi="Times New Roman" w:eastAsia="宋体" w:cs="Times New Roman"/>
                <w:color w:val="000000"/>
                <w:sz w:val="16"/>
              </w:rPr>
              <w:t>207</w:t>
            </w:r>
          </w:p>
        </w:tc>
        <w:tc>
          <w:tcPr>
            <w:tcW w:w="704" w:type="dxa"/>
            <w:vAlign w:val="center"/>
          </w:tcPr>
          <w:p w14:paraId="3E90F13A">
            <w:pPr>
              <w:keepNext/>
              <w:keepLines/>
              <w:spacing w:before="0" w:after="0" w:line="264" w:lineRule="auto"/>
              <w:ind w:left="0" w:right="0" w:firstLine="0"/>
              <w:jc w:val="center"/>
            </w:pPr>
            <w:r>
              <w:rPr>
                <w:rFonts w:ascii="Times New Roman" w:hAnsi="Times New Roman" w:eastAsia="宋体" w:cs="Times New Roman"/>
                <w:color w:val="000000"/>
                <w:sz w:val="16"/>
              </w:rPr>
              <w:t>207</w:t>
            </w:r>
          </w:p>
        </w:tc>
        <w:tc>
          <w:tcPr>
            <w:tcW w:w="704" w:type="dxa"/>
            <w:vAlign w:val="center"/>
          </w:tcPr>
          <w:p w14:paraId="3394F867">
            <w:pPr>
              <w:keepNext/>
              <w:keepLines/>
              <w:spacing w:before="0" w:after="0" w:line="264" w:lineRule="auto"/>
              <w:ind w:left="0" w:right="0" w:firstLine="0"/>
              <w:jc w:val="center"/>
            </w:pPr>
            <w:r>
              <w:rPr>
                <w:rFonts w:ascii="Times New Roman" w:hAnsi="Times New Roman" w:eastAsia="宋体" w:cs="Times New Roman"/>
                <w:color w:val="000000"/>
                <w:sz w:val="16"/>
              </w:rPr>
              <w:t>69</w:t>
            </w:r>
          </w:p>
        </w:tc>
      </w:tr>
      <w:tr w14:paraId="0005D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2240" w:type="dxa"/>
            <w:vAlign w:val="center"/>
          </w:tcPr>
          <w:p w14:paraId="4BAF575C">
            <w:pPr>
              <w:keepNext/>
              <w:keepLines/>
              <w:spacing w:before="0" w:after="0" w:line="264" w:lineRule="auto"/>
              <w:ind w:left="0" w:right="0" w:firstLine="0"/>
              <w:jc w:val="left"/>
            </w:pPr>
            <w:r>
              <w:rPr>
                <w:rFonts w:ascii="Times New Roman" w:hAnsi="Times New Roman" w:eastAsia="宋体" w:cs="Times New Roman"/>
                <w:color w:val="000000"/>
                <w:sz w:val="16"/>
              </w:rPr>
              <w:t>UCF-GZSL</w:t>
            </w:r>
            <w:r>
              <w:rPr>
                <w:rFonts w:ascii="Times New Roman" w:hAnsi="Times New Roman" w:eastAsia="宋体" w:cs="Times New Roman"/>
                <w:color w:val="000000"/>
                <w:sz w:val="16"/>
                <w:vertAlign w:val="superscript"/>
              </w:rPr>
              <w:t>cls</w:t>
            </w:r>
          </w:p>
        </w:tc>
        <w:tc>
          <w:tcPr>
            <w:tcW w:w="600" w:type="dxa"/>
            <w:vAlign w:val="center"/>
          </w:tcPr>
          <w:p w14:paraId="522539B5">
            <w:pPr>
              <w:keepNext/>
              <w:keepLines/>
              <w:spacing w:before="0" w:after="0" w:line="264" w:lineRule="auto"/>
              <w:ind w:left="0" w:right="0" w:firstLine="0"/>
              <w:jc w:val="center"/>
            </w:pPr>
            <w:r>
              <w:rPr>
                <w:rFonts w:ascii="Times New Roman" w:hAnsi="Times New Roman" w:eastAsia="宋体" w:cs="Times New Roman"/>
                <w:color w:val="000000"/>
                <w:sz w:val="16"/>
              </w:rPr>
              <w:t>51</w:t>
            </w:r>
          </w:p>
        </w:tc>
        <w:tc>
          <w:tcPr>
            <w:tcW w:w="620" w:type="dxa"/>
            <w:vAlign w:val="center"/>
          </w:tcPr>
          <w:p w14:paraId="477EF20B">
            <w:pPr>
              <w:keepNext/>
              <w:keepLines/>
              <w:spacing w:before="0" w:after="0" w:line="264" w:lineRule="auto"/>
              <w:ind w:left="0" w:right="0" w:firstLine="0"/>
              <w:jc w:val="center"/>
            </w:pPr>
            <w:r>
              <w:rPr>
                <w:rFonts w:ascii="Times New Roman" w:hAnsi="Times New Roman" w:eastAsia="宋体" w:cs="Times New Roman"/>
                <w:color w:val="000000"/>
                <w:sz w:val="16"/>
              </w:rPr>
              <w:t>30</w:t>
            </w:r>
          </w:p>
        </w:tc>
        <w:tc>
          <w:tcPr>
            <w:tcW w:w="620" w:type="dxa"/>
            <w:vAlign w:val="center"/>
          </w:tcPr>
          <w:p w14:paraId="5469F10A">
            <w:pPr>
              <w:keepNext/>
              <w:keepLines/>
              <w:spacing w:before="0" w:after="0" w:line="264" w:lineRule="auto"/>
              <w:ind w:left="0" w:right="0" w:firstLine="0"/>
              <w:jc w:val="center"/>
            </w:pPr>
            <w:r>
              <w:rPr>
                <w:rFonts w:ascii="Times New Roman" w:hAnsi="Times New Roman" w:eastAsia="宋体" w:cs="Times New Roman"/>
                <w:color w:val="000000"/>
                <w:sz w:val="16"/>
              </w:rPr>
              <w:t>21</w:t>
            </w:r>
          </w:p>
        </w:tc>
        <w:tc>
          <w:tcPr>
            <w:tcW w:w="704" w:type="dxa"/>
            <w:vAlign w:val="center"/>
          </w:tcPr>
          <w:p w14:paraId="6AFD9946">
            <w:pPr>
              <w:keepNext/>
              <w:keepLines/>
              <w:spacing w:before="0" w:after="0" w:line="264" w:lineRule="auto"/>
              <w:ind w:left="0" w:right="0" w:firstLine="0"/>
              <w:jc w:val="center"/>
            </w:pPr>
            <w:r>
              <w:rPr>
                <w:rFonts w:ascii="Times New Roman" w:hAnsi="Times New Roman" w:eastAsia="宋体" w:cs="Times New Roman"/>
                <w:color w:val="000000"/>
                <w:sz w:val="16"/>
              </w:rPr>
              <w:t>30</w:t>
            </w:r>
          </w:p>
        </w:tc>
        <w:tc>
          <w:tcPr>
            <w:tcW w:w="704" w:type="dxa"/>
            <w:vAlign w:val="center"/>
          </w:tcPr>
          <w:p w14:paraId="6BCB60D9">
            <w:pPr>
              <w:keepNext/>
              <w:keepLines/>
              <w:spacing w:before="0" w:after="0" w:line="264" w:lineRule="auto"/>
              <w:ind w:left="0" w:right="0" w:firstLine="0"/>
              <w:jc w:val="center"/>
            </w:pPr>
            <w:r>
              <w:rPr>
                <w:rFonts w:ascii="Times New Roman" w:hAnsi="Times New Roman" w:eastAsia="宋体" w:cs="Times New Roman"/>
                <w:color w:val="000000"/>
                <w:sz w:val="16"/>
              </w:rPr>
              <w:t>30</w:t>
            </w:r>
          </w:p>
        </w:tc>
        <w:tc>
          <w:tcPr>
            <w:tcW w:w="704" w:type="dxa"/>
            <w:vAlign w:val="center"/>
          </w:tcPr>
          <w:p w14:paraId="53B42B12">
            <w:pPr>
              <w:keepNext/>
              <w:keepLines/>
              <w:spacing w:before="0" w:after="0" w:line="264" w:lineRule="auto"/>
              <w:ind w:left="0" w:right="0" w:firstLine="0"/>
              <w:jc w:val="center"/>
            </w:pPr>
            <w:r>
              <w:rPr>
                <w:rFonts w:ascii="Times New Roman" w:hAnsi="Times New Roman" w:eastAsia="宋体" w:cs="Times New Roman"/>
                <w:color w:val="000000"/>
                <w:sz w:val="16"/>
              </w:rPr>
              <w:t>12</w:t>
            </w:r>
          </w:p>
        </w:tc>
        <w:tc>
          <w:tcPr>
            <w:tcW w:w="704" w:type="dxa"/>
            <w:vAlign w:val="center"/>
          </w:tcPr>
          <w:p w14:paraId="4E1F434D">
            <w:pPr>
              <w:keepNext/>
              <w:keepLines/>
              <w:spacing w:before="0" w:after="0" w:line="264" w:lineRule="auto"/>
              <w:ind w:left="0" w:right="0" w:firstLine="0"/>
              <w:jc w:val="center"/>
            </w:pPr>
            <w:r>
              <w:rPr>
                <w:rFonts w:ascii="Times New Roman" w:hAnsi="Times New Roman" w:eastAsia="宋体" w:cs="Times New Roman"/>
                <w:color w:val="000000"/>
                <w:sz w:val="16"/>
              </w:rPr>
              <w:t>42</w:t>
            </w:r>
          </w:p>
        </w:tc>
        <w:tc>
          <w:tcPr>
            <w:tcW w:w="704" w:type="dxa"/>
            <w:vAlign w:val="center"/>
          </w:tcPr>
          <w:p w14:paraId="63127D71">
            <w:pPr>
              <w:keepNext/>
              <w:keepLines/>
              <w:spacing w:before="0" w:after="0" w:line="264" w:lineRule="auto"/>
              <w:ind w:left="0" w:right="0" w:firstLine="0"/>
              <w:jc w:val="center"/>
            </w:pPr>
            <w:r>
              <w:rPr>
                <w:rFonts w:ascii="Times New Roman" w:hAnsi="Times New Roman" w:eastAsia="宋体" w:cs="Times New Roman"/>
                <w:color w:val="000000"/>
                <w:sz w:val="16"/>
              </w:rPr>
              <w:t>42</w:t>
            </w:r>
          </w:p>
        </w:tc>
        <w:tc>
          <w:tcPr>
            <w:tcW w:w="704" w:type="dxa"/>
            <w:vAlign w:val="center"/>
          </w:tcPr>
          <w:p w14:paraId="150F5E45">
            <w:pPr>
              <w:keepNext/>
              <w:keepLines/>
              <w:spacing w:before="0" w:after="0" w:line="264" w:lineRule="auto"/>
              <w:ind w:left="0" w:right="0" w:firstLine="0"/>
              <w:jc w:val="center"/>
            </w:pPr>
            <w:r>
              <w:rPr>
                <w:rFonts w:ascii="Times New Roman" w:hAnsi="Times New Roman" w:eastAsia="宋体" w:cs="Times New Roman"/>
                <w:color w:val="000000"/>
                <w:sz w:val="16"/>
              </w:rPr>
              <w:t>9</w:t>
            </w:r>
          </w:p>
        </w:tc>
      </w:tr>
      <w:tr w14:paraId="0BC24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2240" w:type="dxa"/>
            <w:tcBorders>
              <w:bottom w:val="single" w:color="000000" w:sz="10" w:space="0"/>
            </w:tcBorders>
            <w:vAlign w:val="center"/>
          </w:tcPr>
          <w:p w14:paraId="795A4AF9">
            <w:pPr>
              <w:keepNext w:val="0"/>
              <w:keepLines/>
              <w:spacing w:before="0" w:after="0" w:line="264" w:lineRule="auto"/>
              <w:ind w:left="0" w:right="0" w:firstLine="0"/>
              <w:jc w:val="left"/>
            </w:pPr>
            <w:r>
              <w:rPr>
                <w:rFonts w:ascii="Times New Roman" w:hAnsi="Times New Roman" w:eastAsia="宋体" w:cs="Times New Roman"/>
                <w:color w:val="000000"/>
                <w:sz w:val="16"/>
              </w:rPr>
              <w:t>ActivityNet-GZSL</w:t>
            </w:r>
            <w:r>
              <w:rPr>
                <w:rFonts w:ascii="Times New Roman" w:hAnsi="Times New Roman" w:eastAsia="宋体" w:cs="Times New Roman"/>
                <w:color w:val="000000"/>
                <w:sz w:val="16"/>
                <w:vertAlign w:val="superscript"/>
              </w:rPr>
              <w:t>cls</w:t>
            </w:r>
          </w:p>
        </w:tc>
        <w:tc>
          <w:tcPr>
            <w:tcW w:w="600" w:type="dxa"/>
            <w:tcBorders>
              <w:bottom w:val="single" w:color="000000" w:sz="10" w:space="0"/>
            </w:tcBorders>
            <w:vAlign w:val="center"/>
          </w:tcPr>
          <w:p w14:paraId="279BEBA1">
            <w:pPr>
              <w:keepNext w:val="0"/>
              <w:keepLines/>
              <w:spacing w:before="0" w:after="0" w:line="264" w:lineRule="auto"/>
              <w:ind w:left="0" w:right="0" w:firstLine="0"/>
              <w:jc w:val="center"/>
            </w:pPr>
            <w:r>
              <w:rPr>
                <w:rFonts w:ascii="Times New Roman" w:hAnsi="Times New Roman" w:eastAsia="宋体" w:cs="Times New Roman"/>
                <w:color w:val="000000"/>
                <w:sz w:val="16"/>
              </w:rPr>
              <w:t>200</w:t>
            </w:r>
          </w:p>
        </w:tc>
        <w:tc>
          <w:tcPr>
            <w:tcW w:w="620" w:type="dxa"/>
            <w:tcBorders>
              <w:bottom w:val="single" w:color="000000" w:sz="10" w:space="0"/>
            </w:tcBorders>
            <w:vAlign w:val="center"/>
          </w:tcPr>
          <w:p w14:paraId="2282D008">
            <w:pPr>
              <w:keepNext w:val="0"/>
              <w:keepLines/>
              <w:spacing w:before="0" w:after="0" w:line="264" w:lineRule="auto"/>
              <w:ind w:left="0" w:right="0" w:firstLine="0"/>
              <w:jc w:val="center"/>
            </w:pPr>
            <w:r>
              <w:rPr>
                <w:rFonts w:ascii="Times New Roman" w:hAnsi="Times New Roman" w:eastAsia="宋体" w:cs="Times New Roman"/>
                <w:color w:val="000000"/>
                <w:sz w:val="16"/>
              </w:rPr>
              <w:t>99</w:t>
            </w:r>
          </w:p>
        </w:tc>
        <w:tc>
          <w:tcPr>
            <w:tcW w:w="620" w:type="dxa"/>
            <w:tcBorders>
              <w:bottom w:val="single" w:color="000000" w:sz="10" w:space="0"/>
            </w:tcBorders>
            <w:vAlign w:val="center"/>
          </w:tcPr>
          <w:p w14:paraId="7DACD940">
            <w:pPr>
              <w:keepNext w:val="0"/>
              <w:keepLines/>
              <w:spacing w:before="0" w:after="0" w:line="264" w:lineRule="auto"/>
              <w:ind w:left="0" w:right="0" w:firstLine="0"/>
              <w:jc w:val="center"/>
            </w:pPr>
            <w:r>
              <w:rPr>
                <w:rFonts w:ascii="Times New Roman" w:hAnsi="Times New Roman" w:eastAsia="宋体" w:cs="Times New Roman"/>
                <w:color w:val="000000"/>
                <w:sz w:val="16"/>
              </w:rPr>
              <w:t>101</w:t>
            </w:r>
          </w:p>
        </w:tc>
        <w:tc>
          <w:tcPr>
            <w:tcW w:w="704" w:type="dxa"/>
            <w:tcBorders>
              <w:bottom w:val="single" w:color="000000" w:sz="10" w:space="0"/>
            </w:tcBorders>
            <w:vAlign w:val="center"/>
          </w:tcPr>
          <w:p w14:paraId="0F2100BA">
            <w:pPr>
              <w:keepNext w:val="0"/>
              <w:keepLines/>
              <w:spacing w:before="0" w:after="0" w:line="264" w:lineRule="auto"/>
              <w:ind w:left="0" w:right="0" w:firstLine="0"/>
              <w:jc w:val="center"/>
            </w:pPr>
            <w:r>
              <w:rPr>
                <w:rFonts w:ascii="Times New Roman" w:hAnsi="Times New Roman" w:eastAsia="宋体" w:cs="Times New Roman"/>
                <w:color w:val="000000"/>
                <w:sz w:val="16"/>
              </w:rPr>
              <w:t>99</w:t>
            </w:r>
          </w:p>
        </w:tc>
        <w:tc>
          <w:tcPr>
            <w:tcW w:w="704" w:type="dxa"/>
            <w:tcBorders>
              <w:bottom w:val="single" w:color="000000" w:sz="10" w:space="0"/>
            </w:tcBorders>
            <w:vAlign w:val="center"/>
          </w:tcPr>
          <w:p w14:paraId="28D1F782">
            <w:pPr>
              <w:keepNext w:val="0"/>
              <w:keepLines/>
              <w:spacing w:before="0" w:after="0" w:line="264" w:lineRule="auto"/>
              <w:ind w:left="0" w:right="0" w:firstLine="0"/>
              <w:jc w:val="center"/>
            </w:pPr>
            <w:r>
              <w:rPr>
                <w:rFonts w:ascii="Times New Roman" w:hAnsi="Times New Roman" w:eastAsia="宋体" w:cs="Times New Roman"/>
                <w:color w:val="000000"/>
                <w:sz w:val="16"/>
              </w:rPr>
              <w:t>99</w:t>
            </w:r>
          </w:p>
        </w:tc>
        <w:tc>
          <w:tcPr>
            <w:tcW w:w="704" w:type="dxa"/>
            <w:tcBorders>
              <w:bottom w:val="single" w:color="000000" w:sz="10" w:space="0"/>
            </w:tcBorders>
            <w:vAlign w:val="center"/>
          </w:tcPr>
          <w:p w14:paraId="1FD54BB0">
            <w:pPr>
              <w:keepNext w:val="0"/>
              <w:keepLines/>
              <w:spacing w:before="0" w:after="0" w:line="264" w:lineRule="auto"/>
              <w:ind w:left="0" w:right="0" w:firstLine="0"/>
              <w:jc w:val="center"/>
            </w:pPr>
            <w:r>
              <w:rPr>
                <w:rFonts w:ascii="Times New Roman" w:hAnsi="Times New Roman" w:eastAsia="宋体" w:cs="Times New Roman"/>
                <w:color w:val="000000"/>
                <w:sz w:val="16"/>
              </w:rPr>
              <w:t>51</w:t>
            </w:r>
          </w:p>
        </w:tc>
        <w:tc>
          <w:tcPr>
            <w:tcW w:w="704" w:type="dxa"/>
            <w:tcBorders>
              <w:bottom w:val="single" w:color="000000" w:sz="10" w:space="0"/>
            </w:tcBorders>
            <w:vAlign w:val="center"/>
          </w:tcPr>
          <w:p w14:paraId="64F229D1">
            <w:pPr>
              <w:keepNext w:val="0"/>
              <w:keepLines/>
              <w:spacing w:before="0" w:after="0" w:line="264" w:lineRule="auto"/>
              <w:ind w:left="0" w:right="0" w:firstLine="0"/>
              <w:jc w:val="center"/>
            </w:pPr>
            <w:r>
              <w:rPr>
                <w:rFonts w:ascii="Times New Roman" w:hAnsi="Times New Roman" w:eastAsia="宋体" w:cs="Times New Roman"/>
                <w:color w:val="000000"/>
                <w:sz w:val="16"/>
              </w:rPr>
              <w:t>150</w:t>
            </w:r>
          </w:p>
        </w:tc>
        <w:tc>
          <w:tcPr>
            <w:tcW w:w="704" w:type="dxa"/>
            <w:tcBorders>
              <w:bottom w:val="single" w:color="000000" w:sz="10" w:space="0"/>
            </w:tcBorders>
            <w:vAlign w:val="center"/>
          </w:tcPr>
          <w:p w14:paraId="10F0F576">
            <w:pPr>
              <w:keepNext w:val="0"/>
              <w:keepLines/>
              <w:spacing w:before="0" w:after="0" w:line="264" w:lineRule="auto"/>
              <w:ind w:left="0" w:right="0" w:firstLine="0"/>
              <w:jc w:val="center"/>
            </w:pPr>
            <w:r>
              <w:rPr>
                <w:rFonts w:ascii="Times New Roman" w:hAnsi="Times New Roman" w:eastAsia="宋体" w:cs="Times New Roman"/>
                <w:color w:val="000000"/>
                <w:sz w:val="16"/>
              </w:rPr>
              <w:t>150</w:t>
            </w:r>
          </w:p>
        </w:tc>
        <w:tc>
          <w:tcPr>
            <w:tcW w:w="704" w:type="dxa"/>
            <w:tcBorders>
              <w:bottom w:val="single" w:color="000000" w:sz="10" w:space="0"/>
            </w:tcBorders>
            <w:vAlign w:val="center"/>
          </w:tcPr>
          <w:p w14:paraId="094019D4">
            <w:pPr>
              <w:keepNext w:val="0"/>
              <w:keepLines/>
              <w:spacing w:before="0" w:after="0" w:line="264" w:lineRule="auto"/>
              <w:ind w:left="0" w:right="0" w:firstLine="0"/>
              <w:jc w:val="center"/>
            </w:pPr>
            <w:r>
              <w:rPr>
                <w:rFonts w:ascii="Times New Roman" w:hAnsi="Times New Roman" w:eastAsia="宋体" w:cs="Times New Roman"/>
                <w:color w:val="000000"/>
                <w:sz w:val="16"/>
              </w:rPr>
              <w:t>50</w:t>
            </w:r>
          </w:p>
        </w:tc>
      </w:tr>
    </w:tbl>
    <w:p w14:paraId="0D1607F3">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训练与评估采用阶段I和阶段II的两阶段划分。阶段I的验证未见类别在阶段II并入训练集，因而转为该阶段的已见类别。最终测试时，VGGSound-GZSL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、UCF-GZSL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和ActivityNet-GZSL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的已见/未见类别数分别为207/69、42/9和150/50。训练集与验证集中的已见类别共享类别集合，但使用不同的样本子集。</w:t>
      </w:r>
    </w:p>
    <w:p w14:paraId="64822895">
      <w:pPr>
        <w:pStyle w:val="5"/>
        <w:keepNext/>
        <w:keepLines/>
        <w:pageBreakBefore w:val="0"/>
        <w:widowControl/>
        <w:spacing w:before="140" w:after="100" w:line="276" w:lineRule="auto"/>
        <w:ind w:left="0" w:right="0" w:firstLine="0"/>
        <w:jc w:val="left"/>
        <w:rPr>
          <w:rFonts w:hint="eastAsia" w:eastAsia="黑体"/>
          <w:lang w:eastAsia="zh-CN"/>
        </w:rPr>
      </w:pPr>
      <w:r>
        <w:rPr>
          <w:rFonts w:ascii="Times New Roman" w:hAnsi="Times New Roman" w:eastAsia="黑体" w:cs="Times New Roman"/>
          <w:b/>
          <w:color w:val="000000"/>
          <w:sz w:val="24"/>
        </w:rPr>
        <w:t>4.1.2 实现细节</w:t>
      </w:r>
      <w:del w:id="213" w:author="Fa'te" w:date="2026-09-17T17:22:04Z">
        <w:r>
          <w:rPr>
            <w:rFonts w:hint="eastAsia" w:eastAsia="黑体" w:cs="Times New Roman"/>
            <w:b/>
            <w:color w:val="000000"/>
            <w:sz w:val="24"/>
            <w:lang w:eastAsia="zh-CN"/>
          </w:rPr>
          <w:delText>（</w:delText>
        </w:r>
      </w:del>
      <w:del w:id="214" w:author="Fa'te" w:date="2026-09-17T17:22:04Z">
        <w:r>
          <w:rPr>
            <w:rFonts w:hint="eastAsia" w:eastAsia="黑体" w:cs="Times New Roman"/>
            <w:b/>
            <w:color w:val="000000"/>
            <w:sz w:val="24"/>
            <w:lang w:val="en-US" w:eastAsia="zh-CN"/>
          </w:rPr>
          <w:delText>缩减</w:delText>
        </w:r>
      </w:del>
      <w:del w:id="215" w:author="Fa'te" w:date="2026-09-17T17:22:04Z">
        <w:r>
          <w:rPr>
            <w:rFonts w:hint="eastAsia" w:eastAsia="黑体" w:cs="Times New Roman"/>
            <w:b/>
            <w:color w:val="000000"/>
            <w:sz w:val="24"/>
            <w:lang w:eastAsia="zh-CN"/>
          </w:rPr>
          <w:delText>）</w:delText>
        </w:r>
      </w:del>
    </w:p>
    <w:p w14:paraId="0604448C">
      <w:pPr>
        <w:keepNext w:val="0"/>
        <w:keepLines w:val="0"/>
        <w:pageBreakBefore w:val="0"/>
        <w:widowControl/>
        <w:spacing w:before="0" w:after="0" w:line="360" w:lineRule="auto"/>
        <w:ind w:left="0" w:right="0" w:firstLine="420"/>
        <w:jc w:val="both"/>
        <w:rPr>
          <w:del w:id="216" w:author="Fa'te" w:date="2026-09-17T17:18:49Z"/>
        </w:rPr>
      </w:pPr>
      <w:r>
        <w:rPr>
          <w:rFonts w:ascii="Times New Roman" w:hAnsi="Times New Roman" w:eastAsia="宋体" w:cs="Times New Roman"/>
          <w:color w:val="000000"/>
          <w:sz w:val="21"/>
        </w:rPr>
        <w:t>模型基于PyTorch框架实现，实验环境为Intel(R) Core(TM) i9-14900KF CPU、128 GB RAM、NVIDIA GeForce RTX 3090</w:t>
      </w:r>
      <w:del w:id="217" w:author="Fa'te" w:date="2026-09-17T16:54:49Z">
        <w:r>
          <w:rPr>
            <w:rFonts w:ascii="Times New Roman" w:hAnsi="Times New Roman" w:eastAsia="宋体" w:cs="Times New Roman"/>
            <w:color w:val="000000"/>
            <w:sz w:val="21"/>
          </w:rPr>
          <w:delText xml:space="preserve"> </w:delText>
        </w:r>
      </w:del>
      <w:r>
        <w:rPr>
          <w:rFonts w:ascii="Times New Roman" w:hAnsi="Times New Roman" w:eastAsia="宋体" w:cs="Times New Roman"/>
          <w:color w:val="000000"/>
          <w:sz w:val="21"/>
        </w:rPr>
        <w:t>Ti GPU 和 Ubuntu 24.04。</w:t>
      </w:r>
      <w:del w:id="218" w:author="Fa'te" w:date="2026-09-17T17:17:44Z">
        <w:r>
          <w:rPr>
            <w:rFonts w:ascii="Times New Roman" w:hAnsi="Times New Roman" w:eastAsia="宋体" w:cs="Times New Roman"/>
            <w:color w:val="000000"/>
            <w:sz w:val="21"/>
          </w:rPr>
          <w:delText>每个视频划分为</w:delText>
        </w:r>
      </w:del>
      <m:oMath>
        <w:del w:id="219" w:author="Fa'te" w:date="2026-09-17T17:17:44Z">
          <m:r>
            <m:rPr>
              <m:sty m:val="p"/>
            </m:rPr>
            <w:rPr/>
            <m:t>T</m:t>
          </m:r>
        </w:del>
      </m:oMath>
      <w:del w:id="220" w:author="Fa'te" w:date="2026-09-17T17:17:44Z">
        <w:r>
          <w:rPr>
            <w:rFonts w:ascii="Times New Roman" w:hAnsi="Times New Roman" w:eastAsia="宋体" w:cs="Times New Roman"/>
            <w:color w:val="000000"/>
            <w:sz w:val="21"/>
          </w:rPr>
          <w:delText>个不重叠的连续片段，每个片段包含一帧代表图像与对应时段的音频波形。视觉特征由冻结的CLIPViT-B/32图像编码器提取，音频特征由冻结的CLAP音频编码器提取，特征维度分别设为</w:delText>
        </w:r>
      </w:del>
      <m:oMath>
        <m:sSub>
          <m:sSubPr>
            <m:ctrlPr>
              <w:del w:id="221" w:author="Fa'te" w:date="2026-09-17T17:17:44Z">
                <w:rPr/>
              </w:del>
            </m:ctrlPr>
          </m:sSubPr>
          <m:e>
            <w:del w:id="222" w:author="Fa'te" w:date="2026-09-17T17:17:44Z">
              <m:r>
                <m:rPr>
                  <m:sty m:val="p"/>
                </m:rPr>
                <w:rPr/>
                <m:t>d</m:t>
              </m:r>
            </w:del>
            <m:ctrlPr>
              <w:del w:id="223" w:author="Fa'te" w:date="2026-09-17T17:17:44Z">
                <w:rPr/>
              </w:del>
            </m:ctrlPr>
          </m:e>
          <m:sub>
            <w:del w:id="224" w:author="Fa'te" w:date="2026-09-17T17:17:44Z">
              <m:r>
                <m:rPr>
                  <m:sty m:val="p"/>
                </m:rPr>
                <w:rPr/>
                <m:t>v</m:t>
              </m:r>
            </w:del>
            <m:ctrlPr>
              <w:del w:id="225" w:author="Fa'te" w:date="2026-09-17T17:17:44Z">
                <w:rPr/>
              </w:del>
            </m:ctrlPr>
          </m:sub>
        </m:sSub>
        <w:del w:id="226" w:author="Fa'te" w:date="2026-09-17T17:17:44Z">
          <m:r>
            <m:rPr>
              <m:sty m:val="p"/>
            </m:rPr>
            <w:rPr/>
            <m:t>=512</m:t>
          </m:r>
        </w:del>
      </m:oMath>
      <w:del w:id="227" w:author="Fa'te" w:date="2026-09-17T17:17:44Z">
        <w:r>
          <w:rPr>
            <w:rFonts w:ascii="Times New Roman" w:hAnsi="Times New Roman" w:eastAsia="宋体" w:cs="Times New Roman"/>
            <w:color w:val="000000"/>
            <w:sz w:val="21"/>
          </w:rPr>
          <w:delText>和</w:delText>
        </w:r>
      </w:del>
      <m:oMath>
        <m:sSub>
          <m:sSubPr>
            <m:ctrlPr>
              <w:del w:id="228" w:author="Fa'te" w:date="2026-09-17T17:17:44Z">
                <w:rPr/>
              </w:del>
            </m:ctrlPr>
          </m:sSubPr>
          <m:e>
            <w:del w:id="229" w:author="Fa'te" w:date="2026-09-17T17:17:44Z">
              <m:r>
                <m:rPr>
                  <m:sty m:val="p"/>
                </m:rPr>
                <w:rPr/>
                <m:t>d</m:t>
              </m:r>
            </w:del>
            <m:ctrlPr>
              <w:del w:id="230" w:author="Fa'te" w:date="2026-09-17T17:17:44Z">
                <w:rPr/>
              </w:del>
            </m:ctrlPr>
          </m:e>
          <m:sub>
            <w:del w:id="231" w:author="Fa'te" w:date="2026-09-17T17:17:44Z">
              <m:r>
                <m:rPr>
                  <m:sty m:val="p"/>
                </m:rPr>
                <w:rPr/>
                <m:t>a</m:t>
              </m:r>
            </w:del>
            <m:ctrlPr>
              <w:del w:id="232" w:author="Fa'te" w:date="2026-09-17T17:17:44Z">
                <w:rPr/>
              </w:del>
            </m:ctrlPr>
          </m:sub>
        </m:sSub>
        <w:del w:id="233" w:author="Fa'te" w:date="2026-09-17T17:17:44Z">
          <m:r>
            <m:rPr>
              <m:sty m:val="p"/>
            </m:rPr>
            <w:rPr/>
            <m:t>=1024</m:t>
          </m:r>
        </w:del>
      </m:oMath>
      <w:del w:id="234" w:author="Fa'te" w:date="2026-09-17T17:17:44Z">
        <w:r>
          <w:rPr>
            <w:rFonts w:ascii="Times New Roman" w:hAnsi="Times New Roman" w:eastAsia="宋体" w:cs="Times New Roman"/>
            <w:color w:val="000000"/>
            <w:sz w:val="21"/>
          </w:rPr>
          <w:delText>，共享隐藏维度为</w:delText>
        </w:r>
      </w:del>
      <m:oMath>
        <w:del w:id="235" w:author="Fa'te" w:date="2026-09-17T17:17:44Z">
          <m:r>
            <m:rPr>
              <m:sty m:val="p"/>
            </m:rPr>
            <w:rPr/>
            <m:t>d=512</m:t>
          </m:r>
        </w:del>
      </m:oMath>
      <w:del w:id="236" w:author="Fa'te" w:date="2026-09-17T17:17:44Z">
        <w:r>
          <w:rPr>
            <w:rFonts w:ascii="Times New Roman" w:hAnsi="Times New Roman" w:eastAsia="宋体" w:cs="Times New Roman"/>
            <w:color w:val="000000"/>
            <w:sz w:val="21"/>
          </w:rPr>
          <w:delText>。</w:delText>
        </w:r>
      </w:del>
      <w:del w:id="237" w:author="Fa'te" w:date="2026-09-17T17:15:38Z">
        <w:r>
          <w:rPr>
            <w:rFonts w:hint="default" w:ascii="Times New Roman" w:hAnsi="Times New Roman" w:eastAsia="宋体" w:cs="Times New Roman"/>
            <w:color w:val="000000"/>
            <w:sz w:val="21"/>
            <w:lang w:val="en-US"/>
          </w:rPr>
          <w:delText>变长序列采用掩码排除填充位置对注意力、池化及高斯权重归一化的影响。</w:delText>
        </w:r>
      </w:del>
      <w:del w:id="238" w:author="Fa'te" w:date="2026-09-17T17:15:38Z">
        <w:r>
          <w:rPr>
            <w:rFonts w:hint="default" w:cs="Times New Roman"/>
            <w:color w:val="000000"/>
            <w:sz w:val="21"/>
            <w:lang w:val="en-US" w:eastAsia="zh-CN"/>
          </w:rPr>
          <w:delText>模型</w:delText>
        </w:r>
      </w:del>
      <w:ins w:id="239" w:author="Fa'te" w:date="2026-09-17T17:15:38Z">
        <w:r>
          <w:rPr>
            <w:rFonts w:hint="default" w:cs="Times New Roman"/>
            <w:color w:val="000000"/>
            <w:sz w:val="21"/>
            <w:lang w:val="en-US" w:eastAsia="zh-CN"/>
            <w:rPrChange w:id="240" w:author="Fa'te" w:date="2026-09-17T17:21:55Z">
              <w:rPr>
                <w:rFonts w:hint="eastAsia" w:cs="Times New Roman"/>
                <w:color w:val="000000"/>
                <w:sz w:val="21"/>
                <w:lang w:val="en-US" w:eastAsia="zh-CN"/>
              </w:rPr>
            </w:rPrChange>
          </w:rPr>
          <w:t>我们</w:t>
        </w:r>
      </w:ins>
      <w:r>
        <w:rPr>
          <w:rFonts w:ascii="Times New Roman" w:hAnsi="Times New Roman" w:eastAsia="宋体" w:cs="Times New Roman"/>
          <w:color w:val="000000"/>
          <w:sz w:val="21"/>
        </w:rPr>
        <w:t>采用Adam[20]优化器</w:t>
      </w:r>
      <w:ins w:id="241" w:author="Fa'te" w:date="2026-09-17T17:15:52Z">
        <w:r>
          <w:rPr>
            <w:rFonts w:hint="default"/>
            <w:lang w:eastAsia="zh"/>
            <w:rPrChange w:id="242" w:author="Fa'te" w:date="2026-09-17T17:21:55Z">
              <w:rPr>
                <w:rFonts w:hint="eastAsia"/>
                <w:lang w:eastAsia="zh"/>
              </w:rPr>
            </w:rPrChange>
          </w:rPr>
          <w:t>训练模型</w:t>
        </w:r>
      </w:ins>
      <w:r>
        <w:rPr>
          <w:rFonts w:ascii="Times New Roman" w:hAnsi="Times New Roman" w:eastAsia="宋体" w:cs="Times New Roman"/>
          <w:color w:val="000000"/>
          <w:sz w:val="21"/>
        </w:rPr>
        <w:t>，</w:t>
      </w:r>
      <w:ins w:id="243" w:author="Fa'te" w:date="2026-09-17T17:16:56Z">
        <w:r>
          <w:rPr>
            <w:rFonts w:hint="default"/>
            <w:lang w:eastAsia="zh"/>
            <w:rPrChange w:id="244" w:author="Fa'te" w:date="2026-09-17T17:21:55Z">
              <w:rPr>
                <w:rFonts w:hint="eastAsia"/>
                <w:lang w:eastAsia="zh"/>
              </w:rPr>
            </w:rPrChange>
          </w:rPr>
          <w:t>学习率</w:t>
        </w:r>
      </w:ins>
      <w:ins w:id="245" w:author="Fa'te" w:date="2026-09-17T17:17:05Z">
        <w:r>
          <w:rPr>
            <w:rFonts w:hint="default"/>
            <w:lang w:val="en-US" w:eastAsia="zh-CN"/>
            <w:rPrChange w:id="246" w:author="Fa'te" w:date="2026-09-17T17:21:55Z">
              <w:rPr>
                <w:rFonts w:hint="eastAsia"/>
                <w:lang w:val="en-US" w:eastAsia="zh-CN"/>
              </w:rPr>
            </w:rPrChange>
          </w:rPr>
          <w:t>为</w:t>
        </w:r>
      </w:ins>
      <w:del w:id="247" w:author="Fa'te" w:date="2026-09-17T17:16:08Z">
        <w:r>
          <w:rPr>
            <w:rFonts w:ascii="Times New Roman" w:hAnsi="Times New Roman" w:eastAsia="宋体" w:cs="Times New Roman"/>
            <w:color w:val="000000"/>
            <w:sz w:val="21"/>
          </w:rPr>
          <w:delText>学习率为</w:delText>
        </w:r>
      </w:del>
      <m:oMath>
        <m:sSup>
          <m:sSupPr/>
          <m:e>
            <m:r>
              <m:rPr>
                <m:sty m:val="p"/>
              </m:rPr>
              <m:t>10</m:t>
            </m:r>
          </m:e>
          <m:sup>
            <m:r>
              <m:rPr>
                <m:sty m:val="p"/>
              </m:rPr>
              <m:t>−3</m:t>
            </m:r>
          </m:sup>
        </m:sSup>
      </m:oMath>
      <w:del w:id="248" w:author="Fa'te" w:date="2026-09-17T17:16:29Z">
        <w:r>
          <w:rPr>
            <w:rFonts w:ascii="Times New Roman" w:hAnsi="Times New Roman" w:eastAsia="宋体" w:cs="Times New Roman"/>
            <w:color w:val="000000"/>
            <w:sz w:val="21"/>
          </w:rPr>
          <w:delText>，迭代1000步，并在每步更新后将原型归一化到单位球面。</w:delText>
        </w:r>
      </w:del>
      <w:ins w:id="249" w:author="Fa'te" w:date="2026-09-17T17:16:29Z">
        <w:r>
          <w:rPr>
            <w:rFonts w:hint="default" w:cs="Times New Roman"/>
            <w:color w:val="000000"/>
            <w:sz w:val="21"/>
            <w:lang w:eastAsia="zh-CN"/>
            <w:rPrChange w:id="250" w:author="Fa'te" w:date="2026-09-17T17:21:55Z">
              <w:rPr>
                <w:rFonts w:hint="eastAsia" w:cs="Times New Roman"/>
                <w:color w:val="000000"/>
                <w:sz w:val="21"/>
                <w:lang w:eastAsia="zh-CN"/>
              </w:rPr>
            </w:rPrChange>
          </w:rPr>
          <w:t>，</w:t>
        </w:r>
      </w:ins>
      <w:r>
        <w:rPr>
          <w:rFonts w:ascii="Times New Roman" w:hAnsi="Times New Roman" w:eastAsia="宋体" w:cs="Times New Roman"/>
          <w:color w:val="000000"/>
          <w:sz w:val="21"/>
        </w:rPr>
        <w:t>联合目标的权衡系数设为</w:t>
      </w:r>
      <m:oMath>
        <m:r>
          <m:rPr>
            <m:sty m:val="p"/>
          </m:rPr>
          <m:t>α=0.5</m:t>
        </m:r>
      </m:oMath>
      <w:r>
        <w:rPr>
          <w:rFonts w:ascii="Times New Roman" w:hAnsi="Times New Roman" w:eastAsia="宋体" w:cs="Times New Roman"/>
          <w:color w:val="000000"/>
          <w:sz w:val="21"/>
        </w:rPr>
        <w:t>，排序间隔设为</w:t>
      </w:r>
      <m:oMath>
        <m:r>
          <m:rPr>
            <m:sty m:val="p"/>
          </m:rPr>
          <m:t>Δ=0.1</m:t>
        </m:r>
      </m:oMath>
      <w:r>
        <w:rPr>
          <w:rFonts w:ascii="Times New Roman" w:hAnsi="Times New Roman" w:eastAsia="宋体" w:cs="Times New Roman"/>
          <w:color w:val="000000"/>
          <w:sz w:val="21"/>
        </w:rPr>
        <w:t>。随后固定原型，使用式（31）的</w:t>
      </w:r>
      <m:oMath>
        <m:sSub>
          <m:sSubPr/>
          <m:e>
            <m:r>
              <m:rPr>
                <m:sty m:val="p"/>
              </m:rPr>
              <m:t>ℒ</m:t>
            </m:r>
          </m:e>
          <m:sub>
            <m:r>
              <m:rPr>
                <m:sty m:val="p"/>
              </m:rPr>
              <m:t>align</m:t>
            </m:r>
          </m:sub>
        </m:sSub>
      </m:oMath>
      <w:r>
        <w:rPr>
          <w:rFonts w:ascii="Times New Roman" w:hAnsi="Times New Roman" w:eastAsia="宋体" w:cs="Times New Roman"/>
          <w:color w:val="000000"/>
          <w:sz w:val="21"/>
        </w:rPr>
        <w:t>训练主网络。主网络采用Adam优化器，</w:t>
      </w:r>
      <m:oMath>
        <m:sSub>
          <m:sSubPr/>
          <m:e>
            <m:r>
              <m:rPr>
                <m:sty m:val="p"/>
              </m:rPr>
              <m:t>β</m:t>
            </m:r>
          </m:e>
          <m:sub>
            <m:r>
              <m:rPr>
                <m:sty m:val="p"/>
              </m:rPr>
              <m:t>1</m:t>
            </m:r>
          </m:sub>
        </m:sSub>
        <m:r>
          <m:rPr>
            <m:sty m:val="p"/>
          </m:rPr>
          <m:t>=0.9</m:t>
        </m:r>
      </m:oMath>
      <w:r>
        <w:rPr>
          <w:rFonts w:ascii="Times New Roman" w:hAnsi="Times New Roman" w:eastAsia="宋体" w:cs="Times New Roman"/>
          <w:color w:val="000000"/>
          <w:sz w:val="21"/>
        </w:rPr>
        <w:t>、</w:t>
      </w:r>
      <m:oMath>
        <m:sSub>
          <m:sSubPr/>
          <m:e>
            <m:r>
              <m:rPr>
                <m:sty m:val="p"/>
              </m:rPr>
              <m:t>β</m:t>
            </m:r>
          </m:e>
          <m:sub>
            <m:r>
              <m:rPr>
                <m:sty m:val="p"/>
              </m:rPr>
              <m:t>2</m:t>
            </m:r>
          </m:sub>
        </m:sSub>
        <m:r>
          <m:rPr>
            <m:sty m:val="p"/>
          </m:rPr>
          <m:t>=0.999</m:t>
        </m:r>
      </m:oMath>
      <w:r>
        <w:rPr>
          <w:rFonts w:ascii="Times New Roman" w:hAnsi="Times New Roman" w:eastAsia="宋体" w:cs="Times New Roman"/>
          <w:color w:val="000000"/>
          <w:sz w:val="21"/>
        </w:rPr>
        <w:t>，权重衰减为</w:t>
      </w:r>
      <m:oMath>
        <m:sSup>
          <m:sSupPr/>
          <m:e>
            <m:r>
              <m:rPr>
                <m:sty m:val="p"/>
              </m:rPr>
              <m:t>10</m:t>
            </m:r>
          </m:e>
          <m:sup>
            <m:r>
              <m:rPr>
                <m:sty m:val="p"/>
              </m:rPr>
              <m:t>−5</m:t>
            </m:r>
          </m:sup>
        </m:sSup>
      </m:oMath>
      <w:r>
        <w:rPr>
          <w:rFonts w:ascii="Times New Roman" w:hAnsi="Times New Roman" w:eastAsia="宋体" w:cs="Times New Roman"/>
          <w:color w:val="000000"/>
          <w:sz w:val="21"/>
        </w:rPr>
        <w:t>，批量大小为64。高斯专家数设为</w:t>
      </w:r>
      <m:oMath>
        <m:r>
          <m:rPr>
            <m:sty m:val="p"/>
          </m:rPr>
          <m:t>E=7</m:t>
        </m:r>
      </m:oMath>
      <w:r>
        <w:rPr>
          <w:rFonts w:ascii="Times New Roman" w:hAnsi="Times New Roman" w:eastAsia="宋体" w:cs="Times New Roman"/>
          <w:color w:val="000000"/>
          <w:sz w:val="21"/>
        </w:rPr>
        <w:t>，解耦交互分支层数为</w:t>
      </w:r>
      <m:oMath>
        <m:sSub>
          <m:sSubPr/>
          <m:e>
            <m:r>
              <m:rPr>
                <m:sty m:val="p"/>
              </m:rPr>
              <m:t>L</m:t>
            </m:r>
          </m:e>
          <m:sub>
            <m:r>
              <m:rPr>
                <m:sty m:val="p"/>
              </m:rPr>
              <m:t>r</m:t>
            </m:r>
          </m:sub>
        </m:sSub>
        <m:r>
          <m:rPr>
            <m:sty m:val="p"/>
          </m:rPr>
          <m:t>=2</m:t>
        </m:r>
      </m:oMath>
      <w:r>
        <w:rPr>
          <w:rFonts w:ascii="Times New Roman" w:hAnsi="Times New Roman" w:eastAsia="宋体" w:cs="Times New Roman"/>
          <w:color w:val="000000"/>
          <w:sz w:val="21"/>
        </w:rPr>
        <w:t>，注意力头数为8，相容性分数的温度系数为</w:t>
      </w:r>
      <m:oMath>
        <m:r>
          <m:rPr>
            <m:sty m:val="p"/>
          </m:rPr>
          <m:t>τ=0.05</m:t>
        </m:r>
      </m:oMath>
      <w:r>
        <w:rPr>
          <w:rFonts w:ascii="Times New Roman" w:hAnsi="Times New Roman" w:eastAsia="宋体" w:cs="Times New Roman"/>
          <w:color w:val="000000"/>
          <w:sz w:val="21"/>
        </w:rPr>
        <w:t>。</w:t>
      </w:r>
      <w:ins w:id="251" w:author="Fa'te" w:date="2026-09-17T17:18:49Z">
        <w:r>
          <w:rPr>
            <w:rFonts w:hint="default"/>
            <w:lang w:eastAsia="zh"/>
            <w:rPrChange w:id="252" w:author="Fa'te" w:date="2026-09-17T17:21:55Z">
              <w:rPr>
                <w:rFonts w:hint="eastAsia"/>
                <w:lang w:eastAsia="zh"/>
              </w:rPr>
            </w:rPrChange>
          </w:rPr>
          <w:t>我们的方法训练分为两个阶段</w:t>
        </w:r>
      </w:ins>
    </w:p>
    <w:p w14:paraId="1D64316F">
      <w:pPr>
        <w:keepNext w:val="0"/>
        <w:keepLines w:val="0"/>
        <w:pageBreakBefore w:val="0"/>
        <w:widowControl/>
        <w:spacing w:before="0" w:after="0" w:line="360" w:lineRule="auto"/>
        <w:ind w:left="0" w:right="0" w:firstLine="420"/>
        <w:jc w:val="both"/>
      </w:pPr>
      <w:del w:id="253" w:author="Fa'te" w:date="2026-09-17T17:18:49Z">
        <w:r>
          <w:rPr>
            <w:rFonts w:ascii="Times New Roman" w:hAnsi="Times New Roman" w:eastAsia="宋体" w:cs="Times New Roman"/>
            <w:b w:val="0"/>
            <w:bCs w:val="0"/>
            <w:color w:val="000000"/>
            <w:sz w:val="21"/>
            <w:rPrChange w:id="254" w:author="Fa'te" w:date="2026-09-17T17:21:55Z">
              <w:rPr>
                <w:rFonts w:ascii="Times New Roman" w:hAnsi="Times New Roman" w:eastAsia="宋体" w:cs="Times New Roman"/>
                <w:b/>
                <w:bCs/>
                <w:color w:val="000000"/>
                <w:sz w:val="21"/>
              </w:rPr>
            </w:rPrChange>
          </w:rPr>
          <w:delText>训练。</w:delText>
        </w:r>
      </w:del>
      <w:del w:id="255" w:author="Fa'te" w:date="2026-09-17T17:18:49Z">
        <w:r>
          <w:rPr>
            <w:rFonts w:ascii="Times New Roman" w:hAnsi="Times New Roman" w:eastAsia="宋体" w:cs="Times New Roman"/>
            <w:color w:val="000000"/>
            <w:sz w:val="21"/>
          </w:rPr>
          <w:delText>遵循两阶段协议</w:delText>
        </w:r>
      </w:del>
      <w:r>
        <w:rPr>
          <w:rFonts w:ascii="Times New Roman" w:hAnsi="Times New Roman" w:eastAsia="宋体" w:cs="Times New Roman"/>
          <w:color w:val="000000"/>
          <w:sz w:val="21"/>
        </w:rPr>
        <w:t>[3,4,5]</w:t>
      </w:r>
      <w:ins w:id="256" w:author="Fa'te" w:date="2026-09-17T17:18:55Z">
        <w:r>
          <w:rPr>
            <w:rFonts w:hint="default" w:cs="Times New Roman"/>
            <w:color w:val="000000"/>
            <w:sz w:val="21"/>
            <w:lang w:eastAsia="zh-CN"/>
            <w:rPrChange w:id="257" w:author="Fa'te" w:date="2026-09-17T17:21:55Z">
              <w:rPr>
                <w:rFonts w:hint="eastAsia" w:cs="Times New Roman"/>
                <w:color w:val="000000"/>
                <w:sz w:val="21"/>
                <w:lang w:eastAsia="zh-CN"/>
              </w:rPr>
            </w:rPrChange>
          </w:rPr>
          <w:t>，</w:t>
        </w:r>
      </w:ins>
      <w:ins w:id="258" w:author="Fa'te" w:date="2026-09-17T17:19:04Z">
        <w:r>
          <w:rPr>
            <w:rFonts w:hint="default"/>
            <w:lang w:eastAsia="zh"/>
            <w:rPrChange w:id="259" w:author="Fa'te" w:date="2026-09-17T17:21:55Z">
              <w:rPr>
                <w:rFonts w:hint="eastAsia"/>
                <w:lang w:eastAsia="zh"/>
              </w:rPr>
            </w:rPrChange>
          </w:rPr>
          <w:t>第一阶段，</w:t>
        </w:r>
      </w:ins>
      <w:del w:id="260" w:author="Fa'te" w:date="2026-09-17T17:19:04Z">
        <w:r>
          <w:rPr>
            <w:rFonts w:ascii="Times New Roman" w:hAnsi="Times New Roman" w:eastAsia="宋体" w:cs="Times New Roman"/>
            <w:color w:val="000000"/>
            <w:sz w:val="21"/>
          </w:rPr>
          <w:delText>。阶段I使用训练子集训练主网络，</w:delText>
        </w:r>
      </w:del>
      <w:r>
        <w:rPr>
          <w:rFonts w:ascii="Times New Roman" w:hAnsi="Times New Roman" w:eastAsia="宋体" w:cs="Times New Roman"/>
          <w:color w:val="000000"/>
          <w:sz w:val="21"/>
        </w:rPr>
        <w:t>由</w:t>
      </w:r>
      <m:oMath>
        <m:sSub>
          <m:sSubPr/>
          <m:e>
            <m:r>
              <m:rPr>
                <m:sty m:val="p"/>
              </m:rPr>
              <m:t>Val</m:t>
            </m:r>
          </m:e>
          <m:sub>
            <m:r>
              <m:rPr>
                <m:sty m:val="p"/>
              </m:rPr>
              <m:t>s</m:t>
            </m:r>
          </m:sub>
        </m:sSub>
      </m:oMath>
      <w:r>
        <w:rPr>
          <w:rFonts w:ascii="Times New Roman" w:hAnsi="Times New Roman" w:eastAsia="宋体" w:cs="Times New Roman"/>
          <w:color w:val="000000"/>
          <w:sz w:val="21"/>
        </w:rPr>
        <w:t>与</w:t>
      </w:r>
      <m:oMath>
        <m:sSub>
          <m:sSubPr/>
          <m:e>
            <m:r>
              <m:rPr>
                <m:sty m:val="p"/>
              </m:rPr>
              <m:t>Val</m:t>
            </m:r>
          </m:e>
          <m:sub>
            <m:r>
              <m:rPr>
                <m:sty m:val="p"/>
              </m:rPr>
              <m:t>u</m:t>
            </m:r>
          </m:sub>
        </m:sSub>
      </m:oMath>
      <w:r>
        <w:rPr>
          <w:rFonts w:ascii="Times New Roman" w:hAnsi="Times New Roman" w:eastAsia="宋体" w:cs="Times New Roman"/>
          <w:color w:val="000000"/>
          <w:sz w:val="21"/>
        </w:rPr>
        <w:t>对应的验证样本确定超参数、已见类校准系数</w:t>
      </w:r>
      <m:oMath>
        <m:r>
          <m:rPr>
            <m:sty m:val="p"/>
          </m:rPr>
          <m:t>γ</m:t>
        </m:r>
      </m:oMath>
      <w:r>
        <w:rPr>
          <w:rFonts w:ascii="Times New Roman" w:hAnsi="Times New Roman" w:eastAsia="宋体" w:cs="Times New Roman"/>
          <w:color w:val="000000"/>
          <w:sz w:val="21"/>
        </w:rPr>
        <w:t>和最佳训练轮数。三个数据集的初始学习率分别为</w:t>
      </w:r>
      <m:oMath>
        <m:sSup>
          <m:sSupPr/>
          <m:e>
            <m:r>
              <m:rPr>
                <m:sty m:val="p"/>
              </m:rPr>
              <m:t>10</m:t>
            </m:r>
          </m:e>
          <m:sup>
            <m:r>
              <m:rPr>
                <m:sty m:val="p"/>
              </m:rPr>
              <m:t>−4</m:t>
            </m:r>
          </m:sup>
        </m:sSup>
      </m:oMath>
      <w:r>
        <w:rPr>
          <w:rFonts w:ascii="Times New Roman" w:hAnsi="Times New Roman" w:eastAsia="宋体" w:cs="Times New Roman"/>
          <w:color w:val="000000"/>
          <w:sz w:val="21"/>
        </w:rPr>
        <w:t>、</w:t>
      </w:r>
      <m:oMath>
        <m:r>
          <m:rPr>
            <m:sty m:val="p"/>
          </m:rPr>
          <m:t>7×</m:t>
        </m:r>
        <m:sSup>
          <m:sSupPr/>
          <m:e>
            <m:r>
              <m:rPr>
                <m:sty m:val="p"/>
              </m:rPr>
              <m:t>10</m:t>
            </m:r>
          </m:e>
          <m:sup>
            <m:r>
              <m:rPr>
                <m:sty m:val="p"/>
              </m:rPr>
              <m:t>−5</m:t>
            </m:r>
          </m:sup>
        </m:sSup>
      </m:oMath>
      <w:r>
        <w:rPr>
          <w:rFonts w:ascii="Times New Roman" w:hAnsi="Times New Roman" w:eastAsia="宋体" w:cs="Times New Roman"/>
          <w:color w:val="000000"/>
          <w:sz w:val="21"/>
        </w:rPr>
        <w:t>和</w:t>
      </w:r>
      <m:oMath>
        <m:sSup>
          <m:sSupPr/>
          <m:e>
            <m:r>
              <m:rPr>
                <m:sty m:val="p"/>
              </m:rPr>
              <m:t>10</m:t>
            </m:r>
          </m:e>
          <m:sup>
            <m:r>
              <m:rPr>
                <m:sty m:val="p"/>
              </m:rPr>
              <m:t>−4</m:t>
            </m:r>
          </m:sup>
        </m:sSup>
      </m:oMath>
      <w:r>
        <w:rPr>
          <w:rFonts w:ascii="Times New Roman" w:hAnsi="Times New Roman" w:eastAsia="宋体" w:cs="Times New Roman"/>
          <w:color w:val="000000"/>
          <w:sz w:val="21"/>
        </w:rPr>
        <w:t>，</w:t>
      </w:r>
      <w:ins w:id="261" w:author="Fa'te" w:date="2026-09-17T17:19:21Z">
        <w:r>
          <w:rPr>
            <w:rFonts w:ascii="Times New Roman" w:hAnsi="Times New Roman" w:eastAsia="宋体" w:cs="Times New Roman"/>
            <w:color w:val="000000"/>
            <w:sz w:val="21"/>
          </w:rPr>
          <w:t>epoch</w:t>
        </w:r>
      </w:ins>
      <w:del w:id="262" w:author="Fa'te" w:date="2026-09-17T17:19:21Z">
        <w:r>
          <w:rPr>
            <w:rFonts w:ascii="Times New Roman" w:hAnsi="Times New Roman" w:eastAsia="宋体" w:cs="Times New Roman"/>
            <w:color w:val="000000"/>
            <w:sz w:val="21"/>
          </w:rPr>
          <w:delText>训练预算</w:delText>
        </w:r>
      </w:del>
      <w:r>
        <w:rPr>
          <w:rFonts w:ascii="Times New Roman" w:hAnsi="Times New Roman" w:eastAsia="宋体" w:cs="Times New Roman"/>
          <w:color w:val="000000"/>
          <w:sz w:val="21"/>
        </w:rPr>
        <w:t>分别为15、20和15</w:t>
      </w:r>
      <w:del w:id="263" w:author="Fa'te" w:date="2026-09-17T17:19:24Z">
        <w:r>
          <w:rPr>
            <w:rFonts w:ascii="Times New Roman" w:hAnsi="Times New Roman" w:eastAsia="宋体" w:cs="Times New Roman"/>
            <w:color w:val="000000"/>
            <w:sz w:val="21"/>
          </w:rPr>
          <w:delText>个epoch</w:delText>
        </w:r>
      </w:del>
      <w:r>
        <w:rPr>
          <w:rFonts w:ascii="Times New Roman" w:hAnsi="Times New Roman" w:eastAsia="宋体" w:cs="Times New Roman"/>
          <w:color w:val="000000"/>
          <w:sz w:val="21"/>
        </w:rPr>
        <w:t>；</w:t>
      </w:r>
      <w:ins w:id="264" w:author="Fa'te" w:date="2026-09-17T17:19:52Z">
        <w:r>
          <w:rPr>
            <w:rFonts w:hint="default"/>
            <w:lang w:eastAsia="zh"/>
            <w:rPrChange w:id="265" w:author="Fa'te" w:date="2026-09-17T17:21:55Z">
              <w:rPr>
                <w:rFonts w:hint="eastAsia"/>
                <w:lang w:eastAsia="zh"/>
              </w:rPr>
            </w:rPrChange>
          </w:rPr>
          <w:t>在第二阶段，</w:t>
        </w:r>
      </w:ins>
      <w:del w:id="266" w:author="Fa'te" w:date="2026-09-17T17:21:02Z">
        <w:r>
          <w:rPr>
            <w:rFonts w:ascii="Times New Roman" w:hAnsi="Times New Roman" w:eastAsia="宋体" w:cs="Times New Roman"/>
            <w:color w:val="000000"/>
            <w:sz w:val="21"/>
          </w:rPr>
          <w:delText>当验证HM连续3个epoch未提高时，学习率降为原来的0.1倍。阶段II重新初始化主网络，</w:delText>
        </w:r>
      </w:del>
      <w:ins w:id="267" w:author="Fa'te" w:date="2026-09-17T17:20:50Z">
        <w:r>
          <w:rPr>
            <w:rFonts w:hint="default"/>
            <w:lang w:eastAsia="zh"/>
            <w:rPrChange w:id="268" w:author="Fa'te" w:date="2026-09-17T17:21:55Z">
              <w:rPr>
                <w:rFonts w:hint="eastAsia"/>
                <w:lang w:eastAsia="zh"/>
              </w:rPr>
            </w:rPrChange>
          </w:rPr>
          <w:t>再次使用第一阶段确定的参数对模型进行训练</w:t>
        </w:r>
      </w:ins>
      <w:del w:id="269" w:author="Fa'te" w:date="2026-09-17T17:20:50Z">
        <w:r>
          <w:rPr>
            <w:rFonts w:ascii="Times New Roman" w:hAnsi="Times New Roman" w:eastAsia="宋体" w:cs="Times New Roman"/>
            <w:color w:val="000000"/>
            <w:sz w:val="21"/>
          </w:rPr>
          <w:delText>按照阶段I确定的配置</w:delText>
        </w:r>
      </w:del>
      <w:r>
        <w:rPr>
          <w:rFonts w:ascii="Times New Roman" w:hAnsi="Times New Roman" w:eastAsia="宋体" w:cs="Times New Roman"/>
          <w:color w:val="000000"/>
          <w:sz w:val="21"/>
        </w:rPr>
        <w:t>，在训练集与两个验证子集的并集上重新训练</w:t>
      </w:r>
      <w:ins w:id="270" w:author="Fa'te" w:date="2026-09-17T17:21:24Z">
        <w:r>
          <w:rPr>
            <w:rFonts w:hint="default" w:cs="Times New Roman"/>
            <w:color w:val="000000"/>
            <w:sz w:val="21"/>
            <w:lang w:eastAsia="zh-CN"/>
            <w:rPrChange w:id="271" w:author="Fa'te" w:date="2026-09-17T17:21:55Z">
              <w:rPr>
                <w:rFonts w:hint="eastAsia" w:cs="Times New Roman"/>
                <w:color w:val="000000"/>
                <w:sz w:val="21"/>
                <w:lang w:eastAsia="zh-CN"/>
              </w:rPr>
            </w:rPrChange>
          </w:rPr>
          <w:t>。</w:t>
        </w:r>
      </w:ins>
      <w:del w:id="272" w:author="Fa'te" w:date="2026-09-17T17:21:21Z">
        <w:r>
          <w:rPr>
            <w:rFonts w:ascii="Times New Roman" w:hAnsi="Times New Roman" w:eastAsia="宋体" w:cs="Times New Roman"/>
            <w:color w:val="000000"/>
            <w:sz w:val="21"/>
          </w:rPr>
          <w:delText>，</w:delText>
        </w:r>
      </w:del>
      <w:ins w:id="273" w:author="Fa'te" w:date="2026-09-17T17:21:19Z">
        <w:r>
          <w:rPr>
            <w:rFonts w:hint="default"/>
            <w:lang w:eastAsia="zh"/>
            <w:rPrChange w:id="274" w:author="Fa'te" w:date="2026-09-17T17:21:55Z">
              <w:rPr>
                <w:rFonts w:hint="eastAsia"/>
                <w:lang w:eastAsia="zh"/>
              </w:rPr>
            </w:rPrChange>
          </w:rPr>
          <w:t>最后，通过评估第二阶段训练的模型，得到测试集上的最终结果，其他实验设置遵循</w:t>
        </w:r>
      </w:ins>
      <w:ins w:id="275" w:author="Fa'te" w:date="2026-09-17T17:21:19Z">
        <w:r>
          <w:rPr>
            <w:lang w:eastAsia="zh"/>
          </w:rPr>
          <w:t>ClipClap-GZSL</w:t>
        </w:r>
      </w:ins>
      <w:ins w:id="276" w:author="Fa'te" w:date="2026-09-17T17:21:19Z">
        <w:r>
          <w:rPr>
            <w:rFonts w:hint="default"/>
            <w:rPrChange w:id="277" w:author="Fa'te" w:date="2026-09-17T17:21:55Z">
              <w:rPr>
                <w:rFonts w:hint="eastAsia"/>
              </w:rPr>
            </w:rPrChange>
          </w:rPr>
          <w:t>设置。</w:t>
        </w:r>
      </w:ins>
      <w:del w:id="278" w:author="Fa'te" w:date="2026-09-17T17:18:02Z">
        <w:r>
          <w:rPr>
            <w:rFonts w:ascii="Times New Roman" w:hAnsi="Times New Roman" w:eastAsia="宋体" w:cs="Times New Roman"/>
            <w:color w:val="000000"/>
            <w:sz w:val="21"/>
          </w:rPr>
          <w:delText>并在独立测试集上评估</w:delText>
        </w:r>
      </w:del>
      <w:del w:id="279" w:author="Fa'te" w:date="2026-09-17T17:21:32Z">
        <w:r>
          <w:rPr>
            <w:rFonts w:ascii="Times New Roman" w:hAnsi="Times New Roman" w:eastAsia="宋体" w:cs="Times New Roman"/>
            <w:color w:val="000000"/>
            <w:sz w:val="21"/>
          </w:rPr>
          <w:delText>。</w:delText>
        </w:r>
      </w:del>
    </w:p>
    <w:p w14:paraId="1F2A50B4">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4.1.3 评价指标</w:t>
      </w:r>
    </w:p>
    <w:p w14:paraId="28C1061A">
      <w:pPr>
        <w:ind w:firstLine="420"/>
        <w:rPr>
          <w:lang w:eastAsia="zh"/>
        </w:rPr>
      </w:pPr>
      <w:r>
        <w:rPr>
          <w:rFonts w:hint="eastAsia"/>
          <w:lang w:eastAsia="zh"/>
        </w:rPr>
        <w:t>我们通过</w:t>
      </w:r>
      <m:oMath>
        <m:r>
          <m:rPr>
            <m:nor/>
          </m:rPr>
          <w:rPr>
            <w:rFonts w:eastAsia="sans-serif"/>
            <w:i/>
            <w:szCs w:val="21"/>
          </w:rPr>
          <m:t>S</m:t>
        </m:r>
      </m:oMath>
      <w:r>
        <w:rPr>
          <w:rFonts w:hint="eastAsia"/>
          <w:lang w:eastAsia="zh"/>
        </w:rPr>
        <w:t>、</w:t>
      </w:r>
      <m:oMath>
        <m:r>
          <m:rPr>
            <m:nor/>
          </m:rPr>
          <w:rPr>
            <w:rFonts w:eastAsia="sans-serif"/>
            <w:i/>
            <w:szCs w:val="21"/>
          </w:rPr>
          <m:t>U</m:t>
        </m:r>
      </m:oMath>
      <w:r>
        <w:rPr>
          <w:rFonts w:hint="eastAsia"/>
          <w:lang w:eastAsia="zh"/>
        </w:rPr>
        <w:t>、HM和ZSL指标来评估该模型在可见类和未见类上的性能。具体来说，我们会报告已见类（</w:t>
      </w:r>
      <m:oMath>
        <m:r>
          <m:rPr>
            <m:nor/>
          </m:rPr>
          <w:rPr>
            <w:rFonts w:eastAsia="sans-serif"/>
            <w:i/>
            <w:szCs w:val="21"/>
          </w:rPr>
          <m:t>S</m:t>
        </m:r>
      </m:oMath>
      <w:r>
        <w:rPr>
          <w:rFonts w:hint="eastAsia"/>
          <w:lang w:eastAsia="zh"/>
        </w:rPr>
        <w:t>）和未见类（</w:t>
      </w:r>
      <m:oMath>
        <m:r>
          <m:rPr>
            <m:nor/>
          </m:rPr>
          <w:rPr>
            <w:rFonts w:eastAsia="sans-serif"/>
            <w:i/>
            <w:szCs w:val="21"/>
          </w:rPr>
          <m:t>U</m:t>
        </m:r>
      </m:oMath>
      <w:r>
        <w:rPr>
          <w:rFonts w:hint="eastAsia"/>
          <w:lang w:eastAsia="zh"/>
        </w:rPr>
        <w:t>）的平均准确率。就GZSL而言，</w:t>
      </w:r>
      <w:ins w:id="280" w:author="Fa'te" w:date="2026-09-17T16:57:07Z">
        <w:r>
          <w:rPr>
            <w:rFonts w:hint="eastAsia"/>
            <w:lang w:val="en-US" w:eastAsia="zh-CN"/>
          </w:rPr>
          <w:t>我们</w:t>
        </w:r>
      </w:ins>
      <w:ins w:id="281" w:author="Fa'te" w:date="2026-09-17T16:57:08Z">
        <w:r>
          <w:rPr>
            <w:rFonts w:hint="eastAsia"/>
            <w:lang w:val="en-US" w:eastAsia="zh-CN"/>
          </w:rPr>
          <w:t>使用</w:t>
        </w:r>
      </w:ins>
      <m:oMath>
        <w:del w:id="282" w:author="Fa'te" w:date="2026-09-17T16:56:57Z">
          <m:r>
            <m:rPr>
              <m:sty m:val="p"/>
            </m:rPr>
            <w:rPr>
              <w:rFonts w:hint="eastAsia"/>
              <w:lang w:eastAsia="zh"/>
            </w:rPr>
            <m:t>我们使用</m:t>
          </m:r>
        </w:del>
        <m:r>
          <m:rPr>
            <m:nor/>
            <m:sty m:val="p"/>
          </m:rPr>
          <w:rPr>
            <w:rFonts w:hint="eastAsia" w:eastAsia="宋体"/>
            <w:b w:val="0"/>
            <w:i w:val="0"/>
            <w:szCs w:val="24"/>
            <w:lang w:eastAsia="zh"/>
            <w:rPrChange w:id="283" w:author="Fa'te" w:date="2026-09-17T16:56:47Z">
              <w:rPr>
                <w:rFonts w:eastAsia="sans-serif"/>
                <w:b w:val="0"/>
                <w:i w:val="0"/>
                <w:szCs w:val="21"/>
              </w:rPr>
            </w:rPrChange>
          </w:rPr>
          <m:t>S</m:t>
        </m:r>
      </m:oMath>
      <w:r>
        <w:rPr>
          <w:rFonts w:hint="eastAsia"/>
          <w:lang w:eastAsia="zh"/>
        </w:rPr>
        <w:t>和</w:t>
      </w:r>
      <m:oMath>
        <m:r>
          <m:rPr>
            <m:nor/>
            <m:sty m:val="p"/>
          </m:rPr>
          <w:rPr>
            <w:rFonts w:hint="eastAsia" w:eastAsia="宋体"/>
            <w:b w:val="0"/>
            <w:i w:val="0"/>
            <w:szCs w:val="24"/>
            <w:lang w:eastAsia="zh"/>
            <w:rPrChange w:id="284" w:author="Fa'te" w:date="2026-09-17T16:56:47Z">
              <w:rPr>
                <w:rFonts w:eastAsia="sans-serif"/>
                <w:b w:val="0"/>
                <w:i w:val="0"/>
                <w:szCs w:val="21"/>
              </w:rPr>
            </w:rPrChange>
          </w:rPr>
          <m:t>U</m:t>
        </m:r>
      </m:oMath>
      <w:r>
        <w:rPr>
          <w:rFonts w:hint="eastAsia"/>
          <w:lang w:eastAsia="zh"/>
        </w:rPr>
        <w:t>的调和平均值HM作为GZSL任务的评估指标。对于ZSL，只选择来自未知测试类别子集的类别作为预测结果。只考虑来自未见类的测试样本子集来评估性能。</w:t>
      </w:r>
    </w:p>
    <w:p w14:paraId="15801E8D">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4.1.4 对比方法</w:t>
      </w:r>
    </w:p>
    <w:p w14:paraId="6473CC60">
      <w:pPr>
        <w:keepNext w:val="0"/>
        <w:keepLines w:val="0"/>
        <w:pageBreakBefore w:val="0"/>
        <w:widowControl/>
        <w:spacing w:before="0" w:after="0" w:line="360" w:lineRule="auto"/>
        <w:ind w:left="0" w:right="0" w:firstLine="420"/>
        <w:jc w:val="both"/>
      </w:pPr>
      <w:del w:id="285" w:author="Fa'te" w:date="2026-09-17T17:01:37Z">
        <w:r>
          <w:rPr>
            <w:rFonts w:ascii="Times New Roman" w:hAnsi="Times New Roman" w:eastAsia="宋体" w:cs="Times New Roman"/>
            <w:color w:val="000000"/>
            <w:sz w:val="21"/>
          </w:rPr>
          <w:delText>本文</w:delText>
        </w:r>
      </w:del>
      <w:ins w:id="286" w:author="Fa'te" w:date="2026-09-17T17:01:37Z">
        <w:r>
          <w:rPr>
            <w:rFonts w:hint="eastAsia" w:cs="Times New Roman"/>
            <w:color w:val="000000"/>
            <w:sz w:val="21"/>
            <w:lang w:eastAsia="zh-CN"/>
          </w:rPr>
          <w:t>我们</w:t>
        </w:r>
      </w:ins>
      <w:r>
        <w:rPr>
          <w:rFonts w:ascii="Times New Roman" w:hAnsi="Times New Roman" w:eastAsia="宋体" w:cs="Times New Roman"/>
          <w:color w:val="000000"/>
          <w:sz w:val="21"/>
        </w:rPr>
        <w:t>选取5种经典ZSL方法和</w:t>
      </w:r>
      <w:ins w:id="287" w:author="Fa'te" w:date="2026-09-18T11:02:04Z">
        <w:r>
          <w:rPr>
            <w:rFonts w:ascii="Times New Roman" w:hAnsi="Times New Roman" w:eastAsia="宋体" w:cs="Times New Roman"/>
            <w:b w:val="0"/>
            <w:i w:val="0"/>
            <w:color w:val="000000"/>
            <w:sz w:val="21"/>
          </w:rPr>
          <w:t>14</w:t>
        </w:r>
      </w:ins>
      <w:del w:id="288" w:author="Fa'te" w:date="2026-09-18T11:02:04Z">
        <w:r>
          <w:rPr>
            <w:rFonts w:ascii="Times New Roman" w:hAnsi="Times New Roman" w:eastAsia="宋体" w:cs="Times New Roman"/>
            <w:color w:val="000000"/>
            <w:sz w:val="21"/>
          </w:rPr>
          <w:delText>8</w:delText>
        </w:r>
      </w:del>
      <w:r>
        <w:rPr>
          <w:rFonts w:ascii="Times New Roman" w:hAnsi="Times New Roman" w:eastAsia="宋体" w:cs="Times New Roman"/>
          <w:color w:val="000000"/>
          <w:sz w:val="21"/>
        </w:rPr>
        <w:t>种视听GZSL方法进行比较。经典ZSL方法包括DeViSE[21]、ALE[22]、SJE[23]、APN[24]和f-VAEGAN-D2[25]，在视听任务中均以音频与视觉特征作为输入。视听GZSL方法包括CJME[1]、AVGZSLNet[2]、AVCA[3]、TCaF[5]、Hyper-multiple[26]、KDA[6]、</w:t>
      </w:r>
      <w:ins w:id="289" w:author="Fa'te" w:date="2026-09-18T11:03:11Z">
        <w:r>
          <w:rPr>
            <w:rFonts w:ascii="Times New Roman" w:hAnsi="Times New Roman" w:eastAsia="宋体" w:cs="Times New Roman"/>
            <w:b w:val="0"/>
            <w:i w:val="0"/>
            <w:color w:val="000000"/>
            <w:sz w:val="21"/>
          </w:rPr>
          <w:t>STFT[28]、</w:t>
        </w:r>
      </w:ins>
      <w:r>
        <w:rPr>
          <w:rFonts w:ascii="Times New Roman" w:hAnsi="Times New Roman" w:eastAsia="宋体" w:cs="Times New Roman"/>
          <w:color w:val="000000"/>
          <w:sz w:val="21"/>
        </w:rPr>
        <w:t>ClipClap-GZSL[4]</w:t>
      </w:r>
      <w:ins w:id="290" w:author="Fa'te" w:date="2026-09-18T11:03:27Z">
        <w:r>
          <w:rPr>
            <w:rFonts w:ascii="Times New Roman" w:hAnsi="Times New Roman" w:eastAsia="宋体" w:cs="Times New Roman"/>
            <w:b w:val="0"/>
            <w:i w:val="0"/>
            <w:color w:val="000000"/>
            <w:sz w:val="21"/>
          </w:rPr>
          <w:t>、</w:t>
        </w:r>
      </w:ins>
      <w:ins w:id="291" w:author="Fa'te" w:date="2026-09-18T11:04:36Z">
        <w:r>
          <w:rPr>
            <w:rFonts w:ascii="Times New Roman" w:hAnsi="Times New Roman" w:eastAsia="宋体" w:cs="Times New Roman"/>
            <w:color w:val="000000"/>
            <w:sz w:val="21"/>
          </w:rPr>
          <w:t>EZ-AVGZL[7]</w:t>
        </w:r>
      </w:ins>
      <w:ins w:id="292" w:author="Fa'te" w:date="2026-09-18T11:04:38Z">
        <w:r>
          <w:rPr>
            <w:rFonts w:hint="eastAsia" w:cs="Times New Roman"/>
            <w:color w:val="000000"/>
            <w:sz w:val="21"/>
            <w:lang w:eastAsia="zh-CN"/>
          </w:rPr>
          <w:t>、</w:t>
        </w:r>
      </w:ins>
      <w:ins w:id="293" w:author="Fa'te" w:date="2026-09-18T11:03:27Z">
        <w:r>
          <w:rPr>
            <w:rFonts w:ascii="Times New Roman" w:hAnsi="Times New Roman" w:eastAsia="宋体" w:cs="Times New Roman"/>
            <w:b w:val="0"/>
            <w:i w:val="0"/>
            <w:color w:val="000000"/>
            <w:sz w:val="21"/>
          </w:rPr>
          <w:t>MSTR[29]、MDST++[30]、SACMA[31]和SGPAN</w:t>
        </w:r>
      </w:ins>
      <w:del w:id="294" w:author="Fa'te" w:date="2026-09-18T11:04:43Z">
        <w:r>
          <w:rPr>
            <w:rFonts w:ascii="Times New Roman" w:hAnsi="Times New Roman" w:eastAsia="宋体" w:cs="Times New Roman"/>
            <w:color w:val="000000"/>
            <w:sz w:val="21"/>
          </w:rPr>
          <w:delText>和</w:delText>
        </w:r>
      </w:del>
      <w:del w:id="295" w:author="Fa'te" w:date="2026-09-18T11:04:36Z">
        <w:r>
          <w:rPr>
            <w:rFonts w:ascii="Times New Roman" w:hAnsi="Times New Roman" w:eastAsia="宋体" w:cs="Times New Roman"/>
            <w:color w:val="000000"/>
            <w:sz w:val="21"/>
          </w:rPr>
          <w:delText>EZ-AVGZL[7]</w:delText>
        </w:r>
      </w:del>
      <w:r>
        <w:rPr>
          <w:rFonts w:ascii="Times New Roman" w:hAnsi="Times New Roman" w:eastAsia="宋体" w:cs="Times New Roman"/>
          <w:color w:val="000000"/>
          <w:sz w:val="21"/>
        </w:rPr>
        <w:t>。这些方法分别从共享嵌入、跨模态交互、时序建模、类别层级结构与文本语义增强等角度开展视听零样本识别。</w:t>
      </w:r>
    </w:p>
    <w:p w14:paraId="174C728B">
      <w:pPr>
        <w:pStyle w:val="4"/>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2"/>
        </w:rPr>
        <w:t>4.2 定量分析</w:t>
      </w:r>
    </w:p>
    <w:p w14:paraId="4A7F17E7">
      <w:pPr>
        <w:keepNext w:val="0"/>
        <w:keepLines w:val="0"/>
        <w:pageBreakBefore w:val="0"/>
        <w:widowControl/>
        <w:spacing w:before="0" w:after="0" w:line="360" w:lineRule="auto"/>
        <w:ind w:left="0" w:right="0" w:firstLine="420"/>
        <w:jc w:val="both"/>
        <w:rPr>
          <w:del w:id="296" w:author="Fa'te" w:date="2026-09-18T15:57:17Z"/>
        </w:rPr>
      </w:pPr>
      <w:del w:id="297" w:author="Fa'te" w:date="2026-09-18T15:58:04Z">
        <w:r>
          <w:rPr>
            <w:rFonts w:ascii="Times New Roman" w:hAnsi="Times New Roman" w:eastAsia="宋体" w:cs="Times New Roman"/>
            <w:color w:val="000000"/>
            <w:sz w:val="21"/>
          </w:rPr>
          <w:delText>表 2给出了各方法在三个基准数据集上的性能。</w:delText>
        </w:r>
      </w:del>
      <w:del w:id="298" w:author="Fa'te" w:date="2026-09-18T15:55:09Z">
        <w:r>
          <w:rPr>
            <w:rFonts w:ascii="Times New Roman" w:hAnsi="Times New Roman" w:eastAsia="宋体" w:cs="Times New Roman"/>
            <w:color w:val="000000"/>
            <w:sz w:val="21"/>
          </w:rPr>
          <w:delText>除EZ-AVGZL外，基线数值采用KA-GZSL的实验汇总结果。</w:delText>
        </w:r>
      </w:del>
    </w:p>
    <w:p w14:paraId="07E7BE7F">
      <w:pPr>
        <w:keepNext w:val="0"/>
        <w:keepLines w:val="0"/>
        <w:pageBreakBefore w:val="0"/>
        <w:widowControl/>
        <w:spacing w:before="0" w:after="0" w:line="360" w:lineRule="auto"/>
        <w:ind w:left="0" w:right="0" w:firstLine="420"/>
        <w:jc w:val="both"/>
        <w:rPr>
          <w:ins w:id="300" w:author="Fa'te" w:date="2026-09-18T15:57:45Z"/>
          <w:rFonts w:ascii="Times New Roman" w:hAnsi="Times New Roman" w:eastAsia="宋体" w:cs="Times New Roman"/>
          <w:color w:val="000000"/>
          <w:sz w:val="20"/>
        </w:rPr>
        <w:pPrChange w:id="299" w:author="Fa'te" w:date="2026-09-18T15:57:17Z">
          <w:pPr>
            <w:keepNext/>
            <w:keepLines/>
            <w:pageBreakBefore w:val="0"/>
            <w:widowControl/>
            <w:spacing w:before="80" w:after="80" w:line="288" w:lineRule="auto"/>
            <w:ind w:left="0" w:right="0" w:firstLine="0"/>
            <w:jc w:val="center"/>
          </w:pPr>
        </w:pPrChange>
      </w:pPr>
      <w:r>
        <w:rPr>
          <w:rFonts w:ascii="Times New Roman" w:hAnsi="Times New Roman" w:eastAsia="宋体" w:cs="Times New Roman"/>
          <w:color w:val="000000"/>
          <w:sz w:val="20"/>
        </w:rPr>
        <w:t>表 2 不同方法在三个基准数据集上的性能对比（%）</w:t>
      </w:r>
    </w:p>
    <w:tbl>
      <w:tblPr>
        <w:tblStyle w:val="19"/>
        <w:tblW w:w="83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2" w:type="dxa"/>
          <w:left w:w="25" w:type="dxa"/>
          <w:bottom w:w="42" w:type="dxa"/>
          <w:right w:w="25" w:type="dxa"/>
        </w:tblCellMar>
      </w:tblPr>
      <w:tblGrid>
        <w:gridCol w:w="1843"/>
        <w:gridCol w:w="539"/>
        <w:gridCol w:w="539"/>
        <w:gridCol w:w="539"/>
        <w:gridCol w:w="539"/>
        <w:gridCol w:w="539"/>
        <w:gridCol w:w="539"/>
        <w:gridCol w:w="539"/>
        <w:gridCol w:w="539"/>
        <w:gridCol w:w="539"/>
        <w:gridCol w:w="539"/>
        <w:gridCol w:w="539"/>
        <w:gridCol w:w="539"/>
      </w:tblGrid>
      <w:tr w14:paraId="52373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tblHeader/>
          <w:jc w:val="center"/>
          <w:ins w:id="301" w:author="Fa'te" w:date="2026-09-18T15:57:46Z"/>
        </w:trPr>
        <w:tc>
          <w:tcPr>
            <w:tcW w:w="1843" w:type="dxa"/>
            <w:vMerge w:val="restart"/>
            <w:tcBorders>
              <w:top w:val="single" w:color="000000" w:sz="10" w:space="0"/>
              <w:bottom w:val="single" w:color="000000" w:sz="6" w:space="0"/>
            </w:tcBorders>
            <w:vAlign w:val="center"/>
          </w:tcPr>
          <w:p w14:paraId="00E26041">
            <w:pPr>
              <w:keepNext/>
              <w:keepLines/>
              <w:spacing w:before="0" w:after="0" w:line="252" w:lineRule="auto"/>
              <w:ind w:left="0" w:right="0" w:firstLine="0"/>
              <w:jc w:val="center"/>
              <w:rPr>
                <w:ins w:id="302" w:author="Fa'te" w:date="2026-09-18T15:57:46Z"/>
              </w:rPr>
            </w:pPr>
            <w:ins w:id="303" w:author="Fa'te" w:date="2026-09-18T15:57:46Z">
              <w:r>
                <w:rPr>
                  <w:rFonts w:ascii="Times New Roman" w:hAnsi="Times New Roman" w:eastAsia="宋体" w:cs="Times New Roman"/>
                  <w:b/>
                  <w:i w:val="0"/>
                  <w:color w:val="000000"/>
                  <w:sz w:val="17"/>
                </w:rPr>
                <w:t>方法</w:t>
              </w:r>
            </w:ins>
          </w:p>
        </w:tc>
        <w:tc>
          <w:tcPr>
            <w:tcW w:w="2156" w:type="dxa"/>
            <w:gridSpan w:val="4"/>
            <w:tcBorders>
              <w:top w:val="single" w:color="000000" w:sz="10" w:space="0"/>
            </w:tcBorders>
            <w:vAlign w:val="center"/>
          </w:tcPr>
          <w:p w14:paraId="09E767A0">
            <w:pPr>
              <w:keepNext/>
              <w:keepLines/>
              <w:spacing w:before="0" w:after="0" w:line="252" w:lineRule="auto"/>
              <w:ind w:left="0" w:right="0" w:firstLine="0"/>
              <w:jc w:val="center"/>
              <w:rPr>
                <w:ins w:id="304" w:author="Fa'te" w:date="2026-09-18T15:57:46Z"/>
              </w:rPr>
            </w:pPr>
            <w:ins w:id="305" w:author="Fa'te" w:date="2026-09-18T15:57:46Z">
              <w:r>
                <w:rPr>
                  <w:rFonts w:ascii="Times New Roman" w:hAnsi="Times New Roman" w:eastAsia="宋体" w:cs="Times New Roman"/>
                  <w:b/>
                  <w:i w:val="0"/>
                  <w:color w:val="000000"/>
                  <w:sz w:val="17"/>
                </w:rPr>
                <w:t>VGGSound-GZSL</w:t>
              </w:r>
            </w:ins>
            <w:ins w:id="306" w:author="Fa'te" w:date="2026-09-18T15:57:46Z">
              <w:r>
                <w:rPr>
                  <w:rFonts w:ascii="Times New Roman" w:hAnsi="Times New Roman" w:eastAsia="宋体" w:cs="Times New Roman"/>
                  <w:b/>
                  <w:i/>
                  <w:color w:val="000000"/>
                  <w:sz w:val="17"/>
                  <w:vertAlign w:val="superscript"/>
                </w:rPr>
                <w:t>cls</w:t>
              </w:r>
            </w:ins>
          </w:p>
        </w:tc>
        <w:tc>
          <w:tcPr>
            <w:tcW w:w="2156" w:type="dxa"/>
            <w:gridSpan w:val="4"/>
            <w:tcBorders>
              <w:top w:val="single" w:color="000000" w:sz="10" w:space="0"/>
            </w:tcBorders>
            <w:vAlign w:val="center"/>
          </w:tcPr>
          <w:p w14:paraId="4138330C">
            <w:pPr>
              <w:keepNext/>
              <w:keepLines/>
              <w:spacing w:before="0" w:after="0" w:line="252" w:lineRule="auto"/>
              <w:ind w:left="0" w:right="0" w:firstLine="0"/>
              <w:jc w:val="center"/>
              <w:rPr>
                <w:ins w:id="307" w:author="Fa'te" w:date="2026-09-18T15:57:46Z"/>
              </w:rPr>
            </w:pPr>
            <w:ins w:id="308" w:author="Fa'te" w:date="2026-09-18T15:57:46Z">
              <w:r>
                <w:rPr>
                  <w:rFonts w:ascii="Times New Roman" w:hAnsi="Times New Roman" w:eastAsia="宋体" w:cs="Times New Roman"/>
                  <w:b/>
                  <w:i w:val="0"/>
                  <w:color w:val="000000"/>
                  <w:sz w:val="17"/>
                </w:rPr>
                <w:t>UCF-GZSL</w:t>
              </w:r>
            </w:ins>
            <w:ins w:id="309" w:author="Fa'te" w:date="2026-09-18T15:57:46Z">
              <w:r>
                <w:rPr>
                  <w:rFonts w:ascii="Times New Roman" w:hAnsi="Times New Roman" w:eastAsia="宋体" w:cs="Times New Roman"/>
                  <w:b/>
                  <w:i/>
                  <w:color w:val="000000"/>
                  <w:sz w:val="17"/>
                  <w:vertAlign w:val="superscript"/>
                </w:rPr>
                <w:t>cls</w:t>
              </w:r>
            </w:ins>
          </w:p>
        </w:tc>
        <w:tc>
          <w:tcPr>
            <w:tcW w:w="2156" w:type="dxa"/>
            <w:gridSpan w:val="4"/>
            <w:tcBorders>
              <w:top w:val="single" w:color="000000" w:sz="10" w:space="0"/>
            </w:tcBorders>
            <w:vAlign w:val="center"/>
          </w:tcPr>
          <w:p w14:paraId="4A5FE753">
            <w:pPr>
              <w:keepNext/>
              <w:keepLines/>
              <w:spacing w:before="0" w:after="0" w:line="252" w:lineRule="auto"/>
              <w:ind w:left="0" w:right="0" w:firstLine="0"/>
              <w:jc w:val="center"/>
              <w:rPr>
                <w:ins w:id="310" w:author="Fa'te" w:date="2026-09-18T15:57:46Z"/>
              </w:rPr>
            </w:pPr>
            <w:ins w:id="311" w:author="Fa'te" w:date="2026-09-18T15:57:46Z">
              <w:r>
                <w:rPr>
                  <w:rFonts w:ascii="Times New Roman" w:hAnsi="Times New Roman" w:eastAsia="宋体" w:cs="Times New Roman"/>
                  <w:b/>
                  <w:i w:val="0"/>
                  <w:color w:val="000000"/>
                  <w:sz w:val="17"/>
                </w:rPr>
                <w:t>ActivityNet-GZSL</w:t>
              </w:r>
            </w:ins>
            <w:ins w:id="312" w:author="Fa'te" w:date="2026-09-18T15:57:46Z">
              <w:r>
                <w:rPr>
                  <w:rFonts w:ascii="Times New Roman" w:hAnsi="Times New Roman" w:eastAsia="宋体" w:cs="Times New Roman"/>
                  <w:b/>
                  <w:i/>
                  <w:color w:val="000000"/>
                  <w:sz w:val="17"/>
                  <w:vertAlign w:val="superscript"/>
                </w:rPr>
                <w:t>cls</w:t>
              </w:r>
            </w:ins>
          </w:p>
        </w:tc>
      </w:tr>
      <w:tr w14:paraId="54E0F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tblHeader/>
          <w:jc w:val="center"/>
          <w:ins w:id="313" w:author="Fa'te" w:date="2026-09-18T15:57:46Z"/>
        </w:trPr>
        <w:tc>
          <w:tcPr>
            <w:tcW w:w="1843" w:type="dxa"/>
            <w:vMerge w:val="continue"/>
            <w:vAlign w:val="center"/>
          </w:tcPr>
          <w:p w14:paraId="1B7BC732">
            <w:pPr>
              <w:keepNext/>
              <w:keepLines/>
              <w:spacing w:before="0" w:after="0" w:line="252" w:lineRule="auto"/>
              <w:ind w:left="0" w:right="0" w:firstLine="0"/>
              <w:jc w:val="center"/>
              <w:rPr>
                <w:ins w:id="314" w:author="Fa'te" w:date="2026-09-18T15:57:46Z"/>
              </w:rPr>
            </w:pPr>
          </w:p>
        </w:tc>
        <w:tc>
          <w:tcPr>
            <w:tcW w:w="539" w:type="dxa"/>
            <w:tcBorders>
              <w:bottom w:val="single" w:color="000000" w:sz="6" w:space="0"/>
            </w:tcBorders>
            <w:vAlign w:val="center"/>
          </w:tcPr>
          <w:p w14:paraId="472D8B50">
            <w:pPr>
              <w:keepNext/>
              <w:keepLines/>
              <w:spacing w:before="0" w:after="0" w:line="252" w:lineRule="auto"/>
              <w:ind w:left="0" w:right="0" w:firstLine="0"/>
              <w:jc w:val="center"/>
              <w:rPr>
                <w:ins w:id="315" w:author="Fa'te" w:date="2026-09-18T15:57:46Z"/>
              </w:rPr>
            </w:pPr>
            <w:ins w:id="316" w:author="Fa'te" w:date="2026-09-18T15:57:46Z">
              <w:r>
                <w:rPr>
                  <w:rFonts w:ascii="Times New Roman" w:hAnsi="Times New Roman" w:eastAsia="宋体" w:cs="Times New Roman"/>
                  <w:b/>
                  <w:i w:val="0"/>
                  <w:color w:val="000000"/>
                  <w:sz w:val="17"/>
                </w:rPr>
                <w:t>S</w:t>
              </w:r>
            </w:ins>
          </w:p>
        </w:tc>
        <w:tc>
          <w:tcPr>
            <w:tcW w:w="539" w:type="dxa"/>
            <w:tcBorders>
              <w:bottom w:val="single" w:color="000000" w:sz="6" w:space="0"/>
            </w:tcBorders>
            <w:vAlign w:val="center"/>
          </w:tcPr>
          <w:p w14:paraId="2121EDE0">
            <w:pPr>
              <w:keepNext/>
              <w:keepLines/>
              <w:spacing w:before="0" w:after="0" w:line="252" w:lineRule="auto"/>
              <w:ind w:left="0" w:right="0" w:firstLine="0"/>
              <w:jc w:val="center"/>
              <w:rPr>
                <w:ins w:id="317" w:author="Fa'te" w:date="2026-09-18T15:57:46Z"/>
              </w:rPr>
            </w:pPr>
            <w:ins w:id="318" w:author="Fa'te" w:date="2026-09-18T15:57:46Z">
              <w:r>
                <w:rPr>
                  <w:rFonts w:ascii="Times New Roman" w:hAnsi="Times New Roman" w:eastAsia="宋体" w:cs="Times New Roman"/>
                  <w:b/>
                  <w:i w:val="0"/>
                  <w:color w:val="000000"/>
                  <w:sz w:val="17"/>
                </w:rPr>
                <w:t>U</w:t>
              </w:r>
            </w:ins>
          </w:p>
        </w:tc>
        <w:tc>
          <w:tcPr>
            <w:tcW w:w="539" w:type="dxa"/>
            <w:tcBorders>
              <w:bottom w:val="single" w:color="000000" w:sz="6" w:space="0"/>
            </w:tcBorders>
            <w:vAlign w:val="center"/>
          </w:tcPr>
          <w:p w14:paraId="02BA3C72">
            <w:pPr>
              <w:keepNext/>
              <w:keepLines/>
              <w:spacing w:before="0" w:after="0" w:line="252" w:lineRule="auto"/>
              <w:ind w:left="0" w:right="0" w:firstLine="0"/>
              <w:jc w:val="center"/>
              <w:rPr>
                <w:ins w:id="319" w:author="Fa'te" w:date="2026-09-18T15:57:46Z"/>
              </w:rPr>
            </w:pPr>
            <w:ins w:id="320" w:author="Fa'te" w:date="2026-09-18T15:57:46Z">
              <w:r>
                <w:rPr>
                  <w:rFonts w:ascii="Times New Roman" w:hAnsi="Times New Roman" w:eastAsia="宋体" w:cs="Times New Roman"/>
                  <w:b/>
                  <w:i w:val="0"/>
                  <w:color w:val="000000"/>
                  <w:sz w:val="17"/>
                </w:rPr>
                <w:t>HM</w:t>
              </w:r>
            </w:ins>
          </w:p>
        </w:tc>
        <w:tc>
          <w:tcPr>
            <w:tcW w:w="539" w:type="dxa"/>
            <w:tcBorders>
              <w:bottom w:val="single" w:color="000000" w:sz="6" w:space="0"/>
            </w:tcBorders>
            <w:vAlign w:val="center"/>
          </w:tcPr>
          <w:p w14:paraId="1E88CCE2">
            <w:pPr>
              <w:keepNext/>
              <w:keepLines/>
              <w:spacing w:before="0" w:after="0" w:line="252" w:lineRule="auto"/>
              <w:ind w:left="0" w:right="0" w:firstLine="0"/>
              <w:jc w:val="center"/>
              <w:rPr>
                <w:ins w:id="321" w:author="Fa'te" w:date="2026-09-18T15:57:46Z"/>
              </w:rPr>
            </w:pPr>
            <w:ins w:id="322" w:author="Fa'te" w:date="2026-09-18T15:57:46Z">
              <w:r>
                <w:rPr>
                  <w:rFonts w:ascii="Times New Roman" w:hAnsi="Times New Roman" w:eastAsia="宋体" w:cs="Times New Roman"/>
                  <w:b/>
                  <w:i w:val="0"/>
                  <w:color w:val="000000"/>
                  <w:sz w:val="17"/>
                </w:rPr>
                <w:t>ZSL</w:t>
              </w:r>
            </w:ins>
          </w:p>
        </w:tc>
        <w:tc>
          <w:tcPr>
            <w:tcW w:w="539" w:type="dxa"/>
            <w:tcBorders>
              <w:bottom w:val="single" w:color="000000" w:sz="6" w:space="0"/>
            </w:tcBorders>
            <w:vAlign w:val="center"/>
          </w:tcPr>
          <w:p w14:paraId="5AF8C6FA">
            <w:pPr>
              <w:keepNext/>
              <w:keepLines/>
              <w:spacing w:before="0" w:after="0" w:line="252" w:lineRule="auto"/>
              <w:ind w:left="0" w:right="0" w:firstLine="0"/>
              <w:jc w:val="center"/>
              <w:rPr>
                <w:ins w:id="323" w:author="Fa'te" w:date="2026-09-18T15:57:46Z"/>
              </w:rPr>
            </w:pPr>
            <w:ins w:id="324" w:author="Fa'te" w:date="2026-09-18T15:57:46Z">
              <w:r>
                <w:rPr>
                  <w:rFonts w:ascii="Times New Roman" w:hAnsi="Times New Roman" w:eastAsia="宋体" w:cs="Times New Roman"/>
                  <w:b/>
                  <w:i w:val="0"/>
                  <w:color w:val="000000"/>
                  <w:sz w:val="17"/>
                </w:rPr>
                <w:t>S</w:t>
              </w:r>
            </w:ins>
          </w:p>
        </w:tc>
        <w:tc>
          <w:tcPr>
            <w:tcW w:w="539" w:type="dxa"/>
            <w:tcBorders>
              <w:bottom w:val="single" w:color="000000" w:sz="6" w:space="0"/>
            </w:tcBorders>
            <w:vAlign w:val="center"/>
          </w:tcPr>
          <w:p w14:paraId="5ECD0D26">
            <w:pPr>
              <w:keepNext/>
              <w:keepLines/>
              <w:spacing w:before="0" w:after="0" w:line="252" w:lineRule="auto"/>
              <w:ind w:left="0" w:right="0" w:firstLine="0"/>
              <w:jc w:val="center"/>
              <w:rPr>
                <w:ins w:id="325" w:author="Fa'te" w:date="2026-09-18T15:57:46Z"/>
              </w:rPr>
            </w:pPr>
            <w:ins w:id="326" w:author="Fa'te" w:date="2026-09-18T15:57:46Z">
              <w:r>
                <w:rPr>
                  <w:rFonts w:ascii="Times New Roman" w:hAnsi="Times New Roman" w:eastAsia="宋体" w:cs="Times New Roman"/>
                  <w:b/>
                  <w:i w:val="0"/>
                  <w:color w:val="000000"/>
                  <w:sz w:val="17"/>
                </w:rPr>
                <w:t>U</w:t>
              </w:r>
            </w:ins>
          </w:p>
        </w:tc>
        <w:tc>
          <w:tcPr>
            <w:tcW w:w="539" w:type="dxa"/>
            <w:tcBorders>
              <w:bottom w:val="single" w:color="000000" w:sz="6" w:space="0"/>
            </w:tcBorders>
            <w:vAlign w:val="center"/>
          </w:tcPr>
          <w:p w14:paraId="17B392E9">
            <w:pPr>
              <w:keepNext/>
              <w:keepLines/>
              <w:spacing w:before="0" w:after="0" w:line="252" w:lineRule="auto"/>
              <w:ind w:left="0" w:right="0" w:firstLine="0"/>
              <w:jc w:val="center"/>
              <w:rPr>
                <w:ins w:id="327" w:author="Fa'te" w:date="2026-09-18T15:57:46Z"/>
              </w:rPr>
            </w:pPr>
            <w:ins w:id="328" w:author="Fa'te" w:date="2026-09-18T15:57:46Z">
              <w:r>
                <w:rPr>
                  <w:rFonts w:ascii="Times New Roman" w:hAnsi="Times New Roman" w:eastAsia="宋体" w:cs="Times New Roman"/>
                  <w:b/>
                  <w:i w:val="0"/>
                  <w:color w:val="000000"/>
                  <w:sz w:val="17"/>
                </w:rPr>
                <w:t>HM</w:t>
              </w:r>
            </w:ins>
          </w:p>
        </w:tc>
        <w:tc>
          <w:tcPr>
            <w:tcW w:w="539" w:type="dxa"/>
            <w:tcBorders>
              <w:bottom w:val="single" w:color="000000" w:sz="6" w:space="0"/>
            </w:tcBorders>
            <w:vAlign w:val="center"/>
          </w:tcPr>
          <w:p w14:paraId="664C0E1B">
            <w:pPr>
              <w:keepNext/>
              <w:keepLines/>
              <w:spacing w:before="0" w:after="0" w:line="252" w:lineRule="auto"/>
              <w:ind w:left="0" w:right="0" w:firstLine="0"/>
              <w:jc w:val="center"/>
              <w:rPr>
                <w:ins w:id="329" w:author="Fa'te" w:date="2026-09-18T15:57:46Z"/>
              </w:rPr>
            </w:pPr>
            <w:ins w:id="330" w:author="Fa'te" w:date="2026-09-18T15:57:46Z">
              <w:r>
                <w:rPr>
                  <w:rFonts w:ascii="Times New Roman" w:hAnsi="Times New Roman" w:eastAsia="宋体" w:cs="Times New Roman"/>
                  <w:b/>
                  <w:i w:val="0"/>
                  <w:color w:val="000000"/>
                  <w:sz w:val="17"/>
                </w:rPr>
                <w:t>ZSL</w:t>
              </w:r>
            </w:ins>
          </w:p>
        </w:tc>
        <w:tc>
          <w:tcPr>
            <w:tcW w:w="539" w:type="dxa"/>
            <w:tcBorders>
              <w:bottom w:val="single" w:color="000000" w:sz="6" w:space="0"/>
            </w:tcBorders>
            <w:vAlign w:val="center"/>
          </w:tcPr>
          <w:p w14:paraId="7CFE84A6">
            <w:pPr>
              <w:keepNext/>
              <w:keepLines/>
              <w:spacing w:before="0" w:after="0" w:line="252" w:lineRule="auto"/>
              <w:ind w:left="0" w:right="0" w:firstLine="0"/>
              <w:jc w:val="center"/>
              <w:rPr>
                <w:ins w:id="331" w:author="Fa'te" w:date="2026-09-18T15:57:46Z"/>
              </w:rPr>
            </w:pPr>
            <w:ins w:id="332" w:author="Fa'te" w:date="2026-09-18T15:57:46Z">
              <w:r>
                <w:rPr>
                  <w:rFonts w:ascii="Times New Roman" w:hAnsi="Times New Roman" w:eastAsia="宋体" w:cs="Times New Roman"/>
                  <w:b/>
                  <w:i w:val="0"/>
                  <w:color w:val="000000"/>
                  <w:sz w:val="17"/>
                </w:rPr>
                <w:t>S</w:t>
              </w:r>
            </w:ins>
          </w:p>
        </w:tc>
        <w:tc>
          <w:tcPr>
            <w:tcW w:w="539" w:type="dxa"/>
            <w:tcBorders>
              <w:bottom w:val="single" w:color="000000" w:sz="6" w:space="0"/>
            </w:tcBorders>
            <w:vAlign w:val="center"/>
          </w:tcPr>
          <w:p w14:paraId="3E0DADF6">
            <w:pPr>
              <w:keepNext/>
              <w:keepLines/>
              <w:spacing w:before="0" w:after="0" w:line="252" w:lineRule="auto"/>
              <w:ind w:left="0" w:right="0" w:firstLine="0"/>
              <w:jc w:val="center"/>
              <w:rPr>
                <w:ins w:id="333" w:author="Fa'te" w:date="2026-09-18T15:57:46Z"/>
              </w:rPr>
            </w:pPr>
            <w:ins w:id="334" w:author="Fa'te" w:date="2026-09-18T15:57:46Z">
              <w:r>
                <w:rPr>
                  <w:rFonts w:ascii="Times New Roman" w:hAnsi="Times New Roman" w:eastAsia="宋体" w:cs="Times New Roman"/>
                  <w:b/>
                  <w:i w:val="0"/>
                  <w:color w:val="000000"/>
                  <w:sz w:val="17"/>
                </w:rPr>
                <w:t>U</w:t>
              </w:r>
            </w:ins>
          </w:p>
        </w:tc>
        <w:tc>
          <w:tcPr>
            <w:tcW w:w="539" w:type="dxa"/>
            <w:tcBorders>
              <w:bottom w:val="single" w:color="000000" w:sz="6" w:space="0"/>
            </w:tcBorders>
            <w:vAlign w:val="center"/>
          </w:tcPr>
          <w:p w14:paraId="30AC4F7C">
            <w:pPr>
              <w:keepNext/>
              <w:keepLines/>
              <w:spacing w:before="0" w:after="0" w:line="252" w:lineRule="auto"/>
              <w:ind w:left="0" w:right="0" w:firstLine="0"/>
              <w:jc w:val="center"/>
              <w:rPr>
                <w:ins w:id="335" w:author="Fa'te" w:date="2026-09-18T15:57:46Z"/>
              </w:rPr>
            </w:pPr>
            <w:ins w:id="336" w:author="Fa'te" w:date="2026-09-18T15:57:46Z">
              <w:r>
                <w:rPr>
                  <w:rFonts w:ascii="Times New Roman" w:hAnsi="Times New Roman" w:eastAsia="宋体" w:cs="Times New Roman"/>
                  <w:b/>
                  <w:i w:val="0"/>
                  <w:color w:val="000000"/>
                  <w:sz w:val="17"/>
                </w:rPr>
                <w:t>HM</w:t>
              </w:r>
            </w:ins>
          </w:p>
        </w:tc>
        <w:tc>
          <w:tcPr>
            <w:tcW w:w="539" w:type="dxa"/>
            <w:tcBorders>
              <w:bottom w:val="single" w:color="000000" w:sz="6" w:space="0"/>
            </w:tcBorders>
            <w:vAlign w:val="center"/>
          </w:tcPr>
          <w:p w14:paraId="1C3FFB0E">
            <w:pPr>
              <w:keepNext/>
              <w:keepLines/>
              <w:spacing w:before="0" w:after="0" w:line="252" w:lineRule="auto"/>
              <w:ind w:left="0" w:right="0" w:firstLine="0"/>
              <w:jc w:val="center"/>
              <w:rPr>
                <w:ins w:id="337" w:author="Fa'te" w:date="2026-09-18T15:57:46Z"/>
              </w:rPr>
            </w:pPr>
            <w:ins w:id="338" w:author="Fa'te" w:date="2026-09-18T15:57:46Z">
              <w:r>
                <w:rPr>
                  <w:rFonts w:ascii="Times New Roman" w:hAnsi="Times New Roman" w:eastAsia="宋体" w:cs="Times New Roman"/>
                  <w:b/>
                  <w:i w:val="0"/>
                  <w:color w:val="000000"/>
                  <w:sz w:val="17"/>
                </w:rPr>
                <w:t>ZSL</w:t>
              </w:r>
            </w:ins>
          </w:p>
        </w:tc>
      </w:tr>
      <w:tr w14:paraId="576FB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339" w:author="Fa'te" w:date="2026-09-18T15:57:46Z"/>
        </w:trPr>
        <w:tc>
          <w:tcPr>
            <w:tcW w:w="1843" w:type="dxa"/>
            <w:vAlign w:val="center"/>
          </w:tcPr>
          <w:p w14:paraId="37B5FF26">
            <w:pPr>
              <w:keepNext/>
              <w:keepLines/>
              <w:spacing w:before="0" w:after="0" w:line="252" w:lineRule="auto"/>
              <w:ind w:left="0" w:right="0" w:firstLine="0"/>
              <w:jc w:val="left"/>
              <w:rPr>
                <w:ins w:id="340" w:author="Fa'te" w:date="2026-09-18T15:57:46Z"/>
              </w:rPr>
            </w:pPr>
            <w:ins w:id="341" w:author="Fa'te" w:date="2026-09-18T15:57:46Z">
              <w:r>
                <w:rPr>
                  <w:rFonts w:ascii="Times New Roman" w:hAnsi="Times New Roman" w:eastAsia="宋体" w:cs="Times New Roman"/>
                  <w:b w:val="0"/>
                  <w:i w:val="0"/>
                  <w:color w:val="000000"/>
                  <w:sz w:val="17"/>
                </w:rPr>
                <w:t>DeViSE[21]</w:t>
              </w:r>
            </w:ins>
          </w:p>
        </w:tc>
        <w:tc>
          <w:tcPr>
            <w:tcW w:w="539" w:type="dxa"/>
            <w:vAlign w:val="center"/>
          </w:tcPr>
          <w:p w14:paraId="15793214">
            <w:pPr>
              <w:keepNext/>
              <w:keepLines/>
              <w:spacing w:before="0" w:after="0" w:line="252" w:lineRule="auto"/>
              <w:ind w:left="0" w:right="0" w:firstLine="0"/>
              <w:jc w:val="center"/>
              <w:rPr>
                <w:ins w:id="342" w:author="Fa'te" w:date="2026-09-18T15:57:46Z"/>
              </w:rPr>
            </w:pPr>
            <w:ins w:id="343" w:author="Fa'te" w:date="2026-09-18T15:57:46Z">
              <w:r>
                <w:rPr>
                  <w:rFonts w:ascii="Times New Roman" w:hAnsi="Times New Roman" w:eastAsia="宋体" w:cs="Times New Roman"/>
                  <w:b w:val="0"/>
                  <w:i w:val="0"/>
                  <w:color w:val="000000"/>
                  <w:sz w:val="17"/>
                </w:rPr>
                <w:t>36.22</w:t>
              </w:r>
            </w:ins>
          </w:p>
        </w:tc>
        <w:tc>
          <w:tcPr>
            <w:tcW w:w="539" w:type="dxa"/>
            <w:vAlign w:val="center"/>
          </w:tcPr>
          <w:p w14:paraId="5C488F8A">
            <w:pPr>
              <w:keepNext/>
              <w:keepLines/>
              <w:spacing w:before="0" w:after="0" w:line="252" w:lineRule="auto"/>
              <w:ind w:left="0" w:right="0" w:firstLine="0"/>
              <w:jc w:val="center"/>
              <w:rPr>
                <w:ins w:id="344" w:author="Fa'te" w:date="2026-09-18T15:57:46Z"/>
              </w:rPr>
            </w:pPr>
            <w:ins w:id="345" w:author="Fa'te" w:date="2026-09-18T15:57:46Z">
              <w:r>
                <w:rPr>
                  <w:rFonts w:ascii="Times New Roman" w:hAnsi="Times New Roman" w:eastAsia="宋体" w:cs="Times New Roman"/>
                  <w:b w:val="0"/>
                  <w:i w:val="0"/>
                  <w:color w:val="000000"/>
                  <w:sz w:val="17"/>
                </w:rPr>
                <w:t>1.07</w:t>
              </w:r>
            </w:ins>
          </w:p>
        </w:tc>
        <w:tc>
          <w:tcPr>
            <w:tcW w:w="539" w:type="dxa"/>
            <w:vAlign w:val="center"/>
          </w:tcPr>
          <w:p w14:paraId="7B2F5BAB">
            <w:pPr>
              <w:keepNext/>
              <w:keepLines/>
              <w:spacing w:before="0" w:after="0" w:line="252" w:lineRule="auto"/>
              <w:ind w:left="0" w:right="0" w:firstLine="0"/>
              <w:jc w:val="center"/>
              <w:rPr>
                <w:ins w:id="346" w:author="Fa'te" w:date="2026-09-18T15:57:46Z"/>
              </w:rPr>
            </w:pPr>
            <w:ins w:id="347" w:author="Fa'te" w:date="2026-09-18T15:57:46Z">
              <w:r>
                <w:rPr>
                  <w:rFonts w:ascii="Times New Roman" w:hAnsi="Times New Roman" w:eastAsia="宋体" w:cs="Times New Roman"/>
                  <w:b w:val="0"/>
                  <w:i w:val="0"/>
                  <w:color w:val="000000"/>
                  <w:sz w:val="17"/>
                </w:rPr>
                <w:t>2.08</w:t>
              </w:r>
            </w:ins>
          </w:p>
        </w:tc>
        <w:tc>
          <w:tcPr>
            <w:tcW w:w="539" w:type="dxa"/>
            <w:vAlign w:val="center"/>
          </w:tcPr>
          <w:p w14:paraId="00490E18">
            <w:pPr>
              <w:keepNext/>
              <w:keepLines/>
              <w:spacing w:before="0" w:after="0" w:line="252" w:lineRule="auto"/>
              <w:ind w:left="0" w:right="0" w:firstLine="0"/>
              <w:jc w:val="center"/>
              <w:rPr>
                <w:ins w:id="348" w:author="Fa'te" w:date="2026-09-18T15:57:46Z"/>
              </w:rPr>
            </w:pPr>
            <w:ins w:id="349" w:author="Fa'te" w:date="2026-09-18T15:57:46Z">
              <w:r>
                <w:rPr>
                  <w:rFonts w:ascii="Times New Roman" w:hAnsi="Times New Roman" w:eastAsia="宋体" w:cs="Times New Roman"/>
                  <w:b w:val="0"/>
                  <w:i w:val="0"/>
                  <w:color w:val="000000"/>
                  <w:sz w:val="17"/>
                </w:rPr>
                <w:t>5.59</w:t>
              </w:r>
            </w:ins>
          </w:p>
        </w:tc>
        <w:tc>
          <w:tcPr>
            <w:tcW w:w="539" w:type="dxa"/>
            <w:vAlign w:val="center"/>
          </w:tcPr>
          <w:p w14:paraId="7C99B96F">
            <w:pPr>
              <w:keepNext/>
              <w:keepLines/>
              <w:spacing w:before="0" w:after="0" w:line="252" w:lineRule="auto"/>
              <w:ind w:left="0" w:right="0" w:firstLine="0"/>
              <w:jc w:val="center"/>
              <w:rPr>
                <w:ins w:id="350" w:author="Fa'te" w:date="2026-09-18T15:57:46Z"/>
              </w:rPr>
            </w:pPr>
            <w:ins w:id="351" w:author="Fa'te" w:date="2026-09-18T15:57:46Z">
              <w:r>
                <w:rPr>
                  <w:rFonts w:ascii="Times New Roman" w:hAnsi="Times New Roman" w:eastAsia="宋体" w:cs="Times New Roman"/>
                  <w:b w:val="0"/>
                  <w:i w:val="0"/>
                  <w:color w:val="000000"/>
                  <w:sz w:val="17"/>
                </w:rPr>
                <w:t>55.59</w:t>
              </w:r>
            </w:ins>
          </w:p>
        </w:tc>
        <w:tc>
          <w:tcPr>
            <w:tcW w:w="539" w:type="dxa"/>
            <w:vAlign w:val="center"/>
          </w:tcPr>
          <w:p w14:paraId="0F18D4A7">
            <w:pPr>
              <w:keepNext/>
              <w:keepLines/>
              <w:spacing w:before="0" w:after="0" w:line="252" w:lineRule="auto"/>
              <w:ind w:left="0" w:right="0" w:firstLine="0"/>
              <w:jc w:val="center"/>
              <w:rPr>
                <w:ins w:id="352" w:author="Fa'te" w:date="2026-09-18T15:57:46Z"/>
              </w:rPr>
            </w:pPr>
            <w:ins w:id="353" w:author="Fa'te" w:date="2026-09-18T15:57:46Z">
              <w:r>
                <w:rPr>
                  <w:rFonts w:ascii="Times New Roman" w:hAnsi="Times New Roman" w:eastAsia="宋体" w:cs="Times New Roman"/>
                  <w:b w:val="0"/>
                  <w:i w:val="0"/>
                  <w:color w:val="000000"/>
                  <w:sz w:val="17"/>
                </w:rPr>
                <w:t>14.94</w:t>
              </w:r>
            </w:ins>
          </w:p>
        </w:tc>
        <w:tc>
          <w:tcPr>
            <w:tcW w:w="539" w:type="dxa"/>
            <w:vAlign w:val="center"/>
          </w:tcPr>
          <w:p w14:paraId="3ABE99C2">
            <w:pPr>
              <w:keepNext/>
              <w:keepLines/>
              <w:spacing w:before="0" w:after="0" w:line="252" w:lineRule="auto"/>
              <w:ind w:left="0" w:right="0" w:firstLine="0"/>
              <w:jc w:val="center"/>
              <w:rPr>
                <w:ins w:id="354" w:author="Fa'te" w:date="2026-09-18T15:57:46Z"/>
              </w:rPr>
            </w:pPr>
            <w:ins w:id="355" w:author="Fa'te" w:date="2026-09-18T15:57:46Z">
              <w:r>
                <w:rPr>
                  <w:rFonts w:ascii="Times New Roman" w:hAnsi="Times New Roman" w:eastAsia="宋体" w:cs="Times New Roman"/>
                  <w:b w:val="0"/>
                  <w:i w:val="0"/>
                  <w:color w:val="000000"/>
                  <w:sz w:val="17"/>
                </w:rPr>
                <w:t>23.56</w:t>
              </w:r>
            </w:ins>
          </w:p>
        </w:tc>
        <w:tc>
          <w:tcPr>
            <w:tcW w:w="539" w:type="dxa"/>
            <w:vAlign w:val="center"/>
          </w:tcPr>
          <w:p w14:paraId="647AE155">
            <w:pPr>
              <w:keepNext/>
              <w:keepLines/>
              <w:spacing w:before="0" w:after="0" w:line="252" w:lineRule="auto"/>
              <w:ind w:left="0" w:right="0" w:firstLine="0"/>
              <w:jc w:val="center"/>
              <w:rPr>
                <w:ins w:id="356" w:author="Fa'te" w:date="2026-09-18T15:57:46Z"/>
              </w:rPr>
            </w:pPr>
            <w:ins w:id="357" w:author="Fa'te" w:date="2026-09-18T15:57:46Z">
              <w:r>
                <w:rPr>
                  <w:rFonts w:ascii="Times New Roman" w:hAnsi="Times New Roman" w:eastAsia="宋体" w:cs="Times New Roman"/>
                  <w:b w:val="0"/>
                  <w:i w:val="0"/>
                  <w:color w:val="000000"/>
                  <w:sz w:val="17"/>
                </w:rPr>
                <w:t>16.09</w:t>
              </w:r>
            </w:ins>
          </w:p>
        </w:tc>
        <w:tc>
          <w:tcPr>
            <w:tcW w:w="539" w:type="dxa"/>
            <w:vAlign w:val="center"/>
          </w:tcPr>
          <w:p w14:paraId="45E49FF0">
            <w:pPr>
              <w:keepNext/>
              <w:keepLines/>
              <w:spacing w:before="0" w:after="0" w:line="252" w:lineRule="auto"/>
              <w:ind w:left="0" w:right="0" w:firstLine="0"/>
              <w:jc w:val="center"/>
              <w:rPr>
                <w:ins w:id="358" w:author="Fa'te" w:date="2026-09-18T15:57:46Z"/>
              </w:rPr>
            </w:pPr>
            <w:ins w:id="359" w:author="Fa'te" w:date="2026-09-18T15:57:46Z">
              <w:r>
                <w:rPr>
                  <w:rFonts w:ascii="Times New Roman" w:hAnsi="Times New Roman" w:eastAsia="宋体" w:cs="Times New Roman"/>
                  <w:b w:val="0"/>
                  <w:i w:val="0"/>
                  <w:color w:val="000000"/>
                  <w:sz w:val="17"/>
                </w:rPr>
                <w:t>3.45</w:t>
              </w:r>
            </w:ins>
          </w:p>
        </w:tc>
        <w:tc>
          <w:tcPr>
            <w:tcW w:w="539" w:type="dxa"/>
            <w:vAlign w:val="center"/>
          </w:tcPr>
          <w:p w14:paraId="4783F982">
            <w:pPr>
              <w:keepNext/>
              <w:keepLines/>
              <w:spacing w:before="0" w:after="0" w:line="252" w:lineRule="auto"/>
              <w:ind w:left="0" w:right="0" w:firstLine="0"/>
              <w:jc w:val="center"/>
              <w:rPr>
                <w:ins w:id="360" w:author="Fa'te" w:date="2026-09-18T15:57:46Z"/>
              </w:rPr>
            </w:pPr>
            <w:ins w:id="361" w:author="Fa'te" w:date="2026-09-18T15:57:46Z">
              <w:r>
                <w:rPr>
                  <w:rFonts w:ascii="Times New Roman" w:hAnsi="Times New Roman" w:eastAsia="宋体" w:cs="Times New Roman"/>
                  <w:b w:val="0"/>
                  <w:i w:val="0"/>
                  <w:color w:val="000000"/>
                  <w:sz w:val="17"/>
                </w:rPr>
                <w:t>8.53</w:t>
              </w:r>
            </w:ins>
          </w:p>
        </w:tc>
        <w:tc>
          <w:tcPr>
            <w:tcW w:w="539" w:type="dxa"/>
            <w:vAlign w:val="center"/>
          </w:tcPr>
          <w:p w14:paraId="212B6042">
            <w:pPr>
              <w:keepNext/>
              <w:keepLines/>
              <w:spacing w:before="0" w:after="0" w:line="252" w:lineRule="auto"/>
              <w:ind w:left="0" w:right="0" w:firstLine="0"/>
              <w:jc w:val="center"/>
              <w:rPr>
                <w:ins w:id="362" w:author="Fa'te" w:date="2026-09-18T15:57:46Z"/>
              </w:rPr>
            </w:pPr>
            <w:ins w:id="363" w:author="Fa'te" w:date="2026-09-18T15:57:46Z">
              <w:r>
                <w:rPr>
                  <w:rFonts w:ascii="Times New Roman" w:hAnsi="Times New Roman" w:eastAsia="宋体" w:cs="Times New Roman"/>
                  <w:b w:val="0"/>
                  <w:i w:val="0"/>
                  <w:color w:val="000000"/>
                  <w:sz w:val="17"/>
                </w:rPr>
                <w:t>4.91</w:t>
              </w:r>
            </w:ins>
          </w:p>
        </w:tc>
        <w:tc>
          <w:tcPr>
            <w:tcW w:w="539" w:type="dxa"/>
            <w:vAlign w:val="center"/>
          </w:tcPr>
          <w:p w14:paraId="4CD0E40C">
            <w:pPr>
              <w:keepNext/>
              <w:keepLines/>
              <w:spacing w:before="0" w:after="0" w:line="252" w:lineRule="auto"/>
              <w:ind w:left="0" w:right="0" w:firstLine="0"/>
              <w:jc w:val="center"/>
              <w:rPr>
                <w:ins w:id="364" w:author="Fa'te" w:date="2026-09-18T15:57:46Z"/>
              </w:rPr>
            </w:pPr>
            <w:ins w:id="365" w:author="Fa'te" w:date="2026-09-18T15:57:46Z">
              <w:r>
                <w:rPr>
                  <w:rFonts w:ascii="Times New Roman" w:hAnsi="Times New Roman" w:eastAsia="宋体" w:cs="Times New Roman"/>
                  <w:b w:val="0"/>
                  <w:i w:val="0"/>
                  <w:color w:val="000000"/>
                  <w:sz w:val="17"/>
                </w:rPr>
                <w:t>8.53</w:t>
              </w:r>
            </w:ins>
          </w:p>
        </w:tc>
      </w:tr>
      <w:tr w14:paraId="2BD5C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366" w:author="Fa'te" w:date="2026-09-18T15:57:46Z"/>
        </w:trPr>
        <w:tc>
          <w:tcPr>
            <w:tcW w:w="1843" w:type="dxa"/>
            <w:vAlign w:val="center"/>
          </w:tcPr>
          <w:p w14:paraId="14C60EC1">
            <w:pPr>
              <w:keepNext/>
              <w:keepLines/>
              <w:spacing w:before="0" w:after="0" w:line="252" w:lineRule="auto"/>
              <w:ind w:left="0" w:right="0" w:firstLine="0"/>
              <w:jc w:val="left"/>
              <w:rPr>
                <w:ins w:id="367" w:author="Fa'te" w:date="2026-09-18T15:57:46Z"/>
              </w:rPr>
            </w:pPr>
            <w:ins w:id="368" w:author="Fa'te" w:date="2026-09-18T15:57:46Z">
              <w:r>
                <w:rPr>
                  <w:rFonts w:ascii="Times New Roman" w:hAnsi="Times New Roman" w:eastAsia="宋体" w:cs="Times New Roman"/>
                  <w:b w:val="0"/>
                  <w:i w:val="0"/>
                  <w:color w:val="000000"/>
                  <w:sz w:val="17"/>
                </w:rPr>
                <w:t>ALE[22]</w:t>
              </w:r>
            </w:ins>
          </w:p>
        </w:tc>
        <w:tc>
          <w:tcPr>
            <w:tcW w:w="539" w:type="dxa"/>
            <w:vAlign w:val="center"/>
          </w:tcPr>
          <w:p w14:paraId="79E597A0">
            <w:pPr>
              <w:keepNext/>
              <w:keepLines/>
              <w:spacing w:before="0" w:after="0" w:line="252" w:lineRule="auto"/>
              <w:ind w:left="0" w:right="0" w:firstLine="0"/>
              <w:jc w:val="center"/>
              <w:rPr>
                <w:ins w:id="369" w:author="Fa'te" w:date="2026-09-18T15:57:46Z"/>
              </w:rPr>
            </w:pPr>
            <w:ins w:id="370" w:author="Fa'te" w:date="2026-09-18T15:57:46Z">
              <w:r>
                <w:rPr>
                  <w:rFonts w:ascii="Times New Roman" w:hAnsi="Times New Roman" w:eastAsia="宋体" w:cs="Times New Roman"/>
                  <w:b w:val="0"/>
                  <w:i w:val="0"/>
                  <w:color w:val="000000"/>
                  <w:sz w:val="17"/>
                </w:rPr>
                <w:t>0.28</w:t>
              </w:r>
            </w:ins>
          </w:p>
        </w:tc>
        <w:tc>
          <w:tcPr>
            <w:tcW w:w="539" w:type="dxa"/>
            <w:vAlign w:val="center"/>
          </w:tcPr>
          <w:p w14:paraId="6C442F01">
            <w:pPr>
              <w:keepNext/>
              <w:keepLines/>
              <w:spacing w:before="0" w:after="0" w:line="252" w:lineRule="auto"/>
              <w:ind w:left="0" w:right="0" w:firstLine="0"/>
              <w:jc w:val="center"/>
              <w:rPr>
                <w:ins w:id="371" w:author="Fa'te" w:date="2026-09-18T15:57:46Z"/>
              </w:rPr>
            </w:pPr>
            <w:ins w:id="372" w:author="Fa'te" w:date="2026-09-18T15:57:46Z">
              <w:r>
                <w:rPr>
                  <w:rFonts w:ascii="Times New Roman" w:hAnsi="Times New Roman" w:eastAsia="宋体" w:cs="Times New Roman"/>
                  <w:b w:val="0"/>
                  <w:i w:val="0"/>
                  <w:color w:val="000000"/>
                  <w:sz w:val="17"/>
                </w:rPr>
                <w:t>5.48</w:t>
              </w:r>
            </w:ins>
          </w:p>
        </w:tc>
        <w:tc>
          <w:tcPr>
            <w:tcW w:w="539" w:type="dxa"/>
            <w:vAlign w:val="center"/>
          </w:tcPr>
          <w:p w14:paraId="1884ABF3">
            <w:pPr>
              <w:keepNext/>
              <w:keepLines/>
              <w:spacing w:before="0" w:after="0" w:line="252" w:lineRule="auto"/>
              <w:ind w:left="0" w:right="0" w:firstLine="0"/>
              <w:jc w:val="center"/>
              <w:rPr>
                <w:ins w:id="373" w:author="Fa'te" w:date="2026-09-18T15:57:46Z"/>
              </w:rPr>
            </w:pPr>
            <w:ins w:id="374" w:author="Fa'te" w:date="2026-09-18T15:57:46Z">
              <w:r>
                <w:rPr>
                  <w:rFonts w:ascii="Times New Roman" w:hAnsi="Times New Roman" w:eastAsia="宋体" w:cs="Times New Roman"/>
                  <w:b w:val="0"/>
                  <w:i w:val="0"/>
                  <w:color w:val="000000"/>
                  <w:sz w:val="17"/>
                </w:rPr>
                <w:t>0.53</w:t>
              </w:r>
            </w:ins>
          </w:p>
        </w:tc>
        <w:tc>
          <w:tcPr>
            <w:tcW w:w="539" w:type="dxa"/>
            <w:vAlign w:val="center"/>
          </w:tcPr>
          <w:p w14:paraId="7D6C3292">
            <w:pPr>
              <w:keepNext/>
              <w:keepLines/>
              <w:spacing w:before="0" w:after="0" w:line="252" w:lineRule="auto"/>
              <w:ind w:left="0" w:right="0" w:firstLine="0"/>
              <w:jc w:val="center"/>
              <w:rPr>
                <w:ins w:id="375" w:author="Fa'te" w:date="2026-09-18T15:57:46Z"/>
              </w:rPr>
            </w:pPr>
            <w:ins w:id="376" w:author="Fa'te" w:date="2026-09-18T15:57:46Z">
              <w:r>
                <w:rPr>
                  <w:rFonts w:ascii="Times New Roman" w:hAnsi="Times New Roman" w:eastAsia="宋体" w:cs="Times New Roman"/>
                  <w:b w:val="0"/>
                  <w:i w:val="0"/>
                  <w:color w:val="000000"/>
                  <w:sz w:val="17"/>
                </w:rPr>
                <w:t>5.48</w:t>
              </w:r>
            </w:ins>
          </w:p>
        </w:tc>
        <w:tc>
          <w:tcPr>
            <w:tcW w:w="539" w:type="dxa"/>
            <w:vAlign w:val="center"/>
          </w:tcPr>
          <w:p w14:paraId="4410D244">
            <w:pPr>
              <w:keepNext/>
              <w:keepLines/>
              <w:spacing w:before="0" w:after="0" w:line="252" w:lineRule="auto"/>
              <w:ind w:left="0" w:right="0" w:firstLine="0"/>
              <w:jc w:val="center"/>
              <w:rPr>
                <w:ins w:id="377" w:author="Fa'te" w:date="2026-09-18T15:57:46Z"/>
              </w:rPr>
            </w:pPr>
            <w:ins w:id="378" w:author="Fa'te" w:date="2026-09-18T15:57:46Z">
              <w:r>
                <w:rPr>
                  <w:rFonts w:ascii="Times New Roman" w:hAnsi="Times New Roman" w:eastAsia="宋体" w:cs="Times New Roman"/>
                  <w:b w:val="0"/>
                  <w:i w:val="0"/>
                  <w:color w:val="000000"/>
                  <w:sz w:val="17"/>
                </w:rPr>
                <w:t>57.59</w:t>
              </w:r>
            </w:ins>
          </w:p>
        </w:tc>
        <w:tc>
          <w:tcPr>
            <w:tcW w:w="539" w:type="dxa"/>
            <w:vAlign w:val="center"/>
          </w:tcPr>
          <w:p w14:paraId="386D34A4">
            <w:pPr>
              <w:keepNext/>
              <w:keepLines/>
              <w:spacing w:before="0" w:after="0" w:line="252" w:lineRule="auto"/>
              <w:ind w:left="0" w:right="0" w:firstLine="0"/>
              <w:jc w:val="center"/>
              <w:rPr>
                <w:ins w:id="379" w:author="Fa'te" w:date="2026-09-18T15:57:46Z"/>
              </w:rPr>
            </w:pPr>
            <w:ins w:id="380" w:author="Fa'te" w:date="2026-09-18T15:57:46Z">
              <w:r>
                <w:rPr>
                  <w:rFonts w:ascii="Times New Roman" w:hAnsi="Times New Roman" w:eastAsia="宋体" w:cs="Times New Roman"/>
                  <w:b w:val="0"/>
                  <w:i w:val="0"/>
                  <w:color w:val="000000"/>
                  <w:sz w:val="17"/>
                </w:rPr>
                <w:t>14.89</w:t>
              </w:r>
            </w:ins>
          </w:p>
        </w:tc>
        <w:tc>
          <w:tcPr>
            <w:tcW w:w="539" w:type="dxa"/>
            <w:vAlign w:val="center"/>
          </w:tcPr>
          <w:p w14:paraId="4FCDF203">
            <w:pPr>
              <w:keepNext/>
              <w:keepLines/>
              <w:spacing w:before="0" w:after="0" w:line="252" w:lineRule="auto"/>
              <w:ind w:left="0" w:right="0" w:firstLine="0"/>
              <w:jc w:val="center"/>
              <w:rPr>
                <w:ins w:id="381" w:author="Fa'te" w:date="2026-09-18T15:57:46Z"/>
              </w:rPr>
            </w:pPr>
            <w:ins w:id="382" w:author="Fa'te" w:date="2026-09-18T15:57:46Z">
              <w:r>
                <w:rPr>
                  <w:rFonts w:ascii="Times New Roman" w:hAnsi="Times New Roman" w:eastAsia="宋体" w:cs="Times New Roman"/>
                  <w:b w:val="0"/>
                  <w:i w:val="0"/>
                  <w:color w:val="000000"/>
                  <w:sz w:val="17"/>
                </w:rPr>
                <w:t>23.66</w:t>
              </w:r>
            </w:ins>
          </w:p>
        </w:tc>
        <w:tc>
          <w:tcPr>
            <w:tcW w:w="539" w:type="dxa"/>
            <w:vAlign w:val="center"/>
          </w:tcPr>
          <w:p w14:paraId="7E2911BC">
            <w:pPr>
              <w:keepNext/>
              <w:keepLines/>
              <w:spacing w:before="0" w:after="0" w:line="252" w:lineRule="auto"/>
              <w:ind w:left="0" w:right="0" w:firstLine="0"/>
              <w:jc w:val="center"/>
              <w:rPr>
                <w:ins w:id="383" w:author="Fa'te" w:date="2026-09-18T15:57:46Z"/>
              </w:rPr>
            </w:pPr>
            <w:ins w:id="384" w:author="Fa'te" w:date="2026-09-18T15:57:46Z">
              <w:r>
                <w:rPr>
                  <w:rFonts w:ascii="Times New Roman" w:hAnsi="Times New Roman" w:eastAsia="宋体" w:cs="Times New Roman"/>
                  <w:b w:val="0"/>
                  <w:i w:val="0"/>
                  <w:color w:val="000000"/>
                  <w:sz w:val="17"/>
                </w:rPr>
                <w:t>16.32</w:t>
              </w:r>
            </w:ins>
          </w:p>
        </w:tc>
        <w:tc>
          <w:tcPr>
            <w:tcW w:w="539" w:type="dxa"/>
            <w:vAlign w:val="center"/>
          </w:tcPr>
          <w:p w14:paraId="14B5A66A">
            <w:pPr>
              <w:keepNext/>
              <w:keepLines/>
              <w:spacing w:before="0" w:after="0" w:line="252" w:lineRule="auto"/>
              <w:ind w:left="0" w:right="0" w:firstLine="0"/>
              <w:jc w:val="center"/>
              <w:rPr>
                <w:ins w:id="385" w:author="Fa'te" w:date="2026-09-18T15:57:46Z"/>
              </w:rPr>
            </w:pPr>
            <w:ins w:id="386" w:author="Fa'te" w:date="2026-09-18T15:57:46Z">
              <w:r>
                <w:rPr>
                  <w:rFonts w:ascii="Times New Roman" w:hAnsi="Times New Roman" w:eastAsia="宋体" w:cs="Times New Roman"/>
                  <w:b w:val="0"/>
                  <w:i w:val="0"/>
                  <w:color w:val="000000"/>
                  <w:sz w:val="17"/>
                </w:rPr>
                <w:t>2.63</w:t>
              </w:r>
            </w:ins>
          </w:p>
        </w:tc>
        <w:tc>
          <w:tcPr>
            <w:tcW w:w="539" w:type="dxa"/>
            <w:vAlign w:val="center"/>
          </w:tcPr>
          <w:p w14:paraId="32406469">
            <w:pPr>
              <w:keepNext/>
              <w:keepLines/>
              <w:spacing w:before="0" w:after="0" w:line="252" w:lineRule="auto"/>
              <w:ind w:left="0" w:right="0" w:firstLine="0"/>
              <w:jc w:val="center"/>
              <w:rPr>
                <w:ins w:id="387" w:author="Fa'te" w:date="2026-09-18T15:57:46Z"/>
              </w:rPr>
            </w:pPr>
            <w:ins w:id="388" w:author="Fa'te" w:date="2026-09-18T15:57:46Z">
              <w:r>
                <w:rPr>
                  <w:rFonts w:ascii="Times New Roman" w:hAnsi="Times New Roman" w:eastAsia="宋体" w:cs="Times New Roman"/>
                  <w:b w:val="0"/>
                  <w:i w:val="0"/>
                  <w:color w:val="000000"/>
                  <w:sz w:val="17"/>
                </w:rPr>
                <w:t>7.87</w:t>
              </w:r>
            </w:ins>
          </w:p>
        </w:tc>
        <w:tc>
          <w:tcPr>
            <w:tcW w:w="539" w:type="dxa"/>
            <w:vAlign w:val="center"/>
          </w:tcPr>
          <w:p w14:paraId="72B0DBFE">
            <w:pPr>
              <w:keepNext/>
              <w:keepLines/>
              <w:spacing w:before="0" w:after="0" w:line="252" w:lineRule="auto"/>
              <w:ind w:left="0" w:right="0" w:firstLine="0"/>
              <w:jc w:val="center"/>
              <w:rPr>
                <w:ins w:id="389" w:author="Fa'te" w:date="2026-09-18T15:57:46Z"/>
              </w:rPr>
            </w:pPr>
            <w:ins w:id="390" w:author="Fa'te" w:date="2026-09-18T15:57:46Z">
              <w:r>
                <w:rPr>
                  <w:rFonts w:ascii="Times New Roman" w:hAnsi="Times New Roman" w:eastAsia="宋体" w:cs="Times New Roman"/>
                  <w:b w:val="0"/>
                  <w:i w:val="0"/>
                  <w:color w:val="000000"/>
                  <w:sz w:val="17"/>
                </w:rPr>
                <w:t>3.94</w:t>
              </w:r>
            </w:ins>
          </w:p>
        </w:tc>
        <w:tc>
          <w:tcPr>
            <w:tcW w:w="539" w:type="dxa"/>
            <w:vAlign w:val="center"/>
          </w:tcPr>
          <w:p w14:paraId="61182591">
            <w:pPr>
              <w:keepNext/>
              <w:keepLines/>
              <w:spacing w:before="0" w:after="0" w:line="252" w:lineRule="auto"/>
              <w:ind w:left="0" w:right="0" w:firstLine="0"/>
              <w:jc w:val="center"/>
              <w:rPr>
                <w:ins w:id="391" w:author="Fa'te" w:date="2026-09-18T15:57:46Z"/>
              </w:rPr>
            </w:pPr>
            <w:ins w:id="392" w:author="Fa'te" w:date="2026-09-18T15:57:46Z">
              <w:r>
                <w:rPr>
                  <w:rFonts w:ascii="Times New Roman" w:hAnsi="Times New Roman" w:eastAsia="宋体" w:cs="Times New Roman"/>
                  <w:b w:val="0"/>
                  <w:i w:val="0"/>
                  <w:color w:val="000000"/>
                  <w:sz w:val="17"/>
                </w:rPr>
                <w:t>7.90</w:t>
              </w:r>
            </w:ins>
          </w:p>
        </w:tc>
      </w:tr>
      <w:tr w14:paraId="73D6B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393" w:author="Fa'te" w:date="2026-09-18T15:57:46Z"/>
        </w:trPr>
        <w:tc>
          <w:tcPr>
            <w:tcW w:w="1843" w:type="dxa"/>
            <w:vAlign w:val="center"/>
          </w:tcPr>
          <w:p w14:paraId="0C81A0CA">
            <w:pPr>
              <w:keepNext/>
              <w:keepLines/>
              <w:spacing w:before="0" w:after="0" w:line="252" w:lineRule="auto"/>
              <w:ind w:left="0" w:right="0" w:firstLine="0"/>
              <w:jc w:val="left"/>
              <w:rPr>
                <w:ins w:id="394" w:author="Fa'te" w:date="2026-09-18T15:57:46Z"/>
              </w:rPr>
            </w:pPr>
            <w:ins w:id="395" w:author="Fa'te" w:date="2026-09-18T15:57:46Z">
              <w:r>
                <w:rPr>
                  <w:rFonts w:ascii="Times New Roman" w:hAnsi="Times New Roman" w:eastAsia="宋体" w:cs="Times New Roman"/>
                  <w:b w:val="0"/>
                  <w:i w:val="0"/>
                  <w:color w:val="000000"/>
                  <w:sz w:val="17"/>
                </w:rPr>
                <w:t>SJE[23]</w:t>
              </w:r>
            </w:ins>
          </w:p>
        </w:tc>
        <w:tc>
          <w:tcPr>
            <w:tcW w:w="539" w:type="dxa"/>
            <w:vAlign w:val="center"/>
          </w:tcPr>
          <w:p w14:paraId="04009C3C">
            <w:pPr>
              <w:keepNext/>
              <w:keepLines/>
              <w:spacing w:before="0" w:after="0" w:line="252" w:lineRule="auto"/>
              <w:ind w:left="0" w:right="0" w:firstLine="0"/>
              <w:jc w:val="center"/>
              <w:rPr>
                <w:ins w:id="396" w:author="Fa'te" w:date="2026-09-18T15:57:46Z"/>
              </w:rPr>
            </w:pPr>
            <w:ins w:id="397" w:author="Fa'te" w:date="2026-09-18T15:57:46Z">
              <w:r>
                <w:rPr>
                  <w:rFonts w:ascii="Times New Roman" w:hAnsi="Times New Roman" w:eastAsia="宋体" w:cs="Times New Roman"/>
                  <w:b/>
                  <w:i w:val="0"/>
                  <w:color w:val="000000"/>
                  <w:sz w:val="17"/>
                </w:rPr>
                <w:t>48.33</w:t>
              </w:r>
            </w:ins>
          </w:p>
        </w:tc>
        <w:tc>
          <w:tcPr>
            <w:tcW w:w="539" w:type="dxa"/>
            <w:vAlign w:val="center"/>
          </w:tcPr>
          <w:p w14:paraId="1C42EB10">
            <w:pPr>
              <w:keepNext/>
              <w:keepLines/>
              <w:spacing w:before="0" w:after="0" w:line="252" w:lineRule="auto"/>
              <w:ind w:left="0" w:right="0" w:firstLine="0"/>
              <w:jc w:val="center"/>
              <w:rPr>
                <w:ins w:id="398" w:author="Fa'te" w:date="2026-09-18T15:57:46Z"/>
              </w:rPr>
            </w:pPr>
            <w:ins w:id="399" w:author="Fa'te" w:date="2026-09-18T15:57:46Z">
              <w:r>
                <w:rPr>
                  <w:rFonts w:ascii="Times New Roman" w:hAnsi="Times New Roman" w:eastAsia="宋体" w:cs="Times New Roman"/>
                  <w:b w:val="0"/>
                  <w:i w:val="0"/>
                  <w:color w:val="000000"/>
                  <w:sz w:val="17"/>
                </w:rPr>
                <w:t>1.10</w:t>
              </w:r>
            </w:ins>
          </w:p>
        </w:tc>
        <w:tc>
          <w:tcPr>
            <w:tcW w:w="539" w:type="dxa"/>
            <w:vAlign w:val="center"/>
          </w:tcPr>
          <w:p w14:paraId="04F24773">
            <w:pPr>
              <w:keepNext/>
              <w:keepLines/>
              <w:spacing w:before="0" w:after="0" w:line="252" w:lineRule="auto"/>
              <w:ind w:left="0" w:right="0" w:firstLine="0"/>
              <w:jc w:val="center"/>
              <w:rPr>
                <w:ins w:id="400" w:author="Fa'te" w:date="2026-09-18T15:57:46Z"/>
              </w:rPr>
            </w:pPr>
            <w:ins w:id="401" w:author="Fa'te" w:date="2026-09-18T15:57:46Z">
              <w:r>
                <w:rPr>
                  <w:rFonts w:ascii="Times New Roman" w:hAnsi="Times New Roman" w:eastAsia="宋体" w:cs="Times New Roman"/>
                  <w:b w:val="0"/>
                  <w:i w:val="0"/>
                  <w:color w:val="000000"/>
                  <w:sz w:val="17"/>
                </w:rPr>
                <w:t>2.15</w:t>
              </w:r>
            </w:ins>
          </w:p>
        </w:tc>
        <w:tc>
          <w:tcPr>
            <w:tcW w:w="539" w:type="dxa"/>
            <w:vAlign w:val="center"/>
          </w:tcPr>
          <w:p w14:paraId="510F660D">
            <w:pPr>
              <w:keepNext/>
              <w:keepLines/>
              <w:spacing w:before="0" w:after="0" w:line="252" w:lineRule="auto"/>
              <w:ind w:left="0" w:right="0" w:firstLine="0"/>
              <w:jc w:val="center"/>
              <w:rPr>
                <w:ins w:id="402" w:author="Fa'te" w:date="2026-09-18T15:57:46Z"/>
              </w:rPr>
            </w:pPr>
            <w:ins w:id="403" w:author="Fa'te" w:date="2026-09-18T15:57:46Z">
              <w:r>
                <w:rPr>
                  <w:rFonts w:ascii="Times New Roman" w:hAnsi="Times New Roman" w:eastAsia="宋体" w:cs="Times New Roman"/>
                  <w:b w:val="0"/>
                  <w:i w:val="0"/>
                  <w:color w:val="000000"/>
                  <w:sz w:val="17"/>
                </w:rPr>
                <w:t>4.06</w:t>
              </w:r>
            </w:ins>
          </w:p>
        </w:tc>
        <w:tc>
          <w:tcPr>
            <w:tcW w:w="539" w:type="dxa"/>
            <w:vAlign w:val="center"/>
          </w:tcPr>
          <w:p w14:paraId="1440F56F">
            <w:pPr>
              <w:keepNext/>
              <w:keepLines/>
              <w:spacing w:before="0" w:after="0" w:line="252" w:lineRule="auto"/>
              <w:ind w:left="0" w:right="0" w:firstLine="0"/>
              <w:jc w:val="center"/>
              <w:rPr>
                <w:ins w:id="404" w:author="Fa'te" w:date="2026-09-18T15:57:46Z"/>
              </w:rPr>
            </w:pPr>
            <w:ins w:id="405" w:author="Fa'te" w:date="2026-09-18T15:57:46Z">
              <w:r>
                <w:rPr>
                  <w:rFonts w:ascii="Times New Roman" w:hAnsi="Times New Roman" w:eastAsia="宋体" w:cs="Times New Roman"/>
                  <w:b w:val="0"/>
                  <w:i w:val="0"/>
                  <w:color w:val="000000"/>
                  <w:sz w:val="17"/>
                </w:rPr>
                <w:t>63.10</w:t>
              </w:r>
            </w:ins>
          </w:p>
        </w:tc>
        <w:tc>
          <w:tcPr>
            <w:tcW w:w="539" w:type="dxa"/>
            <w:vAlign w:val="center"/>
          </w:tcPr>
          <w:p w14:paraId="414A1B73">
            <w:pPr>
              <w:keepNext/>
              <w:keepLines/>
              <w:spacing w:before="0" w:after="0" w:line="252" w:lineRule="auto"/>
              <w:ind w:left="0" w:right="0" w:firstLine="0"/>
              <w:jc w:val="center"/>
              <w:rPr>
                <w:ins w:id="406" w:author="Fa'te" w:date="2026-09-18T15:57:46Z"/>
              </w:rPr>
            </w:pPr>
            <w:ins w:id="407" w:author="Fa'te" w:date="2026-09-18T15:57:46Z">
              <w:r>
                <w:rPr>
                  <w:rFonts w:ascii="Times New Roman" w:hAnsi="Times New Roman" w:eastAsia="宋体" w:cs="Times New Roman"/>
                  <w:b w:val="0"/>
                  <w:i w:val="0"/>
                  <w:color w:val="000000"/>
                  <w:sz w:val="17"/>
                </w:rPr>
                <w:t>16.77</w:t>
              </w:r>
            </w:ins>
          </w:p>
        </w:tc>
        <w:tc>
          <w:tcPr>
            <w:tcW w:w="539" w:type="dxa"/>
            <w:vAlign w:val="center"/>
          </w:tcPr>
          <w:p w14:paraId="79651DF3">
            <w:pPr>
              <w:keepNext/>
              <w:keepLines/>
              <w:spacing w:before="0" w:after="0" w:line="252" w:lineRule="auto"/>
              <w:ind w:left="0" w:right="0" w:firstLine="0"/>
              <w:jc w:val="center"/>
              <w:rPr>
                <w:ins w:id="408" w:author="Fa'te" w:date="2026-09-18T15:57:46Z"/>
              </w:rPr>
            </w:pPr>
            <w:ins w:id="409" w:author="Fa'te" w:date="2026-09-18T15:57:46Z">
              <w:r>
                <w:rPr>
                  <w:rFonts w:ascii="Times New Roman" w:hAnsi="Times New Roman" w:eastAsia="宋体" w:cs="Times New Roman"/>
                  <w:b w:val="0"/>
                  <w:i w:val="0"/>
                  <w:color w:val="000000"/>
                  <w:sz w:val="17"/>
                </w:rPr>
                <w:t>26.50</w:t>
              </w:r>
            </w:ins>
          </w:p>
        </w:tc>
        <w:tc>
          <w:tcPr>
            <w:tcW w:w="539" w:type="dxa"/>
            <w:vAlign w:val="center"/>
          </w:tcPr>
          <w:p w14:paraId="4F82E72E">
            <w:pPr>
              <w:keepNext/>
              <w:keepLines/>
              <w:spacing w:before="0" w:after="0" w:line="252" w:lineRule="auto"/>
              <w:ind w:left="0" w:right="0" w:firstLine="0"/>
              <w:jc w:val="center"/>
              <w:rPr>
                <w:ins w:id="410" w:author="Fa'te" w:date="2026-09-18T15:57:46Z"/>
              </w:rPr>
            </w:pPr>
            <w:ins w:id="411" w:author="Fa'te" w:date="2026-09-18T15:57:46Z">
              <w:r>
                <w:rPr>
                  <w:rFonts w:ascii="Times New Roman" w:hAnsi="Times New Roman" w:eastAsia="宋体" w:cs="Times New Roman"/>
                  <w:b w:val="0"/>
                  <w:i w:val="0"/>
                  <w:color w:val="000000"/>
                  <w:sz w:val="17"/>
                </w:rPr>
                <w:t>18.93</w:t>
              </w:r>
            </w:ins>
          </w:p>
        </w:tc>
        <w:tc>
          <w:tcPr>
            <w:tcW w:w="539" w:type="dxa"/>
            <w:vAlign w:val="center"/>
          </w:tcPr>
          <w:p w14:paraId="6A78D8D9">
            <w:pPr>
              <w:keepNext/>
              <w:keepLines/>
              <w:spacing w:before="0" w:after="0" w:line="252" w:lineRule="auto"/>
              <w:ind w:left="0" w:right="0" w:firstLine="0"/>
              <w:jc w:val="center"/>
              <w:rPr>
                <w:ins w:id="412" w:author="Fa'te" w:date="2026-09-18T15:57:46Z"/>
              </w:rPr>
            </w:pPr>
            <w:ins w:id="413" w:author="Fa'te" w:date="2026-09-18T15:57:46Z">
              <w:r>
                <w:rPr>
                  <w:rFonts w:ascii="Times New Roman" w:hAnsi="Times New Roman" w:eastAsia="宋体" w:cs="Times New Roman"/>
                  <w:b w:val="0"/>
                  <w:i w:val="0"/>
                  <w:color w:val="000000"/>
                  <w:sz w:val="17"/>
                </w:rPr>
                <w:t>4.61</w:t>
              </w:r>
            </w:ins>
          </w:p>
        </w:tc>
        <w:tc>
          <w:tcPr>
            <w:tcW w:w="539" w:type="dxa"/>
            <w:vAlign w:val="center"/>
          </w:tcPr>
          <w:p w14:paraId="6EC48687">
            <w:pPr>
              <w:keepNext/>
              <w:keepLines/>
              <w:spacing w:before="0" w:after="0" w:line="252" w:lineRule="auto"/>
              <w:ind w:left="0" w:right="0" w:firstLine="0"/>
              <w:jc w:val="center"/>
              <w:rPr>
                <w:ins w:id="414" w:author="Fa'te" w:date="2026-09-18T15:57:46Z"/>
              </w:rPr>
            </w:pPr>
            <w:ins w:id="415" w:author="Fa'te" w:date="2026-09-18T15:57:46Z">
              <w:r>
                <w:rPr>
                  <w:rFonts w:ascii="Times New Roman" w:hAnsi="Times New Roman" w:eastAsia="宋体" w:cs="Times New Roman"/>
                  <w:b w:val="0"/>
                  <w:i w:val="0"/>
                  <w:color w:val="000000"/>
                  <w:sz w:val="17"/>
                </w:rPr>
                <w:t>7.04</w:t>
              </w:r>
            </w:ins>
          </w:p>
        </w:tc>
        <w:tc>
          <w:tcPr>
            <w:tcW w:w="539" w:type="dxa"/>
            <w:vAlign w:val="center"/>
          </w:tcPr>
          <w:p w14:paraId="0E9A3C43">
            <w:pPr>
              <w:keepNext/>
              <w:keepLines/>
              <w:spacing w:before="0" w:after="0" w:line="252" w:lineRule="auto"/>
              <w:ind w:left="0" w:right="0" w:firstLine="0"/>
              <w:jc w:val="center"/>
              <w:rPr>
                <w:ins w:id="416" w:author="Fa'te" w:date="2026-09-18T15:57:46Z"/>
              </w:rPr>
            </w:pPr>
            <w:ins w:id="417" w:author="Fa'te" w:date="2026-09-18T15:57:46Z">
              <w:r>
                <w:rPr>
                  <w:rFonts w:ascii="Times New Roman" w:hAnsi="Times New Roman" w:eastAsia="宋体" w:cs="Times New Roman"/>
                  <w:b w:val="0"/>
                  <w:i w:val="0"/>
                  <w:color w:val="000000"/>
                  <w:sz w:val="17"/>
                </w:rPr>
                <w:t>5.57</w:t>
              </w:r>
            </w:ins>
          </w:p>
        </w:tc>
        <w:tc>
          <w:tcPr>
            <w:tcW w:w="539" w:type="dxa"/>
            <w:vAlign w:val="center"/>
          </w:tcPr>
          <w:p w14:paraId="00F0D731">
            <w:pPr>
              <w:keepNext/>
              <w:keepLines/>
              <w:spacing w:before="0" w:after="0" w:line="252" w:lineRule="auto"/>
              <w:ind w:left="0" w:right="0" w:firstLine="0"/>
              <w:jc w:val="center"/>
              <w:rPr>
                <w:ins w:id="418" w:author="Fa'te" w:date="2026-09-18T15:57:46Z"/>
              </w:rPr>
            </w:pPr>
            <w:ins w:id="419" w:author="Fa'te" w:date="2026-09-18T15:57:46Z">
              <w:r>
                <w:rPr>
                  <w:rFonts w:ascii="Times New Roman" w:hAnsi="Times New Roman" w:eastAsia="宋体" w:cs="Times New Roman"/>
                  <w:b w:val="0"/>
                  <w:i w:val="0"/>
                  <w:color w:val="000000"/>
                  <w:sz w:val="17"/>
                </w:rPr>
                <w:t>7.08</w:t>
              </w:r>
            </w:ins>
          </w:p>
        </w:tc>
      </w:tr>
      <w:tr w14:paraId="6A0AE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420" w:author="Fa'te" w:date="2026-09-18T15:57:46Z"/>
        </w:trPr>
        <w:tc>
          <w:tcPr>
            <w:tcW w:w="1843" w:type="dxa"/>
            <w:vAlign w:val="center"/>
          </w:tcPr>
          <w:p w14:paraId="0E9E3D8E">
            <w:pPr>
              <w:keepNext/>
              <w:keepLines/>
              <w:spacing w:before="0" w:after="0" w:line="252" w:lineRule="auto"/>
              <w:ind w:left="0" w:right="0" w:firstLine="0"/>
              <w:jc w:val="left"/>
              <w:rPr>
                <w:ins w:id="421" w:author="Fa'te" w:date="2026-09-18T15:57:46Z"/>
              </w:rPr>
            </w:pPr>
            <w:ins w:id="422" w:author="Fa'te" w:date="2026-09-18T15:57:46Z">
              <w:r>
                <w:rPr>
                  <w:rFonts w:ascii="Times New Roman" w:hAnsi="Times New Roman" w:eastAsia="宋体" w:cs="Times New Roman"/>
                  <w:b w:val="0"/>
                  <w:i w:val="0"/>
                  <w:color w:val="000000"/>
                  <w:sz w:val="17"/>
                </w:rPr>
                <w:t>f-VAEGAN-D2[25]</w:t>
              </w:r>
            </w:ins>
          </w:p>
        </w:tc>
        <w:tc>
          <w:tcPr>
            <w:tcW w:w="539" w:type="dxa"/>
            <w:vAlign w:val="center"/>
          </w:tcPr>
          <w:p w14:paraId="7033156E">
            <w:pPr>
              <w:keepNext/>
              <w:keepLines/>
              <w:spacing w:before="0" w:after="0" w:line="252" w:lineRule="auto"/>
              <w:ind w:left="0" w:right="0" w:firstLine="0"/>
              <w:jc w:val="center"/>
              <w:rPr>
                <w:ins w:id="423" w:author="Fa'te" w:date="2026-09-18T15:57:46Z"/>
              </w:rPr>
            </w:pPr>
            <w:ins w:id="424" w:author="Fa'te" w:date="2026-09-18T15:57:46Z">
              <w:r>
                <w:rPr>
                  <w:rFonts w:ascii="Times New Roman" w:hAnsi="Times New Roman" w:eastAsia="宋体" w:cs="Times New Roman"/>
                  <w:b w:val="0"/>
                  <w:i w:val="0"/>
                  <w:color w:val="000000"/>
                  <w:sz w:val="17"/>
                </w:rPr>
                <w:t>12.77</w:t>
              </w:r>
            </w:ins>
          </w:p>
        </w:tc>
        <w:tc>
          <w:tcPr>
            <w:tcW w:w="539" w:type="dxa"/>
            <w:vAlign w:val="center"/>
          </w:tcPr>
          <w:p w14:paraId="62550837">
            <w:pPr>
              <w:keepNext/>
              <w:keepLines/>
              <w:spacing w:before="0" w:after="0" w:line="252" w:lineRule="auto"/>
              <w:ind w:left="0" w:right="0" w:firstLine="0"/>
              <w:jc w:val="center"/>
              <w:rPr>
                <w:ins w:id="425" w:author="Fa'te" w:date="2026-09-18T15:57:46Z"/>
              </w:rPr>
            </w:pPr>
            <w:ins w:id="426" w:author="Fa'te" w:date="2026-09-18T15:57:46Z">
              <w:r>
                <w:rPr>
                  <w:rFonts w:ascii="Times New Roman" w:hAnsi="Times New Roman" w:eastAsia="宋体" w:cs="Times New Roman"/>
                  <w:b w:val="0"/>
                  <w:i w:val="0"/>
                  <w:color w:val="000000"/>
                  <w:sz w:val="17"/>
                </w:rPr>
                <w:t>0.95</w:t>
              </w:r>
            </w:ins>
          </w:p>
        </w:tc>
        <w:tc>
          <w:tcPr>
            <w:tcW w:w="539" w:type="dxa"/>
            <w:vAlign w:val="center"/>
          </w:tcPr>
          <w:p w14:paraId="6A4E05E5">
            <w:pPr>
              <w:keepNext/>
              <w:keepLines/>
              <w:spacing w:before="0" w:after="0" w:line="252" w:lineRule="auto"/>
              <w:ind w:left="0" w:right="0" w:firstLine="0"/>
              <w:jc w:val="center"/>
              <w:rPr>
                <w:ins w:id="427" w:author="Fa'te" w:date="2026-09-18T15:57:46Z"/>
              </w:rPr>
            </w:pPr>
            <w:ins w:id="428" w:author="Fa'te" w:date="2026-09-18T15:57:46Z">
              <w:r>
                <w:rPr>
                  <w:rFonts w:ascii="Times New Roman" w:hAnsi="Times New Roman" w:eastAsia="宋体" w:cs="Times New Roman"/>
                  <w:b w:val="0"/>
                  <w:i w:val="0"/>
                  <w:color w:val="000000"/>
                  <w:sz w:val="17"/>
                </w:rPr>
                <w:t>1.77</w:t>
              </w:r>
            </w:ins>
          </w:p>
        </w:tc>
        <w:tc>
          <w:tcPr>
            <w:tcW w:w="539" w:type="dxa"/>
            <w:vAlign w:val="center"/>
          </w:tcPr>
          <w:p w14:paraId="43E595E4">
            <w:pPr>
              <w:keepNext/>
              <w:keepLines/>
              <w:spacing w:before="0" w:after="0" w:line="252" w:lineRule="auto"/>
              <w:ind w:left="0" w:right="0" w:firstLine="0"/>
              <w:jc w:val="center"/>
              <w:rPr>
                <w:ins w:id="429" w:author="Fa'te" w:date="2026-09-18T15:57:46Z"/>
              </w:rPr>
            </w:pPr>
            <w:ins w:id="430" w:author="Fa'te" w:date="2026-09-18T15:57:46Z">
              <w:r>
                <w:rPr>
                  <w:rFonts w:ascii="Times New Roman" w:hAnsi="Times New Roman" w:eastAsia="宋体" w:cs="Times New Roman"/>
                  <w:b w:val="0"/>
                  <w:i w:val="0"/>
                  <w:color w:val="000000"/>
                  <w:sz w:val="17"/>
                </w:rPr>
                <w:t>1.91</w:t>
              </w:r>
            </w:ins>
          </w:p>
        </w:tc>
        <w:tc>
          <w:tcPr>
            <w:tcW w:w="539" w:type="dxa"/>
            <w:vAlign w:val="center"/>
          </w:tcPr>
          <w:p w14:paraId="3C87E866">
            <w:pPr>
              <w:keepNext/>
              <w:keepLines/>
              <w:spacing w:before="0" w:after="0" w:line="252" w:lineRule="auto"/>
              <w:ind w:left="0" w:right="0" w:firstLine="0"/>
              <w:jc w:val="center"/>
              <w:rPr>
                <w:ins w:id="431" w:author="Fa'te" w:date="2026-09-18T15:57:46Z"/>
              </w:rPr>
            </w:pPr>
            <w:ins w:id="432" w:author="Fa'te" w:date="2026-09-18T15:57:46Z">
              <w:r>
                <w:rPr>
                  <w:rFonts w:ascii="Times New Roman" w:hAnsi="Times New Roman" w:eastAsia="宋体" w:cs="Times New Roman"/>
                  <w:b w:val="0"/>
                  <w:i w:val="0"/>
                  <w:color w:val="000000"/>
                  <w:sz w:val="17"/>
                </w:rPr>
                <w:t>17.29</w:t>
              </w:r>
            </w:ins>
          </w:p>
        </w:tc>
        <w:tc>
          <w:tcPr>
            <w:tcW w:w="539" w:type="dxa"/>
            <w:vAlign w:val="center"/>
          </w:tcPr>
          <w:p w14:paraId="6DEB13B0">
            <w:pPr>
              <w:keepNext/>
              <w:keepLines/>
              <w:spacing w:before="0" w:after="0" w:line="252" w:lineRule="auto"/>
              <w:ind w:left="0" w:right="0" w:firstLine="0"/>
              <w:jc w:val="center"/>
              <w:rPr>
                <w:ins w:id="433" w:author="Fa'te" w:date="2026-09-18T15:57:46Z"/>
              </w:rPr>
            </w:pPr>
            <w:ins w:id="434" w:author="Fa'te" w:date="2026-09-18T15:57:46Z">
              <w:r>
                <w:rPr>
                  <w:rFonts w:ascii="Times New Roman" w:hAnsi="Times New Roman" w:eastAsia="宋体" w:cs="Times New Roman"/>
                  <w:b w:val="0"/>
                  <w:i w:val="0"/>
                  <w:color w:val="000000"/>
                  <w:sz w:val="17"/>
                </w:rPr>
                <w:t>8.47</w:t>
              </w:r>
            </w:ins>
          </w:p>
        </w:tc>
        <w:tc>
          <w:tcPr>
            <w:tcW w:w="539" w:type="dxa"/>
            <w:vAlign w:val="center"/>
          </w:tcPr>
          <w:p w14:paraId="17D5F801">
            <w:pPr>
              <w:keepNext/>
              <w:keepLines/>
              <w:spacing w:before="0" w:after="0" w:line="252" w:lineRule="auto"/>
              <w:ind w:left="0" w:right="0" w:firstLine="0"/>
              <w:jc w:val="center"/>
              <w:rPr>
                <w:ins w:id="435" w:author="Fa'te" w:date="2026-09-18T15:57:46Z"/>
              </w:rPr>
            </w:pPr>
            <w:ins w:id="436" w:author="Fa'te" w:date="2026-09-18T15:57:46Z">
              <w:r>
                <w:rPr>
                  <w:rFonts w:ascii="Times New Roman" w:hAnsi="Times New Roman" w:eastAsia="宋体" w:cs="Times New Roman"/>
                  <w:b w:val="0"/>
                  <w:i w:val="0"/>
                  <w:color w:val="000000"/>
                  <w:sz w:val="17"/>
                </w:rPr>
                <w:t>11.37</w:t>
              </w:r>
            </w:ins>
          </w:p>
        </w:tc>
        <w:tc>
          <w:tcPr>
            <w:tcW w:w="539" w:type="dxa"/>
            <w:vAlign w:val="center"/>
          </w:tcPr>
          <w:p w14:paraId="3D29D5CB">
            <w:pPr>
              <w:keepNext/>
              <w:keepLines/>
              <w:spacing w:before="0" w:after="0" w:line="252" w:lineRule="auto"/>
              <w:ind w:left="0" w:right="0" w:firstLine="0"/>
              <w:jc w:val="center"/>
              <w:rPr>
                <w:ins w:id="437" w:author="Fa'te" w:date="2026-09-18T15:57:46Z"/>
              </w:rPr>
            </w:pPr>
            <w:ins w:id="438" w:author="Fa'te" w:date="2026-09-18T15:57:46Z">
              <w:r>
                <w:rPr>
                  <w:rFonts w:ascii="Times New Roman" w:hAnsi="Times New Roman" w:eastAsia="宋体" w:cs="Times New Roman"/>
                  <w:b w:val="0"/>
                  <w:i w:val="0"/>
                  <w:color w:val="000000"/>
                  <w:sz w:val="17"/>
                </w:rPr>
                <w:t>11.11</w:t>
              </w:r>
            </w:ins>
          </w:p>
        </w:tc>
        <w:tc>
          <w:tcPr>
            <w:tcW w:w="539" w:type="dxa"/>
            <w:vAlign w:val="center"/>
          </w:tcPr>
          <w:p w14:paraId="3C12698E">
            <w:pPr>
              <w:keepNext/>
              <w:keepLines/>
              <w:spacing w:before="0" w:after="0" w:line="252" w:lineRule="auto"/>
              <w:ind w:left="0" w:right="0" w:firstLine="0"/>
              <w:jc w:val="center"/>
              <w:rPr>
                <w:ins w:id="439" w:author="Fa'te" w:date="2026-09-18T15:57:46Z"/>
              </w:rPr>
            </w:pPr>
            <w:ins w:id="440" w:author="Fa'te" w:date="2026-09-18T15:57:46Z">
              <w:r>
                <w:rPr>
                  <w:rFonts w:ascii="Times New Roman" w:hAnsi="Times New Roman" w:eastAsia="宋体" w:cs="Times New Roman"/>
                  <w:b w:val="0"/>
                  <w:i w:val="0"/>
                  <w:color w:val="000000"/>
                  <w:sz w:val="17"/>
                </w:rPr>
                <w:t>4.36</w:t>
              </w:r>
            </w:ins>
          </w:p>
        </w:tc>
        <w:tc>
          <w:tcPr>
            <w:tcW w:w="539" w:type="dxa"/>
            <w:vAlign w:val="center"/>
          </w:tcPr>
          <w:p w14:paraId="1FE742BC">
            <w:pPr>
              <w:keepNext/>
              <w:keepLines/>
              <w:spacing w:before="0" w:after="0" w:line="252" w:lineRule="auto"/>
              <w:ind w:left="0" w:right="0" w:firstLine="0"/>
              <w:jc w:val="center"/>
              <w:rPr>
                <w:ins w:id="441" w:author="Fa'te" w:date="2026-09-18T15:57:46Z"/>
              </w:rPr>
            </w:pPr>
            <w:ins w:id="442" w:author="Fa'te" w:date="2026-09-18T15:57:46Z">
              <w:r>
                <w:rPr>
                  <w:rFonts w:ascii="Times New Roman" w:hAnsi="Times New Roman" w:eastAsia="宋体" w:cs="Times New Roman"/>
                  <w:b w:val="0"/>
                  <w:i w:val="0"/>
                  <w:color w:val="000000"/>
                  <w:sz w:val="17"/>
                </w:rPr>
                <w:t>2.14</w:t>
              </w:r>
            </w:ins>
          </w:p>
        </w:tc>
        <w:tc>
          <w:tcPr>
            <w:tcW w:w="539" w:type="dxa"/>
            <w:vAlign w:val="center"/>
          </w:tcPr>
          <w:p w14:paraId="6903EC45">
            <w:pPr>
              <w:keepNext/>
              <w:keepLines/>
              <w:spacing w:before="0" w:after="0" w:line="252" w:lineRule="auto"/>
              <w:ind w:left="0" w:right="0" w:firstLine="0"/>
              <w:jc w:val="center"/>
              <w:rPr>
                <w:ins w:id="443" w:author="Fa'te" w:date="2026-09-18T15:57:46Z"/>
              </w:rPr>
            </w:pPr>
            <w:ins w:id="444" w:author="Fa'te" w:date="2026-09-18T15:57:46Z">
              <w:r>
                <w:rPr>
                  <w:rFonts w:ascii="Times New Roman" w:hAnsi="Times New Roman" w:eastAsia="宋体" w:cs="Times New Roman"/>
                  <w:b w:val="0"/>
                  <w:i w:val="0"/>
                  <w:color w:val="000000"/>
                  <w:sz w:val="17"/>
                </w:rPr>
                <w:t>2.87</w:t>
              </w:r>
            </w:ins>
          </w:p>
        </w:tc>
        <w:tc>
          <w:tcPr>
            <w:tcW w:w="539" w:type="dxa"/>
            <w:vAlign w:val="center"/>
          </w:tcPr>
          <w:p w14:paraId="7433F255">
            <w:pPr>
              <w:keepNext/>
              <w:keepLines/>
              <w:spacing w:before="0" w:after="0" w:line="252" w:lineRule="auto"/>
              <w:ind w:left="0" w:right="0" w:firstLine="0"/>
              <w:jc w:val="center"/>
              <w:rPr>
                <w:ins w:id="445" w:author="Fa'te" w:date="2026-09-18T15:57:46Z"/>
              </w:rPr>
            </w:pPr>
            <w:ins w:id="446" w:author="Fa'te" w:date="2026-09-18T15:57:46Z">
              <w:r>
                <w:rPr>
                  <w:rFonts w:ascii="Times New Roman" w:hAnsi="Times New Roman" w:eastAsia="宋体" w:cs="Times New Roman"/>
                  <w:b w:val="0"/>
                  <w:i w:val="0"/>
                  <w:color w:val="000000"/>
                  <w:sz w:val="17"/>
                </w:rPr>
                <w:t>2.40</w:t>
              </w:r>
            </w:ins>
          </w:p>
        </w:tc>
      </w:tr>
      <w:tr w14:paraId="5B5CF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447" w:author="Fa'te" w:date="2026-09-18T15:57:46Z"/>
        </w:trPr>
        <w:tc>
          <w:tcPr>
            <w:tcW w:w="1843" w:type="dxa"/>
            <w:tcBorders>
              <w:bottom w:val="single" w:color="000000" w:sz="4" w:space="0"/>
            </w:tcBorders>
            <w:vAlign w:val="center"/>
          </w:tcPr>
          <w:p w14:paraId="410E4085">
            <w:pPr>
              <w:keepNext/>
              <w:keepLines/>
              <w:spacing w:before="0" w:after="0" w:line="252" w:lineRule="auto"/>
              <w:ind w:left="0" w:right="0" w:firstLine="0"/>
              <w:jc w:val="left"/>
              <w:rPr>
                <w:ins w:id="448" w:author="Fa'te" w:date="2026-09-18T15:57:46Z"/>
              </w:rPr>
            </w:pPr>
            <w:ins w:id="449" w:author="Fa'te" w:date="2026-09-18T15:57:46Z">
              <w:r>
                <w:rPr>
                  <w:rFonts w:ascii="Times New Roman" w:hAnsi="Times New Roman" w:eastAsia="宋体" w:cs="Times New Roman"/>
                  <w:b w:val="0"/>
                  <w:i w:val="0"/>
                  <w:color w:val="000000"/>
                  <w:sz w:val="17"/>
                </w:rPr>
                <w:t>APN[24]</w:t>
              </w:r>
            </w:ins>
          </w:p>
        </w:tc>
        <w:tc>
          <w:tcPr>
            <w:tcW w:w="539" w:type="dxa"/>
            <w:tcBorders>
              <w:bottom w:val="single" w:color="000000" w:sz="4" w:space="0"/>
            </w:tcBorders>
            <w:vAlign w:val="center"/>
          </w:tcPr>
          <w:p w14:paraId="4D02F220">
            <w:pPr>
              <w:keepNext/>
              <w:keepLines/>
              <w:spacing w:before="0" w:after="0" w:line="252" w:lineRule="auto"/>
              <w:ind w:left="0" w:right="0" w:firstLine="0"/>
              <w:jc w:val="center"/>
              <w:rPr>
                <w:ins w:id="450" w:author="Fa'te" w:date="2026-09-18T15:57:46Z"/>
              </w:rPr>
            </w:pPr>
            <w:ins w:id="451" w:author="Fa'te" w:date="2026-09-18T15:57:46Z">
              <w:r>
                <w:rPr>
                  <w:rFonts w:ascii="Times New Roman" w:hAnsi="Times New Roman" w:eastAsia="宋体" w:cs="Times New Roman"/>
                  <w:b w:val="0"/>
                  <w:i w:val="0"/>
                  <w:color w:val="000000"/>
                  <w:sz w:val="17"/>
                </w:rPr>
                <w:t>7.48</w:t>
              </w:r>
            </w:ins>
          </w:p>
        </w:tc>
        <w:tc>
          <w:tcPr>
            <w:tcW w:w="539" w:type="dxa"/>
            <w:tcBorders>
              <w:bottom w:val="single" w:color="000000" w:sz="4" w:space="0"/>
            </w:tcBorders>
            <w:vAlign w:val="center"/>
          </w:tcPr>
          <w:p w14:paraId="17303F85">
            <w:pPr>
              <w:keepNext/>
              <w:keepLines/>
              <w:spacing w:before="0" w:after="0" w:line="252" w:lineRule="auto"/>
              <w:ind w:left="0" w:right="0" w:firstLine="0"/>
              <w:jc w:val="center"/>
              <w:rPr>
                <w:ins w:id="452" w:author="Fa'te" w:date="2026-09-18T15:57:46Z"/>
              </w:rPr>
            </w:pPr>
            <w:ins w:id="453" w:author="Fa'te" w:date="2026-09-18T15:57:46Z">
              <w:r>
                <w:rPr>
                  <w:rFonts w:ascii="Times New Roman" w:hAnsi="Times New Roman" w:eastAsia="宋体" w:cs="Times New Roman"/>
                  <w:b w:val="0"/>
                  <w:i w:val="0"/>
                  <w:color w:val="000000"/>
                  <w:sz w:val="17"/>
                </w:rPr>
                <w:t>3.88</w:t>
              </w:r>
            </w:ins>
          </w:p>
        </w:tc>
        <w:tc>
          <w:tcPr>
            <w:tcW w:w="539" w:type="dxa"/>
            <w:tcBorders>
              <w:bottom w:val="single" w:color="000000" w:sz="4" w:space="0"/>
            </w:tcBorders>
            <w:vAlign w:val="center"/>
          </w:tcPr>
          <w:p w14:paraId="030306FA">
            <w:pPr>
              <w:keepNext/>
              <w:keepLines/>
              <w:spacing w:before="0" w:after="0" w:line="252" w:lineRule="auto"/>
              <w:ind w:left="0" w:right="0" w:firstLine="0"/>
              <w:jc w:val="center"/>
              <w:rPr>
                <w:ins w:id="454" w:author="Fa'te" w:date="2026-09-18T15:57:46Z"/>
              </w:rPr>
            </w:pPr>
            <w:ins w:id="455" w:author="Fa'te" w:date="2026-09-18T15:57:46Z">
              <w:r>
                <w:rPr>
                  <w:rFonts w:ascii="Times New Roman" w:hAnsi="Times New Roman" w:eastAsia="宋体" w:cs="Times New Roman"/>
                  <w:b w:val="0"/>
                  <w:i w:val="0"/>
                  <w:color w:val="000000"/>
                  <w:sz w:val="17"/>
                </w:rPr>
                <w:t>5.11</w:t>
              </w:r>
            </w:ins>
          </w:p>
        </w:tc>
        <w:tc>
          <w:tcPr>
            <w:tcW w:w="539" w:type="dxa"/>
            <w:tcBorders>
              <w:bottom w:val="single" w:color="000000" w:sz="4" w:space="0"/>
            </w:tcBorders>
            <w:vAlign w:val="center"/>
          </w:tcPr>
          <w:p w14:paraId="23281354">
            <w:pPr>
              <w:keepNext/>
              <w:keepLines/>
              <w:spacing w:before="0" w:after="0" w:line="252" w:lineRule="auto"/>
              <w:ind w:left="0" w:right="0" w:firstLine="0"/>
              <w:jc w:val="center"/>
              <w:rPr>
                <w:ins w:id="456" w:author="Fa'te" w:date="2026-09-18T15:57:46Z"/>
              </w:rPr>
            </w:pPr>
            <w:ins w:id="457" w:author="Fa'te" w:date="2026-09-18T15:57:46Z">
              <w:r>
                <w:rPr>
                  <w:rFonts w:ascii="Times New Roman" w:hAnsi="Times New Roman" w:eastAsia="宋体" w:cs="Times New Roman"/>
                  <w:b w:val="0"/>
                  <w:i w:val="0"/>
                  <w:color w:val="000000"/>
                  <w:sz w:val="17"/>
                </w:rPr>
                <w:t>4.49</w:t>
              </w:r>
            </w:ins>
          </w:p>
        </w:tc>
        <w:tc>
          <w:tcPr>
            <w:tcW w:w="539" w:type="dxa"/>
            <w:tcBorders>
              <w:bottom w:val="single" w:color="000000" w:sz="4" w:space="0"/>
            </w:tcBorders>
            <w:vAlign w:val="center"/>
          </w:tcPr>
          <w:p w14:paraId="0E2209BB">
            <w:pPr>
              <w:keepNext/>
              <w:keepLines/>
              <w:spacing w:before="0" w:after="0" w:line="252" w:lineRule="auto"/>
              <w:ind w:left="0" w:right="0" w:firstLine="0"/>
              <w:jc w:val="center"/>
              <w:rPr>
                <w:ins w:id="458" w:author="Fa'te" w:date="2026-09-18T15:57:46Z"/>
              </w:rPr>
            </w:pPr>
            <w:ins w:id="459" w:author="Fa'te" w:date="2026-09-18T15:57:46Z">
              <w:r>
                <w:rPr>
                  <w:rFonts w:ascii="Times New Roman" w:hAnsi="Times New Roman" w:eastAsia="宋体" w:cs="Times New Roman"/>
                  <w:b w:val="0"/>
                  <w:i w:val="0"/>
                  <w:color w:val="000000"/>
                  <w:sz w:val="17"/>
                </w:rPr>
                <w:t>28.46</w:t>
              </w:r>
            </w:ins>
          </w:p>
        </w:tc>
        <w:tc>
          <w:tcPr>
            <w:tcW w:w="539" w:type="dxa"/>
            <w:tcBorders>
              <w:bottom w:val="single" w:color="000000" w:sz="4" w:space="0"/>
            </w:tcBorders>
            <w:vAlign w:val="center"/>
          </w:tcPr>
          <w:p w14:paraId="4AB815CC">
            <w:pPr>
              <w:keepNext/>
              <w:keepLines/>
              <w:spacing w:before="0" w:after="0" w:line="252" w:lineRule="auto"/>
              <w:ind w:left="0" w:right="0" w:firstLine="0"/>
              <w:jc w:val="center"/>
              <w:rPr>
                <w:ins w:id="460" w:author="Fa'te" w:date="2026-09-18T15:57:46Z"/>
              </w:rPr>
            </w:pPr>
            <w:ins w:id="461" w:author="Fa'te" w:date="2026-09-18T15:57:46Z">
              <w:r>
                <w:rPr>
                  <w:rFonts w:ascii="Times New Roman" w:hAnsi="Times New Roman" w:eastAsia="宋体" w:cs="Times New Roman"/>
                  <w:b w:val="0"/>
                  <w:i w:val="0"/>
                  <w:color w:val="000000"/>
                  <w:sz w:val="17"/>
                </w:rPr>
                <w:t>16.16</w:t>
              </w:r>
            </w:ins>
          </w:p>
        </w:tc>
        <w:tc>
          <w:tcPr>
            <w:tcW w:w="539" w:type="dxa"/>
            <w:tcBorders>
              <w:bottom w:val="single" w:color="000000" w:sz="4" w:space="0"/>
            </w:tcBorders>
            <w:vAlign w:val="center"/>
          </w:tcPr>
          <w:p w14:paraId="23B68761">
            <w:pPr>
              <w:keepNext/>
              <w:keepLines/>
              <w:spacing w:before="0" w:after="0" w:line="252" w:lineRule="auto"/>
              <w:ind w:left="0" w:right="0" w:firstLine="0"/>
              <w:jc w:val="center"/>
              <w:rPr>
                <w:ins w:id="462" w:author="Fa'te" w:date="2026-09-18T15:57:46Z"/>
              </w:rPr>
            </w:pPr>
            <w:ins w:id="463" w:author="Fa'te" w:date="2026-09-18T15:57:46Z">
              <w:r>
                <w:rPr>
                  <w:rFonts w:ascii="Times New Roman" w:hAnsi="Times New Roman" w:eastAsia="宋体" w:cs="Times New Roman"/>
                  <w:b w:val="0"/>
                  <w:i w:val="0"/>
                  <w:color w:val="000000"/>
                  <w:sz w:val="17"/>
                </w:rPr>
                <w:t>20.61</w:t>
              </w:r>
            </w:ins>
          </w:p>
        </w:tc>
        <w:tc>
          <w:tcPr>
            <w:tcW w:w="539" w:type="dxa"/>
            <w:tcBorders>
              <w:bottom w:val="single" w:color="000000" w:sz="4" w:space="0"/>
            </w:tcBorders>
            <w:vAlign w:val="center"/>
          </w:tcPr>
          <w:p w14:paraId="71B7342D">
            <w:pPr>
              <w:keepNext/>
              <w:keepLines/>
              <w:spacing w:before="0" w:after="0" w:line="252" w:lineRule="auto"/>
              <w:ind w:left="0" w:right="0" w:firstLine="0"/>
              <w:jc w:val="center"/>
              <w:rPr>
                <w:ins w:id="464" w:author="Fa'te" w:date="2026-09-18T15:57:46Z"/>
              </w:rPr>
            </w:pPr>
            <w:ins w:id="465" w:author="Fa'te" w:date="2026-09-18T15:57:46Z">
              <w:r>
                <w:rPr>
                  <w:rFonts w:ascii="Times New Roman" w:hAnsi="Times New Roman" w:eastAsia="宋体" w:cs="Times New Roman"/>
                  <w:b w:val="0"/>
                  <w:i w:val="0"/>
                  <w:color w:val="000000"/>
                  <w:sz w:val="17"/>
                </w:rPr>
                <w:t>16.44</w:t>
              </w:r>
            </w:ins>
          </w:p>
        </w:tc>
        <w:tc>
          <w:tcPr>
            <w:tcW w:w="539" w:type="dxa"/>
            <w:tcBorders>
              <w:bottom w:val="single" w:color="000000" w:sz="4" w:space="0"/>
            </w:tcBorders>
            <w:vAlign w:val="center"/>
          </w:tcPr>
          <w:p w14:paraId="05C1DC51">
            <w:pPr>
              <w:keepNext/>
              <w:keepLines/>
              <w:spacing w:before="0" w:after="0" w:line="252" w:lineRule="auto"/>
              <w:ind w:left="0" w:right="0" w:firstLine="0"/>
              <w:jc w:val="center"/>
              <w:rPr>
                <w:ins w:id="466" w:author="Fa'te" w:date="2026-09-18T15:57:46Z"/>
              </w:rPr>
            </w:pPr>
            <w:ins w:id="467" w:author="Fa'te" w:date="2026-09-18T15:57:46Z">
              <w:r>
                <w:rPr>
                  <w:rFonts w:ascii="Times New Roman" w:hAnsi="Times New Roman" w:eastAsia="宋体" w:cs="Times New Roman"/>
                  <w:b w:val="0"/>
                  <w:i w:val="0"/>
                  <w:color w:val="000000"/>
                  <w:sz w:val="17"/>
                </w:rPr>
                <w:t>9.84</w:t>
              </w:r>
            </w:ins>
          </w:p>
        </w:tc>
        <w:tc>
          <w:tcPr>
            <w:tcW w:w="539" w:type="dxa"/>
            <w:tcBorders>
              <w:bottom w:val="single" w:color="000000" w:sz="4" w:space="0"/>
            </w:tcBorders>
            <w:vAlign w:val="center"/>
          </w:tcPr>
          <w:p w14:paraId="2428C39A">
            <w:pPr>
              <w:keepNext/>
              <w:keepLines/>
              <w:spacing w:before="0" w:after="0" w:line="252" w:lineRule="auto"/>
              <w:ind w:left="0" w:right="0" w:firstLine="0"/>
              <w:jc w:val="center"/>
              <w:rPr>
                <w:ins w:id="468" w:author="Fa'te" w:date="2026-09-18T15:57:46Z"/>
              </w:rPr>
            </w:pPr>
            <w:ins w:id="469" w:author="Fa'te" w:date="2026-09-18T15:57:46Z">
              <w:r>
                <w:rPr>
                  <w:rFonts w:ascii="Times New Roman" w:hAnsi="Times New Roman" w:eastAsia="宋体" w:cs="Times New Roman"/>
                  <w:b w:val="0"/>
                  <w:i w:val="0"/>
                  <w:color w:val="000000"/>
                  <w:sz w:val="17"/>
                </w:rPr>
                <w:t>5.76</w:t>
              </w:r>
            </w:ins>
          </w:p>
        </w:tc>
        <w:tc>
          <w:tcPr>
            <w:tcW w:w="539" w:type="dxa"/>
            <w:tcBorders>
              <w:bottom w:val="single" w:color="000000" w:sz="4" w:space="0"/>
            </w:tcBorders>
            <w:vAlign w:val="center"/>
          </w:tcPr>
          <w:p w14:paraId="0666CA36">
            <w:pPr>
              <w:keepNext/>
              <w:keepLines/>
              <w:spacing w:before="0" w:after="0" w:line="252" w:lineRule="auto"/>
              <w:ind w:left="0" w:right="0" w:firstLine="0"/>
              <w:jc w:val="center"/>
              <w:rPr>
                <w:ins w:id="470" w:author="Fa'te" w:date="2026-09-18T15:57:46Z"/>
              </w:rPr>
            </w:pPr>
            <w:ins w:id="471" w:author="Fa'te" w:date="2026-09-18T15:57:46Z">
              <w:r>
                <w:rPr>
                  <w:rFonts w:ascii="Times New Roman" w:hAnsi="Times New Roman" w:eastAsia="宋体" w:cs="Times New Roman"/>
                  <w:b w:val="0"/>
                  <w:i w:val="0"/>
                  <w:color w:val="000000"/>
                  <w:sz w:val="17"/>
                </w:rPr>
                <w:t>7.27</w:t>
              </w:r>
            </w:ins>
          </w:p>
        </w:tc>
        <w:tc>
          <w:tcPr>
            <w:tcW w:w="539" w:type="dxa"/>
            <w:tcBorders>
              <w:bottom w:val="single" w:color="000000" w:sz="4" w:space="0"/>
            </w:tcBorders>
            <w:vAlign w:val="center"/>
          </w:tcPr>
          <w:p w14:paraId="02B12D51">
            <w:pPr>
              <w:keepNext/>
              <w:keepLines/>
              <w:spacing w:before="0" w:after="0" w:line="252" w:lineRule="auto"/>
              <w:ind w:left="0" w:right="0" w:firstLine="0"/>
              <w:jc w:val="center"/>
              <w:rPr>
                <w:ins w:id="472" w:author="Fa'te" w:date="2026-09-18T15:57:46Z"/>
              </w:rPr>
            </w:pPr>
            <w:ins w:id="473" w:author="Fa'te" w:date="2026-09-18T15:57:46Z">
              <w:r>
                <w:rPr>
                  <w:rFonts w:ascii="Times New Roman" w:hAnsi="Times New Roman" w:eastAsia="宋体" w:cs="Times New Roman"/>
                  <w:b w:val="0"/>
                  <w:i w:val="0"/>
                  <w:color w:val="000000"/>
                  <w:sz w:val="17"/>
                </w:rPr>
                <w:t>6.34</w:t>
              </w:r>
            </w:ins>
          </w:p>
        </w:tc>
      </w:tr>
      <w:tr w14:paraId="12B18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474" w:author="Fa'te" w:date="2026-09-18T15:57:46Z"/>
        </w:trPr>
        <w:tc>
          <w:tcPr>
            <w:tcW w:w="1843" w:type="dxa"/>
            <w:vAlign w:val="center"/>
          </w:tcPr>
          <w:p w14:paraId="21F32655">
            <w:pPr>
              <w:keepNext/>
              <w:keepLines/>
              <w:spacing w:before="0" w:after="0" w:line="252" w:lineRule="auto"/>
              <w:ind w:left="0" w:right="0" w:firstLine="0"/>
              <w:jc w:val="left"/>
              <w:rPr>
                <w:ins w:id="475" w:author="Fa'te" w:date="2026-09-18T15:57:46Z"/>
              </w:rPr>
            </w:pPr>
            <w:ins w:id="476" w:author="Fa'te" w:date="2026-09-18T15:57:46Z">
              <w:r>
                <w:rPr>
                  <w:rFonts w:ascii="Times New Roman" w:hAnsi="Times New Roman" w:eastAsia="宋体" w:cs="Times New Roman"/>
                  <w:b w:val="0"/>
                  <w:i w:val="0"/>
                  <w:color w:val="000000"/>
                  <w:sz w:val="17"/>
                </w:rPr>
                <w:t>CJME[1]</w:t>
              </w:r>
            </w:ins>
          </w:p>
        </w:tc>
        <w:tc>
          <w:tcPr>
            <w:tcW w:w="539" w:type="dxa"/>
            <w:vAlign w:val="center"/>
          </w:tcPr>
          <w:p w14:paraId="0FFE2FB3">
            <w:pPr>
              <w:keepNext/>
              <w:keepLines/>
              <w:spacing w:before="0" w:after="0" w:line="252" w:lineRule="auto"/>
              <w:ind w:left="0" w:right="0" w:firstLine="0"/>
              <w:jc w:val="center"/>
              <w:rPr>
                <w:ins w:id="477" w:author="Fa'te" w:date="2026-09-18T15:57:46Z"/>
              </w:rPr>
            </w:pPr>
            <w:ins w:id="478" w:author="Fa'te" w:date="2026-09-18T15:57:46Z">
              <w:r>
                <w:rPr>
                  <w:rFonts w:ascii="Times New Roman" w:hAnsi="Times New Roman" w:eastAsia="宋体" w:cs="Times New Roman"/>
                  <w:b w:val="0"/>
                  <w:i w:val="0"/>
                  <w:color w:val="000000"/>
                  <w:sz w:val="17"/>
                </w:rPr>
                <w:t>11.96</w:t>
              </w:r>
            </w:ins>
          </w:p>
        </w:tc>
        <w:tc>
          <w:tcPr>
            <w:tcW w:w="539" w:type="dxa"/>
            <w:vAlign w:val="center"/>
          </w:tcPr>
          <w:p w14:paraId="081A4D35">
            <w:pPr>
              <w:keepNext/>
              <w:keepLines/>
              <w:spacing w:before="0" w:after="0" w:line="252" w:lineRule="auto"/>
              <w:ind w:left="0" w:right="0" w:firstLine="0"/>
              <w:jc w:val="center"/>
              <w:rPr>
                <w:ins w:id="479" w:author="Fa'te" w:date="2026-09-18T15:57:46Z"/>
              </w:rPr>
            </w:pPr>
            <w:ins w:id="480" w:author="Fa'te" w:date="2026-09-18T15:57:46Z">
              <w:r>
                <w:rPr>
                  <w:rFonts w:ascii="Times New Roman" w:hAnsi="Times New Roman" w:eastAsia="宋体" w:cs="Times New Roman"/>
                  <w:b w:val="0"/>
                  <w:i w:val="0"/>
                  <w:color w:val="000000"/>
                  <w:sz w:val="17"/>
                </w:rPr>
                <w:t>5.41</w:t>
              </w:r>
            </w:ins>
          </w:p>
        </w:tc>
        <w:tc>
          <w:tcPr>
            <w:tcW w:w="539" w:type="dxa"/>
            <w:vAlign w:val="center"/>
          </w:tcPr>
          <w:p w14:paraId="780926DA">
            <w:pPr>
              <w:keepNext/>
              <w:keepLines/>
              <w:spacing w:before="0" w:after="0" w:line="252" w:lineRule="auto"/>
              <w:ind w:left="0" w:right="0" w:firstLine="0"/>
              <w:jc w:val="center"/>
              <w:rPr>
                <w:ins w:id="481" w:author="Fa'te" w:date="2026-09-18T15:57:46Z"/>
              </w:rPr>
            </w:pPr>
            <w:ins w:id="482" w:author="Fa'te" w:date="2026-09-18T15:57:46Z">
              <w:r>
                <w:rPr>
                  <w:rFonts w:ascii="Times New Roman" w:hAnsi="Times New Roman" w:eastAsia="宋体" w:cs="Times New Roman"/>
                  <w:b w:val="0"/>
                  <w:i w:val="0"/>
                  <w:color w:val="000000"/>
                  <w:sz w:val="17"/>
                </w:rPr>
                <w:t>7.45</w:t>
              </w:r>
            </w:ins>
          </w:p>
        </w:tc>
        <w:tc>
          <w:tcPr>
            <w:tcW w:w="539" w:type="dxa"/>
            <w:vAlign w:val="center"/>
          </w:tcPr>
          <w:p w14:paraId="75707559">
            <w:pPr>
              <w:keepNext/>
              <w:keepLines/>
              <w:spacing w:before="0" w:after="0" w:line="252" w:lineRule="auto"/>
              <w:ind w:left="0" w:right="0" w:firstLine="0"/>
              <w:jc w:val="center"/>
              <w:rPr>
                <w:ins w:id="483" w:author="Fa'te" w:date="2026-09-18T15:57:46Z"/>
              </w:rPr>
            </w:pPr>
            <w:ins w:id="484" w:author="Fa'te" w:date="2026-09-18T15:57:46Z">
              <w:r>
                <w:rPr>
                  <w:rFonts w:ascii="Times New Roman" w:hAnsi="Times New Roman" w:eastAsia="宋体" w:cs="Times New Roman"/>
                  <w:b w:val="0"/>
                  <w:i w:val="0"/>
                  <w:color w:val="000000"/>
                  <w:sz w:val="17"/>
                </w:rPr>
                <w:t>6.84</w:t>
              </w:r>
            </w:ins>
          </w:p>
        </w:tc>
        <w:tc>
          <w:tcPr>
            <w:tcW w:w="539" w:type="dxa"/>
            <w:vAlign w:val="center"/>
          </w:tcPr>
          <w:p w14:paraId="15B6E621">
            <w:pPr>
              <w:keepNext/>
              <w:keepLines/>
              <w:spacing w:before="0" w:after="0" w:line="252" w:lineRule="auto"/>
              <w:ind w:left="0" w:right="0" w:firstLine="0"/>
              <w:jc w:val="center"/>
              <w:rPr>
                <w:ins w:id="485" w:author="Fa'te" w:date="2026-09-18T15:57:46Z"/>
              </w:rPr>
            </w:pPr>
            <w:ins w:id="486" w:author="Fa'te" w:date="2026-09-18T15:57:46Z">
              <w:r>
                <w:rPr>
                  <w:rFonts w:ascii="Times New Roman" w:hAnsi="Times New Roman" w:eastAsia="宋体" w:cs="Times New Roman"/>
                  <w:b w:val="0"/>
                  <w:i w:val="0"/>
                  <w:color w:val="000000"/>
                  <w:sz w:val="17"/>
                </w:rPr>
                <w:t>48.18</w:t>
              </w:r>
            </w:ins>
          </w:p>
        </w:tc>
        <w:tc>
          <w:tcPr>
            <w:tcW w:w="539" w:type="dxa"/>
            <w:vAlign w:val="center"/>
          </w:tcPr>
          <w:p w14:paraId="2953C263">
            <w:pPr>
              <w:keepNext/>
              <w:keepLines/>
              <w:spacing w:before="0" w:after="0" w:line="252" w:lineRule="auto"/>
              <w:ind w:left="0" w:right="0" w:firstLine="0"/>
              <w:jc w:val="center"/>
              <w:rPr>
                <w:ins w:id="487" w:author="Fa'te" w:date="2026-09-18T15:57:46Z"/>
              </w:rPr>
            </w:pPr>
            <w:ins w:id="488" w:author="Fa'te" w:date="2026-09-18T15:57:46Z">
              <w:r>
                <w:rPr>
                  <w:rFonts w:ascii="Times New Roman" w:hAnsi="Times New Roman" w:eastAsia="宋体" w:cs="Times New Roman"/>
                  <w:b w:val="0"/>
                  <w:i w:val="0"/>
                  <w:color w:val="000000"/>
                  <w:sz w:val="17"/>
                </w:rPr>
                <w:t>17.68</w:t>
              </w:r>
            </w:ins>
          </w:p>
        </w:tc>
        <w:tc>
          <w:tcPr>
            <w:tcW w:w="539" w:type="dxa"/>
            <w:vAlign w:val="center"/>
          </w:tcPr>
          <w:p w14:paraId="27B9A439">
            <w:pPr>
              <w:keepNext/>
              <w:keepLines/>
              <w:spacing w:before="0" w:after="0" w:line="252" w:lineRule="auto"/>
              <w:ind w:left="0" w:right="0" w:firstLine="0"/>
              <w:jc w:val="center"/>
              <w:rPr>
                <w:ins w:id="489" w:author="Fa'te" w:date="2026-09-18T15:57:46Z"/>
              </w:rPr>
            </w:pPr>
            <w:ins w:id="490" w:author="Fa'te" w:date="2026-09-18T15:57:46Z">
              <w:r>
                <w:rPr>
                  <w:rFonts w:ascii="Times New Roman" w:hAnsi="Times New Roman" w:eastAsia="宋体" w:cs="Times New Roman"/>
                  <w:b w:val="0"/>
                  <w:i w:val="0"/>
                  <w:color w:val="000000"/>
                  <w:sz w:val="17"/>
                </w:rPr>
                <w:t>25.87</w:t>
              </w:r>
            </w:ins>
          </w:p>
        </w:tc>
        <w:tc>
          <w:tcPr>
            <w:tcW w:w="539" w:type="dxa"/>
            <w:vAlign w:val="center"/>
          </w:tcPr>
          <w:p w14:paraId="7640BF5D">
            <w:pPr>
              <w:keepNext/>
              <w:keepLines/>
              <w:spacing w:before="0" w:after="0" w:line="252" w:lineRule="auto"/>
              <w:ind w:left="0" w:right="0" w:firstLine="0"/>
              <w:jc w:val="center"/>
              <w:rPr>
                <w:ins w:id="491" w:author="Fa'te" w:date="2026-09-18T15:57:46Z"/>
              </w:rPr>
            </w:pPr>
            <w:ins w:id="492" w:author="Fa'te" w:date="2026-09-18T15:57:46Z">
              <w:r>
                <w:rPr>
                  <w:rFonts w:ascii="Times New Roman" w:hAnsi="Times New Roman" w:eastAsia="宋体" w:cs="Times New Roman"/>
                  <w:b w:val="0"/>
                  <w:i w:val="0"/>
                  <w:color w:val="000000"/>
                  <w:sz w:val="17"/>
                </w:rPr>
                <w:t>20.46</w:t>
              </w:r>
            </w:ins>
          </w:p>
        </w:tc>
        <w:tc>
          <w:tcPr>
            <w:tcW w:w="539" w:type="dxa"/>
            <w:vAlign w:val="center"/>
          </w:tcPr>
          <w:p w14:paraId="00A8930B">
            <w:pPr>
              <w:keepNext/>
              <w:keepLines/>
              <w:spacing w:before="0" w:after="0" w:line="252" w:lineRule="auto"/>
              <w:ind w:left="0" w:right="0" w:firstLine="0"/>
              <w:jc w:val="center"/>
              <w:rPr>
                <w:ins w:id="493" w:author="Fa'te" w:date="2026-09-18T15:57:46Z"/>
              </w:rPr>
            </w:pPr>
            <w:ins w:id="494" w:author="Fa'te" w:date="2026-09-18T15:57:46Z">
              <w:r>
                <w:rPr>
                  <w:rFonts w:ascii="Times New Roman" w:hAnsi="Times New Roman" w:eastAsia="宋体" w:cs="Times New Roman"/>
                  <w:b w:val="0"/>
                  <w:i w:val="0"/>
                  <w:color w:val="000000"/>
                  <w:sz w:val="17"/>
                </w:rPr>
                <w:t>16.06</w:t>
              </w:r>
            </w:ins>
          </w:p>
        </w:tc>
        <w:tc>
          <w:tcPr>
            <w:tcW w:w="539" w:type="dxa"/>
            <w:vAlign w:val="center"/>
          </w:tcPr>
          <w:p w14:paraId="21A699F7">
            <w:pPr>
              <w:keepNext/>
              <w:keepLines/>
              <w:spacing w:before="0" w:after="0" w:line="252" w:lineRule="auto"/>
              <w:ind w:left="0" w:right="0" w:firstLine="0"/>
              <w:jc w:val="center"/>
              <w:rPr>
                <w:ins w:id="495" w:author="Fa'te" w:date="2026-09-18T15:57:46Z"/>
              </w:rPr>
            </w:pPr>
            <w:ins w:id="496" w:author="Fa'te" w:date="2026-09-18T15:57:46Z">
              <w:r>
                <w:rPr>
                  <w:rFonts w:ascii="Times New Roman" w:hAnsi="Times New Roman" w:eastAsia="宋体" w:cs="Times New Roman"/>
                  <w:b w:val="0"/>
                  <w:i w:val="0"/>
                  <w:color w:val="000000"/>
                  <w:sz w:val="17"/>
                </w:rPr>
                <w:t>9.13</w:t>
              </w:r>
            </w:ins>
          </w:p>
        </w:tc>
        <w:tc>
          <w:tcPr>
            <w:tcW w:w="539" w:type="dxa"/>
            <w:vAlign w:val="center"/>
          </w:tcPr>
          <w:p w14:paraId="55BD5DD4">
            <w:pPr>
              <w:keepNext/>
              <w:keepLines/>
              <w:spacing w:before="0" w:after="0" w:line="252" w:lineRule="auto"/>
              <w:ind w:left="0" w:right="0" w:firstLine="0"/>
              <w:jc w:val="center"/>
              <w:rPr>
                <w:ins w:id="497" w:author="Fa'te" w:date="2026-09-18T15:57:46Z"/>
              </w:rPr>
            </w:pPr>
            <w:ins w:id="498" w:author="Fa'te" w:date="2026-09-18T15:57:46Z">
              <w:r>
                <w:rPr>
                  <w:rFonts w:ascii="Times New Roman" w:hAnsi="Times New Roman" w:eastAsia="宋体" w:cs="Times New Roman"/>
                  <w:b w:val="0"/>
                  <w:i w:val="0"/>
                  <w:color w:val="000000"/>
                  <w:sz w:val="17"/>
                </w:rPr>
                <w:t>11.64</w:t>
              </w:r>
            </w:ins>
          </w:p>
        </w:tc>
        <w:tc>
          <w:tcPr>
            <w:tcW w:w="539" w:type="dxa"/>
            <w:vAlign w:val="center"/>
          </w:tcPr>
          <w:p w14:paraId="69157E5F">
            <w:pPr>
              <w:keepNext/>
              <w:keepLines/>
              <w:spacing w:before="0" w:after="0" w:line="252" w:lineRule="auto"/>
              <w:ind w:left="0" w:right="0" w:firstLine="0"/>
              <w:jc w:val="center"/>
              <w:rPr>
                <w:ins w:id="499" w:author="Fa'te" w:date="2026-09-18T15:57:46Z"/>
              </w:rPr>
            </w:pPr>
            <w:ins w:id="500" w:author="Fa'te" w:date="2026-09-18T15:57:46Z">
              <w:r>
                <w:rPr>
                  <w:rFonts w:ascii="Times New Roman" w:hAnsi="Times New Roman" w:eastAsia="宋体" w:cs="Times New Roman"/>
                  <w:b w:val="0"/>
                  <w:i w:val="0"/>
                  <w:color w:val="000000"/>
                  <w:sz w:val="17"/>
                </w:rPr>
                <w:t>9.92</w:t>
              </w:r>
            </w:ins>
          </w:p>
        </w:tc>
      </w:tr>
      <w:tr w14:paraId="035B7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501" w:author="Fa'te" w:date="2026-09-18T15:57:46Z"/>
        </w:trPr>
        <w:tc>
          <w:tcPr>
            <w:tcW w:w="1843" w:type="dxa"/>
            <w:vAlign w:val="center"/>
          </w:tcPr>
          <w:p w14:paraId="2F2C3CF9">
            <w:pPr>
              <w:keepNext/>
              <w:keepLines/>
              <w:spacing w:before="0" w:after="0" w:line="252" w:lineRule="auto"/>
              <w:ind w:left="0" w:right="0" w:firstLine="0"/>
              <w:jc w:val="left"/>
              <w:rPr>
                <w:ins w:id="502" w:author="Fa'te" w:date="2026-09-18T15:57:46Z"/>
              </w:rPr>
            </w:pPr>
            <w:ins w:id="503" w:author="Fa'te" w:date="2026-09-18T15:57:46Z">
              <w:r>
                <w:rPr>
                  <w:rFonts w:ascii="Times New Roman" w:hAnsi="Times New Roman" w:eastAsia="宋体" w:cs="Times New Roman"/>
                  <w:b w:val="0"/>
                  <w:i w:val="0"/>
                  <w:color w:val="000000"/>
                  <w:sz w:val="17"/>
                </w:rPr>
                <w:t>AVGZSLNet[2]</w:t>
              </w:r>
            </w:ins>
          </w:p>
        </w:tc>
        <w:tc>
          <w:tcPr>
            <w:tcW w:w="539" w:type="dxa"/>
            <w:vAlign w:val="center"/>
          </w:tcPr>
          <w:p w14:paraId="5F1CE1E4">
            <w:pPr>
              <w:keepNext/>
              <w:keepLines/>
              <w:spacing w:before="0" w:after="0" w:line="252" w:lineRule="auto"/>
              <w:ind w:left="0" w:right="0" w:firstLine="0"/>
              <w:jc w:val="center"/>
              <w:rPr>
                <w:ins w:id="504" w:author="Fa'te" w:date="2026-09-18T15:57:46Z"/>
              </w:rPr>
            </w:pPr>
            <w:ins w:id="505" w:author="Fa'te" w:date="2026-09-18T15:57:46Z">
              <w:r>
                <w:rPr>
                  <w:rFonts w:ascii="Times New Roman" w:hAnsi="Times New Roman" w:eastAsia="宋体" w:cs="Times New Roman"/>
                  <w:b w:val="0"/>
                  <w:i w:val="0"/>
                  <w:color w:val="000000"/>
                  <w:sz w:val="17"/>
                </w:rPr>
                <w:t>13.02</w:t>
              </w:r>
            </w:ins>
          </w:p>
        </w:tc>
        <w:tc>
          <w:tcPr>
            <w:tcW w:w="539" w:type="dxa"/>
            <w:vAlign w:val="center"/>
          </w:tcPr>
          <w:p w14:paraId="40172EE4">
            <w:pPr>
              <w:keepNext/>
              <w:keepLines/>
              <w:spacing w:before="0" w:after="0" w:line="252" w:lineRule="auto"/>
              <w:ind w:left="0" w:right="0" w:firstLine="0"/>
              <w:jc w:val="center"/>
              <w:rPr>
                <w:ins w:id="506" w:author="Fa'te" w:date="2026-09-18T15:57:46Z"/>
              </w:rPr>
            </w:pPr>
            <w:ins w:id="507" w:author="Fa'te" w:date="2026-09-18T15:57:46Z">
              <w:r>
                <w:rPr>
                  <w:rFonts w:ascii="Times New Roman" w:hAnsi="Times New Roman" w:eastAsia="宋体" w:cs="Times New Roman"/>
                  <w:b w:val="0"/>
                  <w:i w:val="0"/>
                  <w:color w:val="000000"/>
                  <w:sz w:val="17"/>
                </w:rPr>
                <w:t>2.88</w:t>
              </w:r>
            </w:ins>
          </w:p>
        </w:tc>
        <w:tc>
          <w:tcPr>
            <w:tcW w:w="539" w:type="dxa"/>
            <w:vAlign w:val="center"/>
          </w:tcPr>
          <w:p w14:paraId="5FDB6E77">
            <w:pPr>
              <w:keepNext/>
              <w:keepLines/>
              <w:spacing w:before="0" w:after="0" w:line="252" w:lineRule="auto"/>
              <w:ind w:left="0" w:right="0" w:firstLine="0"/>
              <w:jc w:val="center"/>
              <w:rPr>
                <w:ins w:id="508" w:author="Fa'te" w:date="2026-09-18T15:57:46Z"/>
              </w:rPr>
            </w:pPr>
            <w:ins w:id="509" w:author="Fa'te" w:date="2026-09-18T15:57:46Z">
              <w:r>
                <w:rPr>
                  <w:rFonts w:ascii="Times New Roman" w:hAnsi="Times New Roman" w:eastAsia="宋体" w:cs="Times New Roman"/>
                  <w:b w:val="0"/>
                  <w:i w:val="0"/>
                  <w:color w:val="000000"/>
                  <w:sz w:val="17"/>
                </w:rPr>
                <w:t>4.71</w:t>
              </w:r>
            </w:ins>
          </w:p>
        </w:tc>
        <w:tc>
          <w:tcPr>
            <w:tcW w:w="539" w:type="dxa"/>
            <w:vAlign w:val="center"/>
          </w:tcPr>
          <w:p w14:paraId="538DE57E">
            <w:pPr>
              <w:keepNext/>
              <w:keepLines/>
              <w:spacing w:before="0" w:after="0" w:line="252" w:lineRule="auto"/>
              <w:ind w:left="0" w:right="0" w:firstLine="0"/>
              <w:jc w:val="center"/>
              <w:rPr>
                <w:ins w:id="510" w:author="Fa'te" w:date="2026-09-18T15:57:46Z"/>
              </w:rPr>
            </w:pPr>
            <w:ins w:id="511" w:author="Fa'te" w:date="2026-09-18T15:57:46Z">
              <w:r>
                <w:rPr>
                  <w:rFonts w:ascii="Times New Roman" w:hAnsi="Times New Roman" w:eastAsia="宋体" w:cs="Times New Roman"/>
                  <w:b w:val="0"/>
                  <w:i w:val="0"/>
                  <w:color w:val="000000"/>
                  <w:sz w:val="17"/>
                </w:rPr>
                <w:t>5.44</w:t>
              </w:r>
            </w:ins>
          </w:p>
        </w:tc>
        <w:tc>
          <w:tcPr>
            <w:tcW w:w="539" w:type="dxa"/>
            <w:vAlign w:val="center"/>
          </w:tcPr>
          <w:p w14:paraId="6B289B10">
            <w:pPr>
              <w:keepNext/>
              <w:keepLines/>
              <w:spacing w:before="0" w:after="0" w:line="252" w:lineRule="auto"/>
              <w:ind w:left="0" w:right="0" w:firstLine="0"/>
              <w:jc w:val="center"/>
              <w:rPr>
                <w:ins w:id="512" w:author="Fa'te" w:date="2026-09-18T15:57:46Z"/>
              </w:rPr>
            </w:pPr>
            <w:ins w:id="513" w:author="Fa'te" w:date="2026-09-18T15:57:46Z">
              <w:r>
                <w:rPr>
                  <w:rFonts w:ascii="Times New Roman" w:hAnsi="Times New Roman" w:eastAsia="宋体" w:cs="Times New Roman"/>
                  <w:b w:val="0"/>
                  <w:i w:val="0"/>
                  <w:color w:val="000000"/>
                  <w:sz w:val="17"/>
                </w:rPr>
                <w:t>56.26</w:t>
              </w:r>
            </w:ins>
          </w:p>
        </w:tc>
        <w:tc>
          <w:tcPr>
            <w:tcW w:w="539" w:type="dxa"/>
            <w:vAlign w:val="center"/>
          </w:tcPr>
          <w:p w14:paraId="0AC86847">
            <w:pPr>
              <w:keepNext/>
              <w:keepLines/>
              <w:spacing w:before="0" w:after="0" w:line="252" w:lineRule="auto"/>
              <w:ind w:left="0" w:right="0" w:firstLine="0"/>
              <w:jc w:val="center"/>
              <w:rPr>
                <w:ins w:id="514" w:author="Fa'te" w:date="2026-09-18T15:57:46Z"/>
              </w:rPr>
            </w:pPr>
            <w:ins w:id="515" w:author="Fa'te" w:date="2026-09-18T15:57:46Z">
              <w:r>
                <w:rPr>
                  <w:rFonts w:ascii="Times New Roman" w:hAnsi="Times New Roman" w:eastAsia="宋体" w:cs="Times New Roman"/>
                  <w:b w:val="0"/>
                  <w:i w:val="0"/>
                  <w:color w:val="000000"/>
                  <w:sz w:val="17"/>
                </w:rPr>
                <w:t>34.37</w:t>
              </w:r>
            </w:ins>
          </w:p>
        </w:tc>
        <w:tc>
          <w:tcPr>
            <w:tcW w:w="539" w:type="dxa"/>
            <w:vAlign w:val="center"/>
          </w:tcPr>
          <w:p w14:paraId="65C067B1">
            <w:pPr>
              <w:keepNext/>
              <w:keepLines/>
              <w:spacing w:before="0" w:after="0" w:line="252" w:lineRule="auto"/>
              <w:ind w:left="0" w:right="0" w:firstLine="0"/>
              <w:jc w:val="center"/>
              <w:rPr>
                <w:ins w:id="516" w:author="Fa'te" w:date="2026-09-18T15:57:46Z"/>
              </w:rPr>
            </w:pPr>
            <w:ins w:id="517" w:author="Fa'te" w:date="2026-09-18T15:57:46Z">
              <w:r>
                <w:rPr>
                  <w:rFonts w:ascii="Times New Roman" w:hAnsi="Times New Roman" w:eastAsia="宋体" w:cs="Times New Roman"/>
                  <w:b w:val="0"/>
                  <w:i w:val="0"/>
                  <w:color w:val="000000"/>
                  <w:sz w:val="17"/>
                </w:rPr>
                <w:t>42.67</w:t>
              </w:r>
            </w:ins>
          </w:p>
        </w:tc>
        <w:tc>
          <w:tcPr>
            <w:tcW w:w="539" w:type="dxa"/>
            <w:vAlign w:val="center"/>
          </w:tcPr>
          <w:p w14:paraId="18BADB54">
            <w:pPr>
              <w:keepNext/>
              <w:keepLines/>
              <w:spacing w:before="0" w:after="0" w:line="252" w:lineRule="auto"/>
              <w:ind w:left="0" w:right="0" w:firstLine="0"/>
              <w:jc w:val="center"/>
              <w:rPr>
                <w:ins w:id="518" w:author="Fa'te" w:date="2026-09-18T15:57:46Z"/>
              </w:rPr>
            </w:pPr>
            <w:ins w:id="519" w:author="Fa'te" w:date="2026-09-18T15:57:46Z">
              <w:r>
                <w:rPr>
                  <w:rFonts w:ascii="Times New Roman" w:hAnsi="Times New Roman" w:eastAsia="宋体" w:cs="Times New Roman"/>
                  <w:b w:val="0"/>
                  <w:i w:val="0"/>
                  <w:color w:val="000000"/>
                  <w:sz w:val="17"/>
                </w:rPr>
                <w:t>35.66</w:t>
              </w:r>
            </w:ins>
          </w:p>
        </w:tc>
        <w:tc>
          <w:tcPr>
            <w:tcW w:w="539" w:type="dxa"/>
            <w:vAlign w:val="center"/>
          </w:tcPr>
          <w:p w14:paraId="1B2F55D1">
            <w:pPr>
              <w:keepNext/>
              <w:keepLines/>
              <w:spacing w:before="0" w:after="0" w:line="252" w:lineRule="auto"/>
              <w:ind w:left="0" w:right="0" w:firstLine="0"/>
              <w:jc w:val="center"/>
              <w:rPr>
                <w:ins w:id="520" w:author="Fa'te" w:date="2026-09-18T15:57:46Z"/>
              </w:rPr>
            </w:pPr>
            <w:ins w:id="521" w:author="Fa'te" w:date="2026-09-18T15:57:46Z">
              <w:r>
                <w:rPr>
                  <w:rFonts w:ascii="Times New Roman" w:hAnsi="Times New Roman" w:eastAsia="宋体" w:cs="Times New Roman"/>
                  <w:b w:val="0"/>
                  <w:i w:val="0"/>
                  <w:color w:val="000000"/>
                  <w:sz w:val="17"/>
                </w:rPr>
                <w:t>14.81</w:t>
              </w:r>
            </w:ins>
          </w:p>
        </w:tc>
        <w:tc>
          <w:tcPr>
            <w:tcW w:w="539" w:type="dxa"/>
            <w:vAlign w:val="center"/>
          </w:tcPr>
          <w:p w14:paraId="7ABBA857">
            <w:pPr>
              <w:keepNext/>
              <w:keepLines/>
              <w:spacing w:before="0" w:after="0" w:line="252" w:lineRule="auto"/>
              <w:ind w:left="0" w:right="0" w:firstLine="0"/>
              <w:jc w:val="center"/>
              <w:rPr>
                <w:ins w:id="522" w:author="Fa'te" w:date="2026-09-18T15:57:46Z"/>
              </w:rPr>
            </w:pPr>
            <w:ins w:id="523" w:author="Fa'te" w:date="2026-09-18T15:57:46Z">
              <w:r>
                <w:rPr>
                  <w:rFonts w:ascii="Times New Roman" w:hAnsi="Times New Roman" w:eastAsia="宋体" w:cs="Times New Roman"/>
                  <w:b w:val="0"/>
                  <w:i w:val="0"/>
                  <w:color w:val="000000"/>
                  <w:sz w:val="17"/>
                </w:rPr>
                <w:t>11.11</w:t>
              </w:r>
            </w:ins>
          </w:p>
        </w:tc>
        <w:tc>
          <w:tcPr>
            <w:tcW w:w="539" w:type="dxa"/>
            <w:vAlign w:val="center"/>
          </w:tcPr>
          <w:p w14:paraId="316A9BA1">
            <w:pPr>
              <w:keepNext/>
              <w:keepLines/>
              <w:spacing w:before="0" w:after="0" w:line="252" w:lineRule="auto"/>
              <w:ind w:left="0" w:right="0" w:firstLine="0"/>
              <w:jc w:val="center"/>
              <w:rPr>
                <w:ins w:id="524" w:author="Fa'te" w:date="2026-09-18T15:57:46Z"/>
              </w:rPr>
            </w:pPr>
            <w:ins w:id="525" w:author="Fa'te" w:date="2026-09-18T15:57:46Z">
              <w:r>
                <w:rPr>
                  <w:rFonts w:ascii="Times New Roman" w:hAnsi="Times New Roman" w:eastAsia="宋体" w:cs="Times New Roman"/>
                  <w:b w:val="0"/>
                  <w:i w:val="0"/>
                  <w:color w:val="000000"/>
                  <w:sz w:val="17"/>
                </w:rPr>
                <w:t>12.70</w:t>
              </w:r>
            </w:ins>
          </w:p>
        </w:tc>
        <w:tc>
          <w:tcPr>
            <w:tcW w:w="539" w:type="dxa"/>
            <w:vAlign w:val="center"/>
          </w:tcPr>
          <w:p w14:paraId="51803F7A">
            <w:pPr>
              <w:keepNext/>
              <w:keepLines/>
              <w:spacing w:before="0" w:after="0" w:line="252" w:lineRule="auto"/>
              <w:ind w:left="0" w:right="0" w:firstLine="0"/>
              <w:jc w:val="center"/>
              <w:rPr>
                <w:ins w:id="526" w:author="Fa'te" w:date="2026-09-18T15:57:46Z"/>
              </w:rPr>
            </w:pPr>
            <w:ins w:id="527" w:author="Fa'te" w:date="2026-09-18T15:57:46Z">
              <w:r>
                <w:rPr>
                  <w:rFonts w:ascii="Times New Roman" w:hAnsi="Times New Roman" w:eastAsia="宋体" w:cs="Times New Roman"/>
                  <w:b w:val="0"/>
                  <w:i w:val="0"/>
                  <w:color w:val="000000"/>
                  <w:sz w:val="17"/>
                </w:rPr>
                <w:t>12.39</w:t>
              </w:r>
            </w:ins>
          </w:p>
        </w:tc>
      </w:tr>
      <w:tr w14:paraId="0AA2E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528" w:author="Fa'te" w:date="2026-09-18T15:57:46Z"/>
        </w:trPr>
        <w:tc>
          <w:tcPr>
            <w:tcW w:w="1843" w:type="dxa"/>
            <w:vAlign w:val="center"/>
          </w:tcPr>
          <w:p w14:paraId="5B476717">
            <w:pPr>
              <w:keepNext/>
              <w:keepLines/>
              <w:spacing w:before="0" w:after="0" w:line="252" w:lineRule="auto"/>
              <w:ind w:left="0" w:right="0" w:firstLine="0"/>
              <w:jc w:val="left"/>
              <w:rPr>
                <w:ins w:id="529" w:author="Fa'te" w:date="2026-09-18T15:57:46Z"/>
              </w:rPr>
            </w:pPr>
            <w:ins w:id="530" w:author="Fa'te" w:date="2026-09-18T15:57:46Z">
              <w:r>
                <w:rPr>
                  <w:rFonts w:ascii="Times New Roman" w:hAnsi="Times New Roman" w:eastAsia="宋体" w:cs="Times New Roman"/>
                  <w:b w:val="0"/>
                  <w:i w:val="0"/>
                  <w:color w:val="000000"/>
                  <w:sz w:val="17"/>
                </w:rPr>
                <w:t>AVCA[3]</w:t>
              </w:r>
            </w:ins>
          </w:p>
        </w:tc>
        <w:tc>
          <w:tcPr>
            <w:tcW w:w="539" w:type="dxa"/>
            <w:vAlign w:val="center"/>
          </w:tcPr>
          <w:p w14:paraId="22909CDF">
            <w:pPr>
              <w:keepNext/>
              <w:keepLines/>
              <w:spacing w:before="0" w:after="0" w:line="252" w:lineRule="auto"/>
              <w:ind w:left="0" w:right="0" w:firstLine="0"/>
              <w:jc w:val="center"/>
              <w:rPr>
                <w:ins w:id="531" w:author="Fa'te" w:date="2026-09-18T15:57:46Z"/>
              </w:rPr>
            </w:pPr>
            <w:ins w:id="532" w:author="Fa'te" w:date="2026-09-18T15:57:46Z">
              <w:r>
                <w:rPr>
                  <w:rFonts w:ascii="Times New Roman" w:hAnsi="Times New Roman" w:eastAsia="宋体" w:cs="Times New Roman"/>
                  <w:b w:val="0"/>
                  <w:i w:val="0"/>
                  <w:color w:val="000000"/>
                  <w:sz w:val="17"/>
                </w:rPr>
                <w:t>32.47</w:t>
              </w:r>
            </w:ins>
          </w:p>
        </w:tc>
        <w:tc>
          <w:tcPr>
            <w:tcW w:w="539" w:type="dxa"/>
            <w:vAlign w:val="center"/>
          </w:tcPr>
          <w:p w14:paraId="58294E23">
            <w:pPr>
              <w:keepNext/>
              <w:keepLines/>
              <w:spacing w:before="0" w:after="0" w:line="252" w:lineRule="auto"/>
              <w:ind w:left="0" w:right="0" w:firstLine="0"/>
              <w:jc w:val="center"/>
              <w:rPr>
                <w:ins w:id="533" w:author="Fa'te" w:date="2026-09-18T15:57:46Z"/>
              </w:rPr>
            </w:pPr>
            <w:ins w:id="534" w:author="Fa'te" w:date="2026-09-18T15:57:46Z">
              <w:r>
                <w:rPr>
                  <w:rFonts w:ascii="Times New Roman" w:hAnsi="Times New Roman" w:eastAsia="宋体" w:cs="Times New Roman"/>
                  <w:b w:val="0"/>
                  <w:i w:val="0"/>
                  <w:color w:val="000000"/>
                  <w:sz w:val="17"/>
                </w:rPr>
                <w:t>6.81</w:t>
              </w:r>
            </w:ins>
          </w:p>
        </w:tc>
        <w:tc>
          <w:tcPr>
            <w:tcW w:w="539" w:type="dxa"/>
            <w:vAlign w:val="center"/>
          </w:tcPr>
          <w:p w14:paraId="4FFE2587">
            <w:pPr>
              <w:keepNext/>
              <w:keepLines/>
              <w:spacing w:before="0" w:after="0" w:line="252" w:lineRule="auto"/>
              <w:ind w:left="0" w:right="0" w:firstLine="0"/>
              <w:jc w:val="center"/>
              <w:rPr>
                <w:ins w:id="535" w:author="Fa'te" w:date="2026-09-18T15:57:46Z"/>
              </w:rPr>
            </w:pPr>
            <w:ins w:id="536" w:author="Fa'te" w:date="2026-09-18T15:57:46Z">
              <w:r>
                <w:rPr>
                  <w:rFonts w:ascii="Times New Roman" w:hAnsi="Times New Roman" w:eastAsia="宋体" w:cs="Times New Roman"/>
                  <w:b w:val="0"/>
                  <w:i w:val="0"/>
                  <w:color w:val="000000"/>
                  <w:sz w:val="17"/>
                </w:rPr>
                <w:t>11.26</w:t>
              </w:r>
            </w:ins>
          </w:p>
        </w:tc>
        <w:tc>
          <w:tcPr>
            <w:tcW w:w="539" w:type="dxa"/>
            <w:vAlign w:val="center"/>
          </w:tcPr>
          <w:p w14:paraId="5FB0656D">
            <w:pPr>
              <w:keepNext/>
              <w:keepLines/>
              <w:spacing w:before="0" w:after="0" w:line="252" w:lineRule="auto"/>
              <w:ind w:left="0" w:right="0" w:firstLine="0"/>
              <w:jc w:val="center"/>
              <w:rPr>
                <w:ins w:id="537" w:author="Fa'te" w:date="2026-09-18T15:57:46Z"/>
              </w:rPr>
            </w:pPr>
            <w:ins w:id="538" w:author="Fa'te" w:date="2026-09-18T15:57:46Z">
              <w:r>
                <w:rPr>
                  <w:rFonts w:ascii="Times New Roman" w:hAnsi="Times New Roman" w:eastAsia="宋体" w:cs="Times New Roman"/>
                  <w:b w:val="0"/>
                  <w:i w:val="0"/>
                  <w:color w:val="000000"/>
                  <w:sz w:val="17"/>
                </w:rPr>
                <w:t>8.16</w:t>
              </w:r>
            </w:ins>
          </w:p>
        </w:tc>
        <w:tc>
          <w:tcPr>
            <w:tcW w:w="539" w:type="dxa"/>
            <w:vAlign w:val="center"/>
          </w:tcPr>
          <w:p w14:paraId="588B2071">
            <w:pPr>
              <w:keepNext/>
              <w:keepLines/>
              <w:spacing w:before="0" w:after="0" w:line="252" w:lineRule="auto"/>
              <w:ind w:left="0" w:right="0" w:firstLine="0"/>
              <w:jc w:val="center"/>
              <w:rPr>
                <w:ins w:id="539" w:author="Fa'te" w:date="2026-09-18T15:57:46Z"/>
              </w:rPr>
            </w:pPr>
            <w:ins w:id="540" w:author="Fa'te" w:date="2026-09-18T15:57:46Z">
              <w:r>
                <w:rPr>
                  <w:rFonts w:ascii="Times New Roman" w:hAnsi="Times New Roman" w:eastAsia="宋体" w:cs="Times New Roman"/>
                  <w:b w:val="0"/>
                  <w:i w:val="0"/>
                  <w:color w:val="000000"/>
                  <w:sz w:val="17"/>
                </w:rPr>
                <w:t>34.90</w:t>
              </w:r>
            </w:ins>
          </w:p>
        </w:tc>
        <w:tc>
          <w:tcPr>
            <w:tcW w:w="539" w:type="dxa"/>
            <w:vAlign w:val="center"/>
          </w:tcPr>
          <w:p w14:paraId="1CEDF3FF">
            <w:pPr>
              <w:keepNext/>
              <w:keepLines/>
              <w:spacing w:before="0" w:after="0" w:line="252" w:lineRule="auto"/>
              <w:ind w:left="0" w:right="0" w:firstLine="0"/>
              <w:jc w:val="center"/>
              <w:rPr>
                <w:ins w:id="541" w:author="Fa'te" w:date="2026-09-18T15:57:46Z"/>
              </w:rPr>
            </w:pPr>
            <w:ins w:id="542" w:author="Fa'te" w:date="2026-09-18T15:57:46Z">
              <w:r>
                <w:rPr>
                  <w:rFonts w:ascii="Times New Roman" w:hAnsi="Times New Roman" w:eastAsia="宋体" w:cs="Times New Roman"/>
                  <w:b w:val="0"/>
                  <w:i w:val="0"/>
                  <w:color w:val="000000"/>
                  <w:sz w:val="17"/>
                </w:rPr>
                <w:t>38.67</w:t>
              </w:r>
            </w:ins>
          </w:p>
        </w:tc>
        <w:tc>
          <w:tcPr>
            <w:tcW w:w="539" w:type="dxa"/>
            <w:vAlign w:val="center"/>
          </w:tcPr>
          <w:p w14:paraId="6897648F">
            <w:pPr>
              <w:keepNext/>
              <w:keepLines/>
              <w:spacing w:before="0" w:after="0" w:line="252" w:lineRule="auto"/>
              <w:ind w:left="0" w:right="0" w:firstLine="0"/>
              <w:jc w:val="center"/>
              <w:rPr>
                <w:ins w:id="543" w:author="Fa'te" w:date="2026-09-18T15:57:46Z"/>
              </w:rPr>
            </w:pPr>
            <w:ins w:id="544" w:author="Fa'te" w:date="2026-09-18T15:57:46Z">
              <w:r>
                <w:rPr>
                  <w:rFonts w:ascii="Times New Roman" w:hAnsi="Times New Roman" w:eastAsia="宋体" w:cs="Times New Roman"/>
                  <w:b w:val="0"/>
                  <w:i w:val="0"/>
                  <w:color w:val="000000"/>
                  <w:sz w:val="17"/>
                </w:rPr>
                <w:t>36.69</w:t>
              </w:r>
            </w:ins>
          </w:p>
        </w:tc>
        <w:tc>
          <w:tcPr>
            <w:tcW w:w="539" w:type="dxa"/>
            <w:vAlign w:val="center"/>
          </w:tcPr>
          <w:p w14:paraId="40BCF1E9">
            <w:pPr>
              <w:keepNext/>
              <w:keepLines/>
              <w:spacing w:before="0" w:after="0" w:line="252" w:lineRule="auto"/>
              <w:ind w:left="0" w:right="0" w:firstLine="0"/>
              <w:jc w:val="center"/>
              <w:rPr>
                <w:ins w:id="545" w:author="Fa'te" w:date="2026-09-18T15:57:46Z"/>
              </w:rPr>
            </w:pPr>
            <w:ins w:id="546" w:author="Fa'te" w:date="2026-09-18T15:57:46Z">
              <w:r>
                <w:rPr>
                  <w:rFonts w:ascii="Times New Roman" w:hAnsi="Times New Roman" w:eastAsia="宋体" w:cs="Times New Roman"/>
                  <w:b w:val="0"/>
                  <w:i w:val="0"/>
                  <w:color w:val="000000"/>
                  <w:sz w:val="17"/>
                </w:rPr>
                <w:t>38.67</w:t>
              </w:r>
            </w:ins>
          </w:p>
        </w:tc>
        <w:tc>
          <w:tcPr>
            <w:tcW w:w="539" w:type="dxa"/>
            <w:vAlign w:val="center"/>
          </w:tcPr>
          <w:p w14:paraId="24954EED">
            <w:pPr>
              <w:keepNext/>
              <w:keepLines/>
              <w:spacing w:before="0" w:after="0" w:line="252" w:lineRule="auto"/>
              <w:ind w:left="0" w:right="0" w:firstLine="0"/>
              <w:jc w:val="center"/>
              <w:rPr>
                <w:ins w:id="547" w:author="Fa'te" w:date="2026-09-18T15:57:46Z"/>
              </w:rPr>
            </w:pPr>
            <w:ins w:id="548" w:author="Fa'te" w:date="2026-09-18T15:57:46Z">
              <w:r>
                <w:rPr>
                  <w:rFonts w:ascii="Times New Roman" w:hAnsi="Times New Roman" w:eastAsia="宋体" w:cs="Times New Roman"/>
                  <w:b w:val="0"/>
                  <w:i w:val="0"/>
                  <w:color w:val="000000"/>
                  <w:sz w:val="17"/>
                </w:rPr>
                <w:t>24.04</w:t>
              </w:r>
            </w:ins>
          </w:p>
        </w:tc>
        <w:tc>
          <w:tcPr>
            <w:tcW w:w="539" w:type="dxa"/>
            <w:vAlign w:val="center"/>
          </w:tcPr>
          <w:p w14:paraId="7395F838">
            <w:pPr>
              <w:keepNext/>
              <w:keepLines/>
              <w:spacing w:before="0" w:after="0" w:line="252" w:lineRule="auto"/>
              <w:ind w:left="0" w:right="0" w:firstLine="0"/>
              <w:jc w:val="center"/>
              <w:rPr>
                <w:ins w:id="549" w:author="Fa'te" w:date="2026-09-18T15:57:46Z"/>
              </w:rPr>
            </w:pPr>
            <w:ins w:id="550" w:author="Fa'te" w:date="2026-09-18T15:57:46Z">
              <w:r>
                <w:rPr>
                  <w:rFonts w:ascii="Times New Roman" w:hAnsi="Times New Roman" w:eastAsia="宋体" w:cs="Times New Roman"/>
                  <w:b w:val="0"/>
                  <w:i w:val="0"/>
                  <w:color w:val="000000"/>
                  <w:sz w:val="17"/>
                </w:rPr>
                <w:t>19.88</w:t>
              </w:r>
            </w:ins>
          </w:p>
        </w:tc>
        <w:tc>
          <w:tcPr>
            <w:tcW w:w="539" w:type="dxa"/>
            <w:vAlign w:val="center"/>
          </w:tcPr>
          <w:p w14:paraId="2CA1B5C4">
            <w:pPr>
              <w:keepNext/>
              <w:keepLines/>
              <w:spacing w:before="0" w:after="0" w:line="252" w:lineRule="auto"/>
              <w:ind w:left="0" w:right="0" w:firstLine="0"/>
              <w:jc w:val="center"/>
              <w:rPr>
                <w:ins w:id="551" w:author="Fa'te" w:date="2026-09-18T15:57:46Z"/>
              </w:rPr>
            </w:pPr>
            <w:ins w:id="552" w:author="Fa'te" w:date="2026-09-18T15:57:46Z">
              <w:r>
                <w:rPr>
                  <w:rFonts w:ascii="Times New Roman" w:hAnsi="Times New Roman" w:eastAsia="宋体" w:cs="Times New Roman"/>
                  <w:b w:val="0"/>
                  <w:i w:val="0"/>
                  <w:color w:val="000000"/>
                  <w:sz w:val="17"/>
                </w:rPr>
                <w:t>21.76</w:t>
              </w:r>
            </w:ins>
          </w:p>
        </w:tc>
        <w:tc>
          <w:tcPr>
            <w:tcW w:w="539" w:type="dxa"/>
            <w:vAlign w:val="center"/>
          </w:tcPr>
          <w:p w14:paraId="5FF3995A">
            <w:pPr>
              <w:keepNext/>
              <w:keepLines/>
              <w:spacing w:before="0" w:after="0" w:line="252" w:lineRule="auto"/>
              <w:ind w:left="0" w:right="0" w:firstLine="0"/>
              <w:jc w:val="center"/>
              <w:rPr>
                <w:ins w:id="553" w:author="Fa'te" w:date="2026-09-18T15:57:46Z"/>
              </w:rPr>
            </w:pPr>
            <w:ins w:id="554" w:author="Fa'te" w:date="2026-09-18T15:57:46Z">
              <w:r>
                <w:rPr>
                  <w:rFonts w:ascii="Times New Roman" w:hAnsi="Times New Roman" w:eastAsia="宋体" w:cs="Times New Roman"/>
                  <w:b w:val="0"/>
                  <w:i w:val="0"/>
                  <w:color w:val="000000"/>
                  <w:sz w:val="17"/>
                </w:rPr>
                <w:t>20.88</w:t>
              </w:r>
            </w:ins>
          </w:p>
        </w:tc>
      </w:tr>
      <w:tr w14:paraId="066C9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555" w:author="Fa'te" w:date="2026-09-18T15:57:46Z"/>
        </w:trPr>
        <w:tc>
          <w:tcPr>
            <w:tcW w:w="1843" w:type="dxa"/>
            <w:vAlign w:val="center"/>
          </w:tcPr>
          <w:p w14:paraId="3EAB3248">
            <w:pPr>
              <w:keepNext/>
              <w:keepLines/>
              <w:spacing w:before="0" w:after="0" w:line="252" w:lineRule="auto"/>
              <w:ind w:left="0" w:right="0" w:firstLine="0"/>
              <w:jc w:val="left"/>
              <w:rPr>
                <w:ins w:id="556" w:author="Fa'te" w:date="2026-09-18T15:57:46Z"/>
              </w:rPr>
            </w:pPr>
            <w:ins w:id="557" w:author="Fa'te" w:date="2026-09-18T15:57:46Z">
              <w:r>
                <w:rPr>
                  <w:rFonts w:ascii="Times New Roman" w:hAnsi="Times New Roman" w:eastAsia="宋体" w:cs="Times New Roman"/>
                  <w:b w:val="0"/>
                  <w:i w:val="0"/>
                  <w:color w:val="000000"/>
                  <w:sz w:val="17"/>
                </w:rPr>
                <w:t>TCaF[5]</w:t>
              </w:r>
            </w:ins>
          </w:p>
        </w:tc>
        <w:tc>
          <w:tcPr>
            <w:tcW w:w="539" w:type="dxa"/>
            <w:vAlign w:val="center"/>
          </w:tcPr>
          <w:p w14:paraId="14C91482">
            <w:pPr>
              <w:keepNext/>
              <w:keepLines/>
              <w:spacing w:before="0" w:after="0" w:line="252" w:lineRule="auto"/>
              <w:ind w:left="0" w:right="0" w:firstLine="0"/>
              <w:jc w:val="center"/>
              <w:rPr>
                <w:ins w:id="558" w:author="Fa'te" w:date="2026-09-18T15:57:46Z"/>
              </w:rPr>
            </w:pPr>
            <w:ins w:id="559" w:author="Fa'te" w:date="2026-09-18T15:57:46Z">
              <w:r>
                <w:rPr>
                  <w:rFonts w:ascii="Times New Roman" w:hAnsi="Times New Roman" w:eastAsia="宋体" w:cs="Times New Roman"/>
                  <w:b w:val="0"/>
                  <w:i w:val="0"/>
                  <w:color w:val="000000"/>
                  <w:sz w:val="17"/>
                </w:rPr>
                <w:t>12.63</w:t>
              </w:r>
            </w:ins>
          </w:p>
        </w:tc>
        <w:tc>
          <w:tcPr>
            <w:tcW w:w="539" w:type="dxa"/>
            <w:vAlign w:val="center"/>
          </w:tcPr>
          <w:p w14:paraId="2F7350AB">
            <w:pPr>
              <w:keepNext/>
              <w:keepLines/>
              <w:spacing w:before="0" w:after="0" w:line="252" w:lineRule="auto"/>
              <w:ind w:left="0" w:right="0" w:firstLine="0"/>
              <w:jc w:val="center"/>
              <w:rPr>
                <w:ins w:id="560" w:author="Fa'te" w:date="2026-09-18T15:57:46Z"/>
              </w:rPr>
            </w:pPr>
            <w:ins w:id="561" w:author="Fa'te" w:date="2026-09-18T15:57:46Z">
              <w:r>
                <w:rPr>
                  <w:rFonts w:ascii="Times New Roman" w:hAnsi="Times New Roman" w:eastAsia="宋体" w:cs="Times New Roman"/>
                  <w:b w:val="0"/>
                  <w:i w:val="0"/>
                  <w:color w:val="000000"/>
                  <w:sz w:val="17"/>
                </w:rPr>
                <w:t>6.72</w:t>
              </w:r>
            </w:ins>
          </w:p>
        </w:tc>
        <w:tc>
          <w:tcPr>
            <w:tcW w:w="539" w:type="dxa"/>
            <w:vAlign w:val="center"/>
          </w:tcPr>
          <w:p w14:paraId="6CA2ED14">
            <w:pPr>
              <w:keepNext/>
              <w:keepLines/>
              <w:spacing w:before="0" w:after="0" w:line="252" w:lineRule="auto"/>
              <w:ind w:left="0" w:right="0" w:firstLine="0"/>
              <w:jc w:val="center"/>
              <w:rPr>
                <w:ins w:id="562" w:author="Fa'te" w:date="2026-09-18T15:57:46Z"/>
              </w:rPr>
            </w:pPr>
            <w:ins w:id="563" w:author="Fa'te" w:date="2026-09-18T15:57:46Z">
              <w:r>
                <w:rPr>
                  <w:rFonts w:ascii="Times New Roman" w:hAnsi="Times New Roman" w:eastAsia="宋体" w:cs="Times New Roman"/>
                  <w:b w:val="0"/>
                  <w:i w:val="0"/>
                  <w:color w:val="000000"/>
                  <w:sz w:val="17"/>
                </w:rPr>
                <w:t>8.77</w:t>
              </w:r>
            </w:ins>
          </w:p>
        </w:tc>
        <w:tc>
          <w:tcPr>
            <w:tcW w:w="539" w:type="dxa"/>
            <w:vAlign w:val="center"/>
          </w:tcPr>
          <w:p w14:paraId="1D27683A">
            <w:pPr>
              <w:keepNext/>
              <w:keepLines/>
              <w:spacing w:before="0" w:after="0" w:line="252" w:lineRule="auto"/>
              <w:ind w:left="0" w:right="0" w:firstLine="0"/>
              <w:jc w:val="center"/>
              <w:rPr>
                <w:ins w:id="564" w:author="Fa'te" w:date="2026-09-18T15:57:46Z"/>
              </w:rPr>
            </w:pPr>
            <w:ins w:id="565" w:author="Fa'te" w:date="2026-09-18T15:57:46Z">
              <w:r>
                <w:rPr>
                  <w:rFonts w:ascii="Times New Roman" w:hAnsi="Times New Roman" w:eastAsia="宋体" w:cs="Times New Roman"/>
                  <w:b w:val="0"/>
                  <w:i w:val="0"/>
                  <w:color w:val="000000"/>
                  <w:sz w:val="17"/>
                </w:rPr>
                <w:t>7.41</w:t>
              </w:r>
            </w:ins>
          </w:p>
        </w:tc>
        <w:tc>
          <w:tcPr>
            <w:tcW w:w="539" w:type="dxa"/>
            <w:vAlign w:val="center"/>
          </w:tcPr>
          <w:p w14:paraId="274EDD70">
            <w:pPr>
              <w:keepNext/>
              <w:keepLines/>
              <w:spacing w:before="0" w:after="0" w:line="252" w:lineRule="auto"/>
              <w:ind w:left="0" w:right="0" w:firstLine="0"/>
              <w:jc w:val="center"/>
              <w:rPr>
                <w:ins w:id="566" w:author="Fa'te" w:date="2026-09-18T15:57:46Z"/>
              </w:rPr>
            </w:pPr>
            <w:ins w:id="567" w:author="Fa'te" w:date="2026-09-18T15:57:46Z">
              <w:r>
                <w:rPr>
                  <w:rFonts w:ascii="Times New Roman" w:hAnsi="Times New Roman" w:eastAsia="宋体" w:cs="Times New Roman"/>
                  <w:b w:val="0"/>
                  <w:i w:val="0"/>
                  <w:color w:val="000000"/>
                  <w:sz w:val="17"/>
                </w:rPr>
                <w:t>67.14</w:t>
              </w:r>
            </w:ins>
          </w:p>
        </w:tc>
        <w:tc>
          <w:tcPr>
            <w:tcW w:w="539" w:type="dxa"/>
            <w:vAlign w:val="center"/>
          </w:tcPr>
          <w:p w14:paraId="46DA181D">
            <w:pPr>
              <w:keepNext/>
              <w:keepLines/>
              <w:spacing w:before="0" w:after="0" w:line="252" w:lineRule="auto"/>
              <w:ind w:left="0" w:right="0" w:firstLine="0"/>
              <w:jc w:val="center"/>
              <w:rPr>
                <w:ins w:id="568" w:author="Fa'te" w:date="2026-09-18T15:57:46Z"/>
              </w:rPr>
            </w:pPr>
            <w:ins w:id="569" w:author="Fa'te" w:date="2026-09-18T15:57:46Z">
              <w:r>
                <w:rPr>
                  <w:rFonts w:ascii="Times New Roman" w:hAnsi="Times New Roman" w:eastAsia="宋体" w:cs="Times New Roman"/>
                  <w:b w:val="0"/>
                  <w:i w:val="0"/>
                  <w:color w:val="000000"/>
                  <w:sz w:val="17"/>
                </w:rPr>
                <w:t>40.83</w:t>
              </w:r>
            </w:ins>
          </w:p>
        </w:tc>
        <w:tc>
          <w:tcPr>
            <w:tcW w:w="539" w:type="dxa"/>
            <w:vAlign w:val="center"/>
          </w:tcPr>
          <w:p w14:paraId="0582C6A6">
            <w:pPr>
              <w:keepNext/>
              <w:keepLines/>
              <w:spacing w:before="0" w:after="0" w:line="252" w:lineRule="auto"/>
              <w:ind w:left="0" w:right="0" w:firstLine="0"/>
              <w:jc w:val="center"/>
              <w:rPr>
                <w:ins w:id="570" w:author="Fa'te" w:date="2026-09-18T15:57:46Z"/>
              </w:rPr>
            </w:pPr>
            <w:ins w:id="571" w:author="Fa'te" w:date="2026-09-18T15:57:46Z">
              <w:r>
                <w:rPr>
                  <w:rFonts w:ascii="Times New Roman" w:hAnsi="Times New Roman" w:eastAsia="宋体" w:cs="Times New Roman"/>
                  <w:b w:val="0"/>
                  <w:i w:val="0"/>
                  <w:color w:val="000000"/>
                  <w:sz w:val="17"/>
                </w:rPr>
                <w:t>50.78</w:t>
              </w:r>
            </w:ins>
          </w:p>
        </w:tc>
        <w:tc>
          <w:tcPr>
            <w:tcW w:w="539" w:type="dxa"/>
            <w:vAlign w:val="center"/>
          </w:tcPr>
          <w:p w14:paraId="6556B9A6">
            <w:pPr>
              <w:keepNext/>
              <w:keepLines/>
              <w:spacing w:before="0" w:after="0" w:line="252" w:lineRule="auto"/>
              <w:ind w:left="0" w:right="0" w:firstLine="0"/>
              <w:jc w:val="center"/>
              <w:rPr>
                <w:ins w:id="572" w:author="Fa'te" w:date="2026-09-18T15:57:46Z"/>
              </w:rPr>
            </w:pPr>
            <w:ins w:id="573" w:author="Fa'te" w:date="2026-09-18T15:57:46Z">
              <w:r>
                <w:rPr>
                  <w:rFonts w:ascii="Times New Roman" w:hAnsi="Times New Roman" w:eastAsia="宋体" w:cs="Times New Roman"/>
                  <w:b w:val="0"/>
                  <w:i w:val="0"/>
                  <w:color w:val="000000"/>
                  <w:sz w:val="17"/>
                </w:rPr>
                <w:t>44.64</w:t>
              </w:r>
            </w:ins>
          </w:p>
        </w:tc>
        <w:tc>
          <w:tcPr>
            <w:tcW w:w="539" w:type="dxa"/>
            <w:vAlign w:val="center"/>
          </w:tcPr>
          <w:p w14:paraId="5B39428D">
            <w:pPr>
              <w:keepNext/>
              <w:keepLines/>
              <w:spacing w:before="0" w:after="0" w:line="252" w:lineRule="auto"/>
              <w:ind w:left="0" w:right="0" w:firstLine="0"/>
              <w:jc w:val="center"/>
              <w:rPr>
                <w:ins w:id="574" w:author="Fa'te" w:date="2026-09-18T15:57:46Z"/>
              </w:rPr>
            </w:pPr>
            <w:ins w:id="575" w:author="Fa'te" w:date="2026-09-18T15:57:46Z">
              <w:r>
                <w:rPr>
                  <w:rFonts w:ascii="Times New Roman" w:hAnsi="Times New Roman" w:eastAsia="宋体" w:cs="Times New Roman"/>
                  <w:b w:val="0"/>
                  <w:i w:val="0"/>
                  <w:color w:val="000000"/>
                  <w:sz w:val="17"/>
                </w:rPr>
                <w:t>30.12</w:t>
              </w:r>
            </w:ins>
          </w:p>
        </w:tc>
        <w:tc>
          <w:tcPr>
            <w:tcW w:w="539" w:type="dxa"/>
            <w:vAlign w:val="center"/>
          </w:tcPr>
          <w:p w14:paraId="70469731">
            <w:pPr>
              <w:keepNext/>
              <w:keepLines/>
              <w:spacing w:before="0" w:after="0" w:line="252" w:lineRule="auto"/>
              <w:ind w:left="0" w:right="0" w:firstLine="0"/>
              <w:jc w:val="center"/>
              <w:rPr>
                <w:ins w:id="576" w:author="Fa'te" w:date="2026-09-18T15:57:46Z"/>
              </w:rPr>
            </w:pPr>
            <w:ins w:id="577" w:author="Fa'te" w:date="2026-09-18T15:57:46Z">
              <w:r>
                <w:rPr>
                  <w:rFonts w:ascii="Times New Roman" w:hAnsi="Times New Roman" w:eastAsia="宋体" w:cs="Times New Roman"/>
                  <w:b w:val="0"/>
                  <w:i w:val="0"/>
                  <w:color w:val="000000"/>
                  <w:sz w:val="17"/>
                </w:rPr>
                <w:t>7.65</w:t>
              </w:r>
            </w:ins>
          </w:p>
        </w:tc>
        <w:tc>
          <w:tcPr>
            <w:tcW w:w="539" w:type="dxa"/>
            <w:vAlign w:val="center"/>
          </w:tcPr>
          <w:p w14:paraId="0499CFE0">
            <w:pPr>
              <w:keepNext/>
              <w:keepLines/>
              <w:spacing w:before="0" w:after="0" w:line="252" w:lineRule="auto"/>
              <w:ind w:left="0" w:right="0" w:firstLine="0"/>
              <w:jc w:val="center"/>
              <w:rPr>
                <w:ins w:id="578" w:author="Fa'te" w:date="2026-09-18T15:57:46Z"/>
              </w:rPr>
            </w:pPr>
            <w:ins w:id="579" w:author="Fa'te" w:date="2026-09-18T15:57:46Z">
              <w:r>
                <w:rPr>
                  <w:rFonts w:ascii="Times New Roman" w:hAnsi="Times New Roman" w:eastAsia="宋体" w:cs="Times New Roman"/>
                  <w:b w:val="0"/>
                  <w:i w:val="0"/>
                  <w:color w:val="000000"/>
                  <w:sz w:val="17"/>
                </w:rPr>
                <w:t>12.20</w:t>
              </w:r>
            </w:ins>
          </w:p>
        </w:tc>
        <w:tc>
          <w:tcPr>
            <w:tcW w:w="539" w:type="dxa"/>
            <w:vAlign w:val="center"/>
          </w:tcPr>
          <w:p w14:paraId="29FA86E6">
            <w:pPr>
              <w:keepNext/>
              <w:keepLines/>
              <w:spacing w:before="0" w:after="0" w:line="252" w:lineRule="auto"/>
              <w:ind w:left="0" w:right="0" w:firstLine="0"/>
              <w:jc w:val="center"/>
              <w:rPr>
                <w:ins w:id="580" w:author="Fa'te" w:date="2026-09-18T15:57:46Z"/>
              </w:rPr>
            </w:pPr>
            <w:ins w:id="581" w:author="Fa'te" w:date="2026-09-18T15:57:46Z">
              <w:r>
                <w:rPr>
                  <w:rFonts w:ascii="Times New Roman" w:hAnsi="Times New Roman" w:eastAsia="宋体" w:cs="Times New Roman"/>
                  <w:b w:val="0"/>
                  <w:i w:val="0"/>
                  <w:color w:val="000000"/>
                  <w:sz w:val="17"/>
                </w:rPr>
                <w:t>7.96</w:t>
              </w:r>
            </w:ins>
          </w:p>
        </w:tc>
      </w:tr>
      <w:tr w14:paraId="33CB1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582" w:author="Fa'te" w:date="2026-09-18T15:57:46Z"/>
        </w:trPr>
        <w:tc>
          <w:tcPr>
            <w:tcW w:w="1843" w:type="dxa"/>
            <w:vAlign w:val="center"/>
          </w:tcPr>
          <w:p w14:paraId="21EEA322">
            <w:pPr>
              <w:keepNext/>
              <w:keepLines/>
              <w:spacing w:before="0" w:after="0" w:line="252" w:lineRule="auto"/>
              <w:ind w:left="0" w:right="0" w:firstLine="0"/>
              <w:jc w:val="left"/>
              <w:rPr>
                <w:ins w:id="583" w:author="Fa'te" w:date="2026-09-18T15:57:46Z"/>
              </w:rPr>
            </w:pPr>
            <w:ins w:id="584" w:author="Fa'te" w:date="2026-09-18T15:57:46Z">
              <w:r>
                <w:rPr>
                  <w:rFonts w:ascii="Times New Roman" w:hAnsi="Times New Roman" w:eastAsia="宋体" w:cs="Times New Roman"/>
                  <w:b w:val="0"/>
                  <w:i w:val="0"/>
                  <w:color w:val="000000"/>
                  <w:sz w:val="17"/>
                </w:rPr>
                <w:t>AVFS</w:t>
              </w:r>
            </w:ins>
          </w:p>
        </w:tc>
        <w:tc>
          <w:tcPr>
            <w:tcW w:w="539" w:type="dxa"/>
            <w:vAlign w:val="center"/>
          </w:tcPr>
          <w:p w14:paraId="2DAAFFEE">
            <w:pPr>
              <w:keepNext/>
              <w:keepLines/>
              <w:spacing w:before="0" w:after="0" w:line="252" w:lineRule="auto"/>
              <w:ind w:left="0" w:right="0" w:firstLine="0"/>
              <w:jc w:val="center"/>
              <w:rPr>
                <w:ins w:id="585" w:author="Fa'te" w:date="2026-09-18T15:57:46Z"/>
              </w:rPr>
            </w:pPr>
            <w:ins w:id="586" w:author="Fa'te" w:date="2026-09-18T15:57:46Z">
              <w:r>
                <w:rPr>
                  <w:rFonts w:ascii="Times New Roman" w:hAnsi="Times New Roman" w:eastAsia="宋体" w:cs="Times New Roman"/>
                  <w:b w:val="0"/>
                  <w:i w:val="0"/>
                  <w:color w:val="000000"/>
                  <w:sz w:val="17"/>
                </w:rPr>
                <w:t>15.62</w:t>
              </w:r>
            </w:ins>
          </w:p>
        </w:tc>
        <w:tc>
          <w:tcPr>
            <w:tcW w:w="539" w:type="dxa"/>
            <w:vAlign w:val="center"/>
          </w:tcPr>
          <w:p w14:paraId="1C03DDBC">
            <w:pPr>
              <w:keepNext/>
              <w:keepLines/>
              <w:spacing w:before="0" w:after="0" w:line="252" w:lineRule="auto"/>
              <w:ind w:left="0" w:right="0" w:firstLine="0"/>
              <w:jc w:val="center"/>
              <w:rPr>
                <w:ins w:id="587" w:author="Fa'te" w:date="2026-09-18T15:57:46Z"/>
              </w:rPr>
            </w:pPr>
            <w:ins w:id="588" w:author="Fa'te" w:date="2026-09-18T15:57:46Z">
              <w:r>
                <w:rPr>
                  <w:rFonts w:ascii="Times New Roman" w:hAnsi="Times New Roman" w:eastAsia="宋体" w:cs="Times New Roman"/>
                  <w:b w:val="0"/>
                  <w:i w:val="0"/>
                  <w:color w:val="000000"/>
                  <w:sz w:val="17"/>
                </w:rPr>
                <w:t>6.00</w:t>
              </w:r>
            </w:ins>
          </w:p>
        </w:tc>
        <w:tc>
          <w:tcPr>
            <w:tcW w:w="539" w:type="dxa"/>
            <w:vAlign w:val="center"/>
          </w:tcPr>
          <w:p w14:paraId="57233771">
            <w:pPr>
              <w:keepNext/>
              <w:keepLines/>
              <w:spacing w:before="0" w:after="0" w:line="252" w:lineRule="auto"/>
              <w:ind w:left="0" w:right="0" w:firstLine="0"/>
              <w:jc w:val="center"/>
              <w:rPr>
                <w:ins w:id="589" w:author="Fa'te" w:date="2026-09-18T15:57:46Z"/>
              </w:rPr>
            </w:pPr>
            <w:ins w:id="590" w:author="Fa'te" w:date="2026-09-18T15:57:46Z">
              <w:r>
                <w:rPr>
                  <w:rFonts w:ascii="Times New Roman" w:hAnsi="Times New Roman" w:eastAsia="宋体" w:cs="Times New Roman"/>
                  <w:b w:val="0"/>
                  <w:i w:val="0"/>
                  <w:color w:val="000000"/>
                  <w:sz w:val="17"/>
                </w:rPr>
                <w:t>8.67</w:t>
              </w:r>
            </w:ins>
          </w:p>
        </w:tc>
        <w:tc>
          <w:tcPr>
            <w:tcW w:w="539" w:type="dxa"/>
            <w:vAlign w:val="center"/>
          </w:tcPr>
          <w:p w14:paraId="2CA5FA9F">
            <w:pPr>
              <w:keepNext/>
              <w:keepLines/>
              <w:spacing w:before="0" w:after="0" w:line="252" w:lineRule="auto"/>
              <w:ind w:left="0" w:right="0" w:firstLine="0"/>
              <w:jc w:val="center"/>
              <w:rPr>
                <w:ins w:id="591" w:author="Fa'te" w:date="2026-09-18T15:57:46Z"/>
              </w:rPr>
            </w:pPr>
            <w:ins w:id="592" w:author="Fa'te" w:date="2026-09-18T15:57:46Z">
              <w:r>
                <w:rPr>
                  <w:rFonts w:ascii="Times New Roman" w:hAnsi="Times New Roman" w:eastAsia="宋体" w:cs="Times New Roman"/>
                  <w:b w:val="0"/>
                  <w:i w:val="0"/>
                  <w:color w:val="000000"/>
                  <w:sz w:val="17"/>
                </w:rPr>
                <w:t>7.31</w:t>
              </w:r>
            </w:ins>
          </w:p>
        </w:tc>
        <w:tc>
          <w:tcPr>
            <w:tcW w:w="539" w:type="dxa"/>
            <w:vAlign w:val="center"/>
          </w:tcPr>
          <w:p w14:paraId="701D6B85">
            <w:pPr>
              <w:keepNext/>
              <w:keepLines/>
              <w:spacing w:before="0" w:after="0" w:line="252" w:lineRule="auto"/>
              <w:ind w:left="0" w:right="0" w:firstLine="0"/>
              <w:jc w:val="center"/>
              <w:rPr>
                <w:ins w:id="593" w:author="Fa'te" w:date="2026-09-18T15:57:46Z"/>
              </w:rPr>
            </w:pPr>
            <w:ins w:id="594" w:author="Fa'te" w:date="2026-09-18T15:57:46Z">
              <w:r>
                <w:rPr>
                  <w:rFonts w:ascii="Times New Roman" w:hAnsi="Times New Roman" w:eastAsia="宋体" w:cs="Times New Roman"/>
                  <w:b w:val="0"/>
                  <w:i w:val="0"/>
                  <w:color w:val="000000"/>
                  <w:sz w:val="17"/>
                </w:rPr>
                <w:t>54.57</w:t>
              </w:r>
            </w:ins>
          </w:p>
        </w:tc>
        <w:tc>
          <w:tcPr>
            <w:tcW w:w="539" w:type="dxa"/>
            <w:vAlign w:val="center"/>
          </w:tcPr>
          <w:p w14:paraId="15187543">
            <w:pPr>
              <w:keepNext/>
              <w:keepLines/>
              <w:spacing w:before="0" w:after="0" w:line="252" w:lineRule="auto"/>
              <w:ind w:left="0" w:right="0" w:firstLine="0"/>
              <w:jc w:val="center"/>
              <w:rPr>
                <w:ins w:id="595" w:author="Fa'te" w:date="2026-09-18T15:57:46Z"/>
              </w:rPr>
            </w:pPr>
            <w:ins w:id="596" w:author="Fa'te" w:date="2026-09-18T15:57:46Z">
              <w:r>
                <w:rPr>
                  <w:rFonts w:ascii="Times New Roman" w:hAnsi="Times New Roman" w:eastAsia="宋体" w:cs="Times New Roman"/>
                  <w:b w:val="0"/>
                  <w:i w:val="0"/>
                  <w:color w:val="000000"/>
                  <w:sz w:val="17"/>
                </w:rPr>
                <w:t>36.94</w:t>
              </w:r>
            </w:ins>
          </w:p>
        </w:tc>
        <w:tc>
          <w:tcPr>
            <w:tcW w:w="539" w:type="dxa"/>
            <w:vAlign w:val="center"/>
          </w:tcPr>
          <w:p w14:paraId="1B3A90B2">
            <w:pPr>
              <w:keepNext/>
              <w:keepLines/>
              <w:spacing w:before="0" w:after="0" w:line="252" w:lineRule="auto"/>
              <w:ind w:left="0" w:right="0" w:firstLine="0"/>
              <w:jc w:val="center"/>
              <w:rPr>
                <w:ins w:id="597" w:author="Fa'te" w:date="2026-09-18T15:57:46Z"/>
              </w:rPr>
            </w:pPr>
            <w:ins w:id="598" w:author="Fa'te" w:date="2026-09-18T15:57:46Z">
              <w:r>
                <w:rPr>
                  <w:rFonts w:ascii="Times New Roman" w:hAnsi="Times New Roman" w:eastAsia="宋体" w:cs="Times New Roman"/>
                  <w:b w:val="0"/>
                  <w:i w:val="0"/>
                  <w:color w:val="000000"/>
                  <w:sz w:val="17"/>
                </w:rPr>
                <w:t>44.06</w:t>
              </w:r>
            </w:ins>
          </w:p>
        </w:tc>
        <w:tc>
          <w:tcPr>
            <w:tcW w:w="539" w:type="dxa"/>
            <w:vAlign w:val="center"/>
          </w:tcPr>
          <w:p w14:paraId="76A03909">
            <w:pPr>
              <w:keepNext/>
              <w:keepLines/>
              <w:spacing w:before="0" w:after="0" w:line="252" w:lineRule="auto"/>
              <w:ind w:left="0" w:right="0" w:firstLine="0"/>
              <w:jc w:val="center"/>
              <w:rPr>
                <w:ins w:id="599" w:author="Fa'te" w:date="2026-09-18T15:57:46Z"/>
              </w:rPr>
            </w:pPr>
            <w:ins w:id="600" w:author="Fa'te" w:date="2026-09-18T15:57:46Z">
              <w:r>
                <w:rPr>
                  <w:rFonts w:ascii="Times New Roman" w:hAnsi="Times New Roman" w:eastAsia="宋体" w:cs="Times New Roman"/>
                  <w:b w:val="0"/>
                  <w:i w:val="0"/>
                  <w:color w:val="000000"/>
                  <w:sz w:val="17"/>
                </w:rPr>
                <w:t>41.55</w:t>
              </w:r>
            </w:ins>
          </w:p>
        </w:tc>
        <w:tc>
          <w:tcPr>
            <w:tcW w:w="539" w:type="dxa"/>
            <w:vAlign w:val="center"/>
          </w:tcPr>
          <w:p w14:paraId="7103852B">
            <w:pPr>
              <w:keepNext/>
              <w:keepLines/>
              <w:spacing w:before="0" w:after="0" w:line="252" w:lineRule="auto"/>
              <w:ind w:left="0" w:right="0" w:firstLine="0"/>
              <w:jc w:val="center"/>
              <w:rPr>
                <w:ins w:id="601" w:author="Fa'te" w:date="2026-09-18T15:57:46Z"/>
              </w:rPr>
            </w:pPr>
            <w:ins w:id="602" w:author="Fa'te" w:date="2026-09-18T15:57:46Z">
              <w:r>
                <w:rPr>
                  <w:rFonts w:ascii="Times New Roman" w:hAnsi="Times New Roman" w:eastAsia="宋体" w:cs="Times New Roman"/>
                  <w:b w:val="0"/>
                  <w:i w:val="0"/>
                  <w:color w:val="000000"/>
                  <w:sz w:val="17"/>
                </w:rPr>
                <w:t>14.41</w:t>
              </w:r>
            </w:ins>
          </w:p>
        </w:tc>
        <w:tc>
          <w:tcPr>
            <w:tcW w:w="539" w:type="dxa"/>
            <w:vAlign w:val="center"/>
          </w:tcPr>
          <w:p w14:paraId="053A7713">
            <w:pPr>
              <w:keepNext/>
              <w:keepLines/>
              <w:spacing w:before="0" w:after="0" w:line="252" w:lineRule="auto"/>
              <w:ind w:left="0" w:right="0" w:firstLine="0"/>
              <w:jc w:val="center"/>
              <w:rPr>
                <w:ins w:id="603" w:author="Fa'te" w:date="2026-09-18T15:57:46Z"/>
              </w:rPr>
            </w:pPr>
            <w:ins w:id="604" w:author="Fa'te" w:date="2026-09-18T15:57:46Z">
              <w:r>
                <w:rPr>
                  <w:rFonts w:ascii="Times New Roman" w:hAnsi="Times New Roman" w:eastAsia="宋体" w:cs="Times New Roman"/>
                  <w:b w:val="0"/>
                  <w:i w:val="0"/>
                  <w:color w:val="000000"/>
                  <w:sz w:val="17"/>
                </w:rPr>
                <w:t>8.91</w:t>
              </w:r>
            </w:ins>
          </w:p>
        </w:tc>
        <w:tc>
          <w:tcPr>
            <w:tcW w:w="539" w:type="dxa"/>
            <w:vAlign w:val="center"/>
          </w:tcPr>
          <w:p w14:paraId="0D2807A8">
            <w:pPr>
              <w:keepNext/>
              <w:keepLines/>
              <w:spacing w:before="0" w:after="0" w:line="252" w:lineRule="auto"/>
              <w:ind w:left="0" w:right="0" w:firstLine="0"/>
              <w:jc w:val="center"/>
              <w:rPr>
                <w:ins w:id="605" w:author="Fa'te" w:date="2026-09-18T15:57:46Z"/>
              </w:rPr>
            </w:pPr>
            <w:ins w:id="606" w:author="Fa'te" w:date="2026-09-18T15:57:46Z">
              <w:r>
                <w:rPr>
                  <w:rFonts w:ascii="Times New Roman" w:hAnsi="Times New Roman" w:eastAsia="宋体" w:cs="Times New Roman"/>
                  <w:b w:val="0"/>
                  <w:i w:val="0"/>
                  <w:color w:val="000000"/>
                  <w:sz w:val="17"/>
                </w:rPr>
                <w:t>11.01</w:t>
              </w:r>
            </w:ins>
          </w:p>
        </w:tc>
        <w:tc>
          <w:tcPr>
            <w:tcW w:w="539" w:type="dxa"/>
            <w:vAlign w:val="center"/>
          </w:tcPr>
          <w:p w14:paraId="4BEDE052">
            <w:pPr>
              <w:keepNext/>
              <w:keepLines/>
              <w:spacing w:before="0" w:after="0" w:line="252" w:lineRule="auto"/>
              <w:ind w:left="0" w:right="0" w:firstLine="0"/>
              <w:jc w:val="center"/>
              <w:rPr>
                <w:ins w:id="607" w:author="Fa'te" w:date="2026-09-18T15:57:46Z"/>
              </w:rPr>
            </w:pPr>
            <w:ins w:id="608" w:author="Fa'te" w:date="2026-09-18T15:57:46Z">
              <w:r>
                <w:rPr>
                  <w:rFonts w:ascii="Times New Roman" w:hAnsi="Times New Roman" w:eastAsia="宋体" w:cs="Times New Roman"/>
                  <w:b w:val="0"/>
                  <w:i w:val="0"/>
                  <w:color w:val="000000"/>
                  <w:sz w:val="17"/>
                </w:rPr>
                <w:t>9.15</w:t>
              </w:r>
            </w:ins>
          </w:p>
        </w:tc>
      </w:tr>
      <w:tr w14:paraId="00B6F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609" w:author="Fa'te" w:date="2026-09-18T15:57:46Z"/>
        </w:trPr>
        <w:tc>
          <w:tcPr>
            <w:tcW w:w="1843" w:type="dxa"/>
            <w:vAlign w:val="center"/>
          </w:tcPr>
          <w:p w14:paraId="434ADBA8">
            <w:pPr>
              <w:keepNext/>
              <w:keepLines/>
              <w:spacing w:before="0" w:after="0" w:line="252" w:lineRule="auto"/>
              <w:ind w:left="0" w:right="0" w:firstLine="0"/>
              <w:jc w:val="left"/>
              <w:rPr>
                <w:ins w:id="610" w:author="Fa'te" w:date="2026-09-18T15:57:46Z"/>
              </w:rPr>
            </w:pPr>
            <w:ins w:id="611" w:author="Fa'te" w:date="2026-09-18T15:57:46Z">
              <w:r>
                <w:rPr>
                  <w:rFonts w:ascii="Times New Roman" w:hAnsi="Times New Roman" w:eastAsia="宋体" w:cs="Times New Roman"/>
                  <w:b w:val="0"/>
                  <w:i w:val="0"/>
                  <w:color w:val="000000"/>
                  <w:sz w:val="17"/>
                </w:rPr>
                <w:t>Hyper-multiple[26]</w:t>
              </w:r>
            </w:ins>
          </w:p>
        </w:tc>
        <w:tc>
          <w:tcPr>
            <w:tcW w:w="539" w:type="dxa"/>
            <w:vAlign w:val="center"/>
          </w:tcPr>
          <w:p w14:paraId="2CAF75E3">
            <w:pPr>
              <w:keepNext/>
              <w:keepLines/>
              <w:spacing w:before="0" w:after="0" w:line="252" w:lineRule="auto"/>
              <w:ind w:left="0" w:right="0" w:firstLine="0"/>
              <w:jc w:val="center"/>
              <w:rPr>
                <w:ins w:id="612" w:author="Fa'te" w:date="2026-09-18T15:57:46Z"/>
              </w:rPr>
            </w:pPr>
            <w:ins w:id="613" w:author="Fa'te" w:date="2026-09-18T15:57:46Z">
              <w:r>
                <w:rPr>
                  <w:rFonts w:ascii="Times New Roman" w:hAnsi="Times New Roman" w:eastAsia="宋体" w:cs="Times New Roman"/>
                  <w:b w:val="0"/>
                  <w:i w:val="0"/>
                  <w:color w:val="000000"/>
                  <w:sz w:val="17"/>
                </w:rPr>
                <w:t>21.99</w:t>
              </w:r>
            </w:ins>
          </w:p>
        </w:tc>
        <w:tc>
          <w:tcPr>
            <w:tcW w:w="539" w:type="dxa"/>
            <w:vAlign w:val="center"/>
          </w:tcPr>
          <w:p w14:paraId="1E0A70BB">
            <w:pPr>
              <w:keepNext/>
              <w:keepLines/>
              <w:spacing w:before="0" w:after="0" w:line="252" w:lineRule="auto"/>
              <w:ind w:left="0" w:right="0" w:firstLine="0"/>
              <w:jc w:val="center"/>
              <w:rPr>
                <w:ins w:id="614" w:author="Fa'te" w:date="2026-09-18T15:57:46Z"/>
              </w:rPr>
            </w:pPr>
            <w:ins w:id="615" w:author="Fa'te" w:date="2026-09-18T15:57:46Z">
              <w:r>
                <w:rPr>
                  <w:rFonts w:ascii="Times New Roman" w:hAnsi="Times New Roman" w:eastAsia="宋体" w:cs="Times New Roman"/>
                  <w:b w:val="0"/>
                  <w:i w:val="0"/>
                  <w:color w:val="000000"/>
                  <w:sz w:val="17"/>
                </w:rPr>
                <w:t>8.12</w:t>
              </w:r>
            </w:ins>
          </w:p>
        </w:tc>
        <w:tc>
          <w:tcPr>
            <w:tcW w:w="539" w:type="dxa"/>
            <w:vAlign w:val="center"/>
          </w:tcPr>
          <w:p w14:paraId="544533AC">
            <w:pPr>
              <w:keepNext/>
              <w:keepLines/>
              <w:spacing w:before="0" w:after="0" w:line="252" w:lineRule="auto"/>
              <w:ind w:left="0" w:right="0" w:firstLine="0"/>
              <w:jc w:val="center"/>
              <w:rPr>
                <w:ins w:id="616" w:author="Fa'te" w:date="2026-09-18T15:57:46Z"/>
              </w:rPr>
            </w:pPr>
            <w:ins w:id="617" w:author="Fa'te" w:date="2026-09-18T15:57:46Z">
              <w:r>
                <w:rPr>
                  <w:rFonts w:ascii="Times New Roman" w:hAnsi="Times New Roman" w:eastAsia="宋体" w:cs="Times New Roman"/>
                  <w:b w:val="0"/>
                  <w:i w:val="0"/>
                  <w:color w:val="000000"/>
                  <w:sz w:val="17"/>
                </w:rPr>
                <w:t>11.87</w:t>
              </w:r>
            </w:ins>
          </w:p>
        </w:tc>
        <w:tc>
          <w:tcPr>
            <w:tcW w:w="539" w:type="dxa"/>
            <w:vAlign w:val="center"/>
          </w:tcPr>
          <w:p w14:paraId="317D8F56">
            <w:pPr>
              <w:keepNext/>
              <w:keepLines/>
              <w:spacing w:before="0" w:after="0" w:line="252" w:lineRule="auto"/>
              <w:ind w:left="0" w:right="0" w:firstLine="0"/>
              <w:jc w:val="center"/>
              <w:rPr>
                <w:ins w:id="618" w:author="Fa'te" w:date="2026-09-18T15:57:46Z"/>
              </w:rPr>
            </w:pPr>
            <w:ins w:id="619" w:author="Fa'te" w:date="2026-09-18T15:57:46Z">
              <w:r>
                <w:rPr>
                  <w:rFonts w:ascii="Times New Roman" w:hAnsi="Times New Roman" w:eastAsia="宋体" w:cs="Times New Roman"/>
                  <w:b w:val="0"/>
                  <w:i w:val="0"/>
                  <w:color w:val="000000"/>
                  <w:sz w:val="17"/>
                </w:rPr>
                <w:t>8.47</w:t>
              </w:r>
            </w:ins>
          </w:p>
        </w:tc>
        <w:tc>
          <w:tcPr>
            <w:tcW w:w="539" w:type="dxa"/>
            <w:vAlign w:val="center"/>
          </w:tcPr>
          <w:p w14:paraId="06398D4B">
            <w:pPr>
              <w:keepNext/>
              <w:keepLines/>
              <w:spacing w:before="0" w:after="0" w:line="252" w:lineRule="auto"/>
              <w:ind w:left="0" w:right="0" w:firstLine="0"/>
              <w:jc w:val="center"/>
              <w:rPr>
                <w:ins w:id="620" w:author="Fa'te" w:date="2026-09-18T15:57:46Z"/>
              </w:rPr>
            </w:pPr>
            <w:ins w:id="621" w:author="Fa'te" w:date="2026-09-18T15:57:46Z">
              <w:r>
                <w:rPr>
                  <w:rFonts w:ascii="Times New Roman" w:hAnsi="Times New Roman" w:eastAsia="宋体" w:cs="Times New Roman"/>
                  <w:b w:val="0"/>
                  <w:i w:val="0"/>
                  <w:color w:val="000000"/>
                  <w:sz w:val="17"/>
                </w:rPr>
                <w:t>43.52</w:t>
              </w:r>
            </w:ins>
          </w:p>
        </w:tc>
        <w:tc>
          <w:tcPr>
            <w:tcW w:w="539" w:type="dxa"/>
            <w:vAlign w:val="center"/>
          </w:tcPr>
          <w:p w14:paraId="54462F81">
            <w:pPr>
              <w:keepNext/>
              <w:keepLines/>
              <w:spacing w:before="0" w:after="0" w:line="252" w:lineRule="auto"/>
              <w:ind w:left="0" w:right="0" w:firstLine="0"/>
              <w:jc w:val="center"/>
              <w:rPr>
                <w:ins w:id="622" w:author="Fa'te" w:date="2026-09-18T15:57:46Z"/>
              </w:rPr>
            </w:pPr>
            <w:ins w:id="623" w:author="Fa'te" w:date="2026-09-18T15:57:46Z">
              <w:r>
                <w:rPr>
                  <w:rFonts w:ascii="Times New Roman" w:hAnsi="Times New Roman" w:eastAsia="宋体" w:cs="Times New Roman"/>
                  <w:b w:val="0"/>
                  <w:i w:val="0"/>
                  <w:color w:val="000000"/>
                  <w:sz w:val="17"/>
                </w:rPr>
                <w:t>39.77</w:t>
              </w:r>
            </w:ins>
          </w:p>
        </w:tc>
        <w:tc>
          <w:tcPr>
            <w:tcW w:w="539" w:type="dxa"/>
            <w:vAlign w:val="center"/>
          </w:tcPr>
          <w:p w14:paraId="611C8F17">
            <w:pPr>
              <w:keepNext/>
              <w:keepLines/>
              <w:spacing w:before="0" w:after="0" w:line="252" w:lineRule="auto"/>
              <w:ind w:left="0" w:right="0" w:firstLine="0"/>
              <w:jc w:val="center"/>
              <w:rPr>
                <w:ins w:id="624" w:author="Fa'te" w:date="2026-09-18T15:57:46Z"/>
              </w:rPr>
            </w:pPr>
            <w:ins w:id="625" w:author="Fa'te" w:date="2026-09-18T15:57:46Z">
              <w:r>
                <w:rPr>
                  <w:rFonts w:ascii="Times New Roman" w:hAnsi="Times New Roman" w:eastAsia="宋体" w:cs="Times New Roman"/>
                  <w:b w:val="0"/>
                  <w:i w:val="0"/>
                  <w:color w:val="000000"/>
                  <w:sz w:val="17"/>
                </w:rPr>
                <w:t>41.56</w:t>
              </w:r>
            </w:ins>
          </w:p>
        </w:tc>
        <w:tc>
          <w:tcPr>
            <w:tcW w:w="539" w:type="dxa"/>
            <w:vAlign w:val="center"/>
          </w:tcPr>
          <w:p w14:paraId="2B287B08">
            <w:pPr>
              <w:keepNext/>
              <w:keepLines/>
              <w:spacing w:before="0" w:after="0" w:line="252" w:lineRule="auto"/>
              <w:ind w:left="0" w:right="0" w:firstLine="0"/>
              <w:jc w:val="center"/>
              <w:rPr>
                <w:ins w:id="626" w:author="Fa'te" w:date="2026-09-18T15:57:46Z"/>
              </w:rPr>
            </w:pPr>
            <w:ins w:id="627" w:author="Fa'te" w:date="2026-09-18T15:57:46Z">
              <w:r>
                <w:rPr>
                  <w:rFonts w:ascii="Times New Roman" w:hAnsi="Times New Roman" w:eastAsia="宋体" w:cs="Times New Roman"/>
                  <w:b w:val="0"/>
                  <w:i w:val="0"/>
                  <w:color w:val="000000"/>
                  <w:sz w:val="17"/>
                </w:rPr>
                <w:t>40.28</w:t>
              </w:r>
            </w:ins>
          </w:p>
        </w:tc>
        <w:tc>
          <w:tcPr>
            <w:tcW w:w="539" w:type="dxa"/>
            <w:vAlign w:val="center"/>
          </w:tcPr>
          <w:p w14:paraId="352DB8BF">
            <w:pPr>
              <w:keepNext/>
              <w:keepLines/>
              <w:spacing w:before="0" w:after="0" w:line="252" w:lineRule="auto"/>
              <w:ind w:left="0" w:right="0" w:firstLine="0"/>
              <w:jc w:val="center"/>
              <w:rPr>
                <w:ins w:id="628" w:author="Fa'te" w:date="2026-09-18T15:57:46Z"/>
              </w:rPr>
            </w:pPr>
            <w:ins w:id="629" w:author="Fa'te" w:date="2026-09-18T15:57:46Z">
              <w:r>
                <w:rPr>
                  <w:rFonts w:ascii="Times New Roman" w:hAnsi="Times New Roman" w:eastAsia="宋体" w:cs="Times New Roman"/>
                  <w:b w:val="0"/>
                  <w:i w:val="0"/>
                  <w:color w:val="000000"/>
                  <w:sz w:val="17"/>
                </w:rPr>
                <w:t>20.52</w:t>
              </w:r>
            </w:ins>
          </w:p>
        </w:tc>
        <w:tc>
          <w:tcPr>
            <w:tcW w:w="539" w:type="dxa"/>
            <w:vAlign w:val="center"/>
          </w:tcPr>
          <w:p w14:paraId="44AAF73F">
            <w:pPr>
              <w:keepNext/>
              <w:keepLines/>
              <w:spacing w:before="0" w:after="0" w:line="252" w:lineRule="auto"/>
              <w:ind w:left="0" w:right="0" w:firstLine="0"/>
              <w:jc w:val="center"/>
              <w:rPr>
                <w:ins w:id="630" w:author="Fa'te" w:date="2026-09-18T15:57:46Z"/>
              </w:rPr>
            </w:pPr>
            <w:ins w:id="631" w:author="Fa'te" w:date="2026-09-18T15:57:46Z">
              <w:r>
                <w:rPr>
                  <w:rFonts w:ascii="Times New Roman" w:hAnsi="Times New Roman" w:eastAsia="宋体" w:cs="Times New Roman"/>
                  <w:b w:val="0"/>
                  <w:i w:val="0"/>
                  <w:color w:val="000000"/>
                  <w:sz w:val="17"/>
                </w:rPr>
                <w:t>21.30</w:t>
              </w:r>
            </w:ins>
          </w:p>
        </w:tc>
        <w:tc>
          <w:tcPr>
            <w:tcW w:w="539" w:type="dxa"/>
            <w:vAlign w:val="center"/>
          </w:tcPr>
          <w:p w14:paraId="1F4CE376">
            <w:pPr>
              <w:keepNext/>
              <w:keepLines/>
              <w:spacing w:before="0" w:after="0" w:line="252" w:lineRule="auto"/>
              <w:ind w:left="0" w:right="0" w:firstLine="0"/>
              <w:jc w:val="center"/>
              <w:rPr>
                <w:ins w:id="632" w:author="Fa'te" w:date="2026-09-18T15:57:46Z"/>
              </w:rPr>
            </w:pPr>
            <w:ins w:id="633" w:author="Fa'te" w:date="2026-09-18T15:57:46Z">
              <w:r>
                <w:rPr>
                  <w:rFonts w:ascii="Times New Roman" w:hAnsi="Times New Roman" w:eastAsia="宋体" w:cs="Times New Roman"/>
                  <w:b w:val="0"/>
                  <w:i w:val="0"/>
                  <w:color w:val="000000"/>
                  <w:sz w:val="17"/>
                </w:rPr>
                <w:t>20.90</w:t>
              </w:r>
            </w:ins>
          </w:p>
        </w:tc>
        <w:tc>
          <w:tcPr>
            <w:tcW w:w="539" w:type="dxa"/>
            <w:vAlign w:val="center"/>
          </w:tcPr>
          <w:p w14:paraId="3C969118">
            <w:pPr>
              <w:keepNext/>
              <w:keepLines/>
              <w:spacing w:before="0" w:after="0" w:line="252" w:lineRule="auto"/>
              <w:ind w:left="0" w:right="0" w:firstLine="0"/>
              <w:jc w:val="center"/>
              <w:rPr>
                <w:ins w:id="634" w:author="Fa'te" w:date="2026-09-18T15:57:46Z"/>
              </w:rPr>
            </w:pPr>
            <w:ins w:id="635" w:author="Fa'te" w:date="2026-09-18T15:57:46Z">
              <w:r>
                <w:rPr>
                  <w:rFonts w:ascii="Times New Roman" w:hAnsi="Times New Roman" w:eastAsia="宋体" w:cs="Times New Roman"/>
                  <w:b w:val="0"/>
                  <w:i w:val="0"/>
                  <w:color w:val="000000"/>
                  <w:sz w:val="17"/>
                </w:rPr>
                <w:t>22.18</w:t>
              </w:r>
            </w:ins>
          </w:p>
        </w:tc>
      </w:tr>
      <w:tr w14:paraId="6270B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636" w:author="Fa'te" w:date="2026-09-18T15:57:46Z"/>
        </w:trPr>
        <w:tc>
          <w:tcPr>
            <w:tcW w:w="1843" w:type="dxa"/>
            <w:vAlign w:val="center"/>
          </w:tcPr>
          <w:p w14:paraId="3B66F9F9">
            <w:pPr>
              <w:keepNext/>
              <w:keepLines/>
              <w:spacing w:before="0" w:after="0" w:line="252" w:lineRule="auto"/>
              <w:ind w:left="0" w:right="0" w:firstLine="0"/>
              <w:jc w:val="left"/>
              <w:rPr>
                <w:ins w:id="637" w:author="Fa'te" w:date="2026-09-18T15:57:46Z"/>
              </w:rPr>
            </w:pPr>
            <w:ins w:id="638" w:author="Fa'te" w:date="2026-09-18T15:57:46Z">
              <w:r>
                <w:rPr>
                  <w:rFonts w:ascii="Times New Roman" w:hAnsi="Times New Roman" w:eastAsia="宋体" w:cs="Times New Roman"/>
                  <w:b w:val="0"/>
                  <w:i w:val="0"/>
                  <w:color w:val="000000"/>
                  <w:sz w:val="17"/>
                </w:rPr>
                <w:t>KDA[6]</w:t>
              </w:r>
            </w:ins>
          </w:p>
        </w:tc>
        <w:tc>
          <w:tcPr>
            <w:tcW w:w="539" w:type="dxa"/>
            <w:vAlign w:val="center"/>
          </w:tcPr>
          <w:p w14:paraId="4B41E84B">
            <w:pPr>
              <w:keepNext/>
              <w:keepLines/>
              <w:spacing w:before="0" w:after="0" w:line="252" w:lineRule="auto"/>
              <w:ind w:left="0" w:right="0" w:firstLine="0"/>
              <w:jc w:val="center"/>
              <w:rPr>
                <w:ins w:id="639" w:author="Fa'te" w:date="2026-09-18T15:57:46Z"/>
              </w:rPr>
            </w:pPr>
            <w:ins w:id="640" w:author="Fa'te" w:date="2026-09-18T15:57:46Z">
              <w:r>
                <w:rPr>
                  <w:rFonts w:ascii="Times New Roman" w:hAnsi="Times New Roman" w:eastAsia="宋体" w:cs="Times New Roman"/>
                  <w:b w:val="0"/>
                  <w:i w:val="0"/>
                  <w:color w:val="000000"/>
                  <w:sz w:val="17"/>
                </w:rPr>
                <w:t>13.30</w:t>
              </w:r>
            </w:ins>
          </w:p>
        </w:tc>
        <w:tc>
          <w:tcPr>
            <w:tcW w:w="539" w:type="dxa"/>
            <w:vAlign w:val="center"/>
          </w:tcPr>
          <w:p w14:paraId="1DFF15A0">
            <w:pPr>
              <w:keepNext/>
              <w:keepLines/>
              <w:spacing w:before="0" w:after="0" w:line="252" w:lineRule="auto"/>
              <w:ind w:left="0" w:right="0" w:firstLine="0"/>
              <w:jc w:val="center"/>
              <w:rPr>
                <w:ins w:id="641" w:author="Fa'te" w:date="2026-09-18T15:57:46Z"/>
              </w:rPr>
            </w:pPr>
            <w:ins w:id="642" w:author="Fa'te" w:date="2026-09-18T15:57:46Z">
              <w:r>
                <w:rPr>
                  <w:rFonts w:ascii="Times New Roman" w:hAnsi="Times New Roman" w:eastAsia="宋体" w:cs="Times New Roman"/>
                  <w:b w:val="0"/>
                  <w:i w:val="0"/>
                  <w:color w:val="000000"/>
                  <w:sz w:val="17"/>
                </w:rPr>
                <w:t>7.74</w:t>
              </w:r>
            </w:ins>
          </w:p>
        </w:tc>
        <w:tc>
          <w:tcPr>
            <w:tcW w:w="539" w:type="dxa"/>
            <w:vAlign w:val="center"/>
          </w:tcPr>
          <w:p w14:paraId="0692EB54">
            <w:pPr>
              <w:keepNext/>
              <w:keepLines/>
              <w:spacing w:before="0" w:after="0" w:line="252" w:lineRule="auto"/>
              <w:ind w:left="0" w:right="0" w:firstLine="0"/>
              <w:jc w:val="center"/>
              <w:rPr>
                <w:ins w:id="643" w:author="Fa'te" w:date="2026-09-18T15:57:46Z"/>
              </w:rPr>
            </w:pPr>
            <w:ins w:id="644" w:author="Fa'te" w:date="2026-09-18T15:57:46Z">
              <w:r>
                <w:rPr>
                  <w:rFonts w:ascii="Times New Roman" w:hAnsi="Times New Roman" w:eastAsia="宋体" w:cs="Times New Roman"/>
                  <w:b w:val="0"/>
                  <w:i w:val="0"/>
                  <w:color w:val="000000"/>
                  <w:sz w:val="17"/>
                </w:rPr>
                <w:t>9.78</w:t>
              </w:r>
            </w:ins>
          </w:p>
        </w:tc>
        <w:tc>
          <w:tcPr>
            <w:tcW w:w="539" w:type="dxa"/>
            <w:vAlign w:val="center"/>
          </w:tcPr>
          <w:p w14:paraId="586EAD08">
            <w:pPr>
              <w:keepNext/>
              <w:keepLines/>
              <w:spacing w:before="0" w:after="0" w:line="252" w:lineRule="auto"/>
              <w:ind w:left="0" w:right="0" w:firstLine="0"/>
              <w:jc w:val="center"/>
              <w:rPr>
                <w:ins w:id="645" w:author="Fa'te" w:date="2026-09-18T15:57:46Z"/>
              </w:rPr>
            </w:pPr>
            <w:ins w:id="646" w:author="Fa'te" w:date="2026-09-18T15:57:46Z">
              <w:r>
                <w:rPr>
                  <w:rFonts w:ascii="Times New Roman" w:hAnsi="Times New Roman" w:eastAsia="宋体" w:cs="Times New Roman"/>
                  <w:b w:val="0"/>
                  <w:i w:val="0"/>
                  <w:color w:val="000000"/>
                  <w:sz w:val="17"/>
                </w:rPr>
                <w:t>8.32</w:t>
              </w:r>
            </w:ins>
          </w:p>
        </w:tc>
        <w:tc>
          <w:tcPr>
            <w:tcW w:w="539" w:type="dxa"/>
            <w:vAlign w:val="center"/>
          </w:tcPr>
          <w:p w14:paraId="0C012148">
            <w:pPr>
              <w:keepNext/>
              <w:keepLines/>
              <w:spacing w:before="0" w:after="0" w:line="252" w:lineRule="auto"/>
              <w:ind w:left="0" w:right="0" w:firstLine="0"/>
              <w:jc w:val="center"/>
              <w:rPr>
                <w:ins w:id="647" w:author="Fa'te" w:date="2026-09-18T15:57:46Z"/>
              </w:rPr>
            </w:pPr>
            <w:ins w:id="648" w:author="Fa'te" w:date="2026-09-18T15:57:46Z">
              <w:r>
                <w:rPr>
                  <w:rFonts w:ascii="Times New Roman" w:hAnsi="Times New Roman" w:eastAsia="宋体" w:cs="Times New Roman"/>
                  <w:b w:val="0"/>
                  <w:i w:val="0"/>
                  <w:color w:val="000000"/>
                  <w:sz w:val="17"/>
                </w:rPr>
                <w:t>75.88</w:t>
              </w:r>
            </w:ins>
          </w:p>
        </w:tc>
        <w:tc>
          <w:tcPr>
            <w:tcW w:w="539" w:type="dxa"/>
            <w:vAlign w:val="center"/>
          </w:tcPr>
          <w:p w14:paraId="652733B4">
            <w:pPr>
              <w:keepNext/>
              <w:keepLines/>
              <w:spacing w:before="0" w:after="0" w:line="252" w:lineRule="auto"/>
              <w:ind w:left="0" w:right="0" w:firstLine="0"/>
              <w:jc w:val="center"/>
              <w:rPr>
                <w:ins w:id="649" w:author="Fa'te" w:date="2026-09-18T15:57:46Z"/>
              </w:rPr>
            </w:pPr>
            <w:ins w:id="650" w:author="Fa'te" w:date="2026-09-18T15:57:46Z">
              <w:r>
                <w:rPr>
                  <w:rFonts w:ascii="Times New Roman" w:hAnsi="Times New Roman" w:eastAsia="宋体" w:cs="Times New Roman"/>
                  <w:b w:val="0"/>
                  <w:i w:val="0"/>
                  <w:color w:val="000000"/>
                  <w:sz w:val="17"/>
                </w:rPr>
                <w:t>42.97</w:t>
              </w:r>
            </w:ins>
          </w:p>
        </w:tc>
        <w:tc>
          <w:tcPr>
            <w:tcW w:w="539" w:type="dxa"/>
            <w:vAlign w:val="center"/>
          </w:tcPr>
          <w:p w14:paraId="216AF62F">
            <w:pPr>
              <w:keepNext/>
              <w:keepLines/>
              <w:spacing w:before="0" w:after="0" w:line="252" w:lineRule="auto"/>
              <w:ind w:left="0" w:right="0" w:firstLine="0"/>
              <w:jc w:val="center"/>
              <w:rPr>
                <w:ins w:id="651" w:author="Fa'te" w:date="2026-09-18T15:57:46Z"/>
              </w:rPr>
            </w:pPr>
            <w:ins w:id="652" w:author="Fa'te" w:date="2026-09-18T15:57:46Z">
              <w:r>
                <w:rPr>
                  <w:rFonts w:ascii="Times New Roman" w:hAnsi="Times New Roman" w:eastAsia="宋体" w:cs="Times New Roman"/>
                  <w:b w:val="0"/>
                  <w:i w:val="0"/>
                  <w:color w:val="000000"/>
                  <w:sz w:val="17"/>
                </w:rPr>
                <w:t>54.84</w:t>
              </w:r>
            </w:ins>
          </w:p>
        </w:tc>
        <w:tc>
          <w:tcPr>
            <w:tcW w:w="539" w:type="dxa"/>
            <w:vAlign w:val="center"/>
          </w:tcPr>
          <w:p w14:paraId="01931D2C">
            <w:pPr>
              <w:keepNext/>
              <w:keepLines/>
              <w:spacing w:before="0" w:after="0" w:line="252" w:lineRule="auto"/>
              <w:ind w:left="0" w:right="0" w:firstLine="0"/>
              <w:jc w:val="center"/>
              <w:rPr>
                <w:ins w:id="653" w:author="Fa'te" w:date="2026-09-18T15:57:46Z"/>
              </w:rPr>
            </w:pPr>
            <w:ins w:id="654" w:author="Fa'te" w:date="2026-09-18T15:57:46Z">
              <w:r>
                <w:rPr>
                  <w:rFonts w:ascii="Times New Roman" w:hAnsi="Times New Roman" w:eastAsia="宋体" w:cs="Times New Roman"/>
                  <w:b w:val="0"/>
                  <w:i w:val="0"/>
                  <w:color w:val="000000"/>
                  <w:sz w:val="17"/>
                </w:rPr>
                <w:t>52.66</w:t>
              </w:r>
            </w:ins>
          </w:p>
        </w:tc>
        <w:tc>
          <w:tcPr>
            <w:tcW w:w="539" w:type="dxa"/>
            <w:vAlign w:val="center"/>
          </w:tcPr>
          <w:p w14:paraId="67DD554C">
            <w:pPr>
              <w:keepNext/>
              <w:keepLines/>
              <w:spacing w:before="0" w:after="0" w:line="252" w:lineRule="auto"/>
              <w:ind w:left="0" w:right="0" w:firstLine="0"/>
              <w:jc w:val="center"/>
              <w:rPr>
                <w:ins w:id="655" w:author="Fa'te" w:date="2026-09-18T15:57:46Z"/>
              </w:rPr>
            </w:pPr>
            <w:ins w:id="656" w:author="Fa'te" w:date="2026-09-18T15:57:46Z">
              <w:r>
                <w:rPr>
                  <w:rFonts w:ascii="Times New Roman" w:hAnsi="Times New Roman" w:eastAsia="宋体" w:cs="Times New Roman"/>
                  <w:b w:val="0"/>
                  <w:i w:val="0"/>
                  <w:color w:val="000000"/>
                  <w:sz w:val="17"/>
                </w:rPr>
                <w:t>37.55</w:t>
              </w:r>
            </w:ins>
          </w:p>
        </w:tc>
        <w:tc>
          <w:tcPr>
            <w:tcW w:w="539" w:type="dxa"/>
            <w:vAlign w:val="center"/>
          </w:tcPr>
          <w:p w14:paraId="5053B653">
            <w:pPr>
              <w:keepNext/>
              <w:keepLines/>
              <w:spacing w:before="0" w:after="0" w:line="252" w:lineRule="auto"/>
              <w:ind w:left="0" w:right="0" w:firstLine="0"/>
              <w:jc w:val="center"/>
              <w:rPr>
                <w:ins w:id="657" w:author="Fa'te" w:date="2026-09-18T15:57:46Z"/>
              </w:rPr>
            </w:pPr>
            <w:ins w:id="658" w:author="Fa'te" w:date="2026-09-18T15:57:46Z">
              <w:r>
                <w:rPr>
                  <w:rFonts w:ascii="Times New Roman" w:hAnsi="Times New Roman" w:eastAsia="宋体" w:cs="Times New Roman"/>
                  <w:b w:val="0"/>
                  <w:i w:val="0"/>
                  <w:color w:val="000000"/>
                  <w:sz w:val="17"/>
                </w:rPr>
                <w:t>10.25</w:t>
              </w:r>
            </w:ins>
          </w:p>
        </w:tc>
        <w:tc>
          <w:tcPr>
            <w:tcW w:w="539" w:type="dxa"/>
            <w:vAlign w:val="center"/>
          </w:tcPr>
          <w:p w14:paraId="2C318B67">
            <w:pPr>
              <w:keepNext/>
              <w:keepLines/>
              <w:spacing w:before="0" w:after="0" w:line="252" w:lineRule="auto"/>
              <w:ind w:left="0" w:right="0" w:firstLine="0"/>
              <w:jc w:val="center"/>
              <w:rPr>
                <w:ins w:id="659" w:author="Fa'te" w:date="2026-09-18T15:57:46Z"/>
              </w:rPr>
            </w:pPr>
            <w:ins w:id="660" w:author="Fa'te" w:date="2026-09-18T15:57:46Z">
              <w:commentRangeStart w:id="0"/>
              <w:r>
                <w:rPr>
                  <w:rFonts w:ascii="Times New Roman" w:hAnsi="Times New Roman" w:eastAsia="宋体" w:cs="Times New Roman"/>
                  <w:b w:val="0"/>
                  <w:i w:val="0"/>
                  <w:color w:val="000000"/>
                  <w:sz w:val="17"/>
                </w:rPr>
                <w:t>17.95</w:t>
              </w:r>
              <w:commentRangeEnd w:id="0"/>
            </w:ins>
            <w:ins w:id="661" w:author="Fa'te" w:date="2026-09-18T15:57:46Z">
              <w:r>
                <w:rPr/>
                <w:commentReference w:id="0"/>
              </w:r>
            </w:ins>
          </w:p>
        </w:tc>
        <w:tc>
          <w:tcPr>
            <w:tcW w:w="539" w:type="dxa"/>
            <w:vAlign w:val="center"/>
          </w:tcPr>
          <w:p w14:paraId="64DE2548">
            <w:pPr>
              <w:keepNext/>
              <w:keepLines/>
              <w:spacing w:before="0" w:after="0" w:line="252" w:lineRule="auto"/>
              <w:ind w:left="0" w:right="0" w:firstLine="0"/>
              <w:jc w:val="center"/>
              <w:rPr>
                <w:ins w:id="662" w:author="Fa'te" w:date="2026-09-18T15:57:46Z"/>
              </w:rPr>
            </w:pPr>
            <w:ins w:id="663" w:author="Fa'te" w:date="2026-09-18T15:57:46Z">
              <w:r>
                <w:rPr>
                  <w:rFonts w:ascii="Times New Roman" w:hAnsi="Times New Roman" w:eastAsia="宋体" w:cs="Times New Roman"/>
                  <w:b w:val="0"/>
                  <w:i w:val="0"/>
                  <w:color w:val="000000"/>
                  <w:sz w:val="17"/>
                </w:rPr>
                <w:t>11.85</w:t>
              </w:r>
            </w:ins>
          </w:p>
        </w:tc>
      </w:tr>
      <w:tr w14:paraId="7235D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664" w:author="Fa'te" w:date="2026-09-18T15:57:46Z"/>
        </w:trPr>
        <w:tc>
          <w:tcPr>
            <w:tcW w:w="1843" w:type="dxa"/>
            <w:vAlign w:val="center"/>
          </w:tcPr>
          <w:p w14:paraId="5C2E1245">
            <w:pPr>
              <w:keepNext/>
              <w:keepLines/>
              <w:spacing w:before="0" w:after="0" w:line="252" w:lineRule="auto"/>
              <w:ind w:left="0" w:right="0" w:firstLine="0"/>
              <w:jc w:val="left"/>
              <w:rPr>
                <w:ins w:id="665" w:author="Fa'te" w:date="2026-09-18T15:57:46Z"/>
              </w:rPr>
            </w:pPr>
            <w:ins w:id="666" w:author="Fa'te" w:date="2026-09-18T15:57:46Z">
              <w:r>
                <w:rPr>
                  <w:rFonts w:ascii="Times New Roman" w:hAnsi="Times New Roman" w:eastAsia="宋体" w:cs="Times New Roman"/>
                  <w:b w:val="0"/>
                  <w:i w:val="0"/>
                  <w:color w:val="000000"/>
                  <w:sz w:val="17"/>
                </w:rPr>
                <w:t>STFT[28]</w:t>
              </w:r>
            </w:ins>
          </w:p>
        </w:tc>
        <w:tc>
          <w:tcPr>
            <w:tcW w:w="539" w:type="dxa"/>
            <w:vAlign w:val="center"/>
          </w:tcPr>
          <w:p w14:paraId="0FA8F453">
            <w:pPr>
              <w:keepNext/>
              <w:keepLines/>
              <w:spacing w:before="0" w:after="0" w:line="252" w:lineRule="auto"/>
              <w:ind w:left="0" w:right="0" w:firstLine="0"/>
              <w:jc w:val="center"/>
              <w:rPr>
                <w:ins w:id="667" w:author="Fa'te" w:date="2026-09-18T15:57:46Z"/>
              </w:rPr>
            </w:pPr>
            <w:ins w:id="668" w:author="Fa'te" w:date="2026-09-18T15:57:46Z">
              <w:r>
                <w:rPr>
                  <w:rFonts w:ascii="Times New Roman" w:hAnsi="Times New Roman" w:eastAsia="宋体" w:cs="Times New Roman"/>
                  <w:b w:val="0"/>
                  <w:i w:val="0"/>
                  <w:color w:val="000000"/>
                  <w:sz w:val="17"/>
                </w:rPr>
                <w:t>11.74</w:t>
              </w:r>
            </w:ins>
          </w:p>
        </w:tc>
        <w:tc>
          <w:tcPr>
            <w:tcW w:w="539" w:type="dxa"/>
            <w:vAlign w:val="center"/>
          </w:tcPr>
          <w:p w14:paraId="7D65DDCC">
            <w:pPr>
              <w:keepNext/>
              <w:keepLines/>
              <w:spacing w:before="0" w:after="0" w:line="252" w:lineRule="auto"/>
              <w:ind w:left="0" w:right="0" w:firstLine="0"/>
              <w:jc w:val="center"/>
              <w:rPr>
                <w:ins w:id="669" w:author="Fa'te" w:date="2026-09-18T15:57:46Z"/>
              </w:rPr>
            </w:pPr>
            <w:ins w:id="670" w:author="Fa'te" w:date="2026-09-18T15:57:46Z">
              <w:r>
                <w:rPr>
                  <w:rFonts w:ascii="Times New Roman" w:hAnsi="Times New Roman" w:eastAsia="宋体" w:cs="Times New Roman"/>
                  <w:b w:val="0"/>
                  <w:i w:val="0"/>
                  <w:color w:val="000000"/>
                  <w:sz w:val="17"/>
                </w:rPr>
                <w:t>8.83</w:t>
              </w:r>
            </w:ins>
          </w:p>
        </w:tc>
        <w:tc>
          <w:tcPr>
            <w:tcW w:w="539" w:type="dxa"/>
            <w:vAlign w:val="center"/>
          </w:tcPr>
          <w:p w14:paraId="22AD9FD7">
            <w:pPr>
              <w:keepNext/>
              <w:keepLines/>
              <w:spacing w:before="0" w:after="0" w:line="252" w:lineRule="auto"/>
              <w:ind w:left="0" w:right="0" w:firstLine="0"/>
              <w:jc w:val="center"/>
              <w:rPr>
                <w:ins w:id="671" w:author="Fa'te" w:date="2026-09-18T15:57:46Z"/>
              </w:rPr>
            </w:pPr>
            <w:ins w:id="672" w:author="Fa'te" w:date="2026-09-18T15:57:46Z">
              <w:r>
                <w:rPr>
                  <w:rFonts w:ascii="Times New Roman" w:hAnsi="Times New Roman" w:eastAsia="宋体" w:cs="Times New Roman"/>
                  <w:b w:val="0"/>
                  <w:i w:val="0"/>
                  <w:color w:val="000000"/>
                  <w:sz w:val="17"/>
                </w:rPr>
                <w:t>10.08</w:t>
              </w:r>
            </w:ins>
          </w:p>
        </w:tc>
        <w:tc>
          <w:tcPr>
            <w:tcW w:w="539" w:type="dxa"/>
            <w:vAlign w:val="center"/>
          </w:tcPr>
          <w:p w14:paraId="6088D1C4">
            <w:pPr>
              <w:keepNext/>
              <w:keepLines/>
              <w:spacing w:before="0" w:after="0" w:line="252" w:lineRule="auto"/>
              <w:ind w:left="0" w:right="0" w:firstLine="0"/>
              <w:jc w:val="center"/>
              <w:rPr>
                <w:ins w:id="673" w:author="Fa'te" w:date="2026-09-18T15:57:46Z"/>
              </w:rPr>
            </w:pPr>
            <w:ins w:id="674" w:author="Fa'te" w:date="2026-09-18T15:57:46Z">
              <w:r>
                <w:rPr>
                  <w:rFonts w:ascii="Times New Roman" w:hAnsi="Times New Roman" w:eastAsia="宋体" w:cs="Times New Roman"/>
                  <w:b w:val="0"/>
                  <w:i w:val="0"/>
                  <w:color w:val="000000"/>
                  <w:sz w:val="17"/>
                </w:rPr>
                <w:t>8.79</w:t>
              </w:r>
            </w:ins>
          </w:p>
        </w:tc>
        <w:tc>
          <w:tcPr>
            <w:tcW w:w="539" w:type="dxa"/>
            <w:vAlign w:val="center"/>
          </w:tcPr>
          <w:p w14:paraId="541994F9">
            <w:pPr>
              <w:keepNext/>
              <w:keepLines/>
              <w:spacing w:before="0" w:after="0" w:line="252" w:lineRule="auto"/>
              <w:ind w:left="0" w:right="0" w:firstLine="0"/>
              <w:jc w:val="center"/>
              <w:rPr>
                <w:ins w:id="675" w:author="Fa'te" w:date="2026-09-18T15:57:46Z"/>
              </w:rPr>
            </w:pPr>
            <w:ins w:id="676" w:author="Fa'te" w:date="2026-09-18T15:57:46Z">
              <w:r>
                <w:rPr>
                  <w:rFonts w:ascii="Times New Roman" w:hAnsi="Times New Roman" w:eastAsia="宋体" w:cs="Times New Roman"/>
                  <w:b w:val="0"/>
                  <w:i w:val="0"/>
                  <w:color w:val="000000"/>
                  <w:sz w:val="17"/>
                </w:rPr>
                <w:t>61.42</w:t>
              </w:r>
            </w:ins>
          </w:p>
        </w:tc>
        <w:tc>
          <w:tcPr>
            <w:tcW w:w="539" w:type="dxa"/>
            <w:vAlign w:val="center"/>
          </w:tcPr>
          <w:p w14:paraId="75AE277F">
            <w:pPr>
              <w:keepNext/>
              <w:keepLines/>
              <w:spacing w:before="0" w:after="0" w:line="252" w:lineRule="auto"/>
              <w:ind w:left="0" w:right="0" w:firstLine="0"/>
              <w:jc w:val="center"/>
              <w:rPr>
                <w:ins w:id="677" w:author="Fa'te" w:date="2026-09-18T15:57:46Z"/>
              </w:rPr>
            </w:pPr>
            <w:ins w:id="678" w:author="Fa'te" w:date="2026-09-18T15:57:46Z">
              <w:r>
                <w:rPr>
                  <w:rFonts w:ascii="Times New Roman" w:hAnsi="Times New Roman" w:eastAsia="宋体" w:cs="Times New Roman"/>
                  <w:b w:val="0"/>
                  <w:i w:val="0"/>
                  <w:color w:val="000000"/>
                  <w:sz w:val="17"/>
                </w:rPr>
                <w:t>43.81</w:t>
              </w:r>
            </w:ins>
          </w:p>
        </w:tc>
        <w:tc>
          <w:tcPr>
            <w:tcW w:w="539" w:type="dxa"/>
            <w:vAlign w:val="center"/>
          </w:tcPr>
          <w:p w14:paraId="1F432AA2">
            <w:pPr>
              <w:keepNext/>
              <w:keepLines/>
              <w:spacing w:before="0" w:after="0" w:line="252" w:lineRule="auto"/>
              <w:ind w:left="0" w:right="0" w:firstLine="0"/>
              <w:jc w:val="center"/>
              <w:rPr>
                <w:ins w:id="679" w:author="Fa'te" w:date="2026-09-18T15:57:46Z"/>
              </w:rPr>
            </w:pPr>
            <w:ins w:id="680" w:author="Fa'te" w:date="2026-09-18T15:57:46Z">
              <w:r>
                <w:rPr>
                  <w:rFonts w:ascii="Times New Roman" w:hAnsi="Times New Roman" w:eastAsia="宋体" w:cs="Times New Roman"/>
                  <w:b w:val="0"/>
                  <w:i w:val="0"/>
                  <w:color w:val="000000"/>
                  <w:sz w:val="17"/>
                </w:rPr>
                <w:t>51.14</w:t>
              </w:r>
            </w:ins>
          </w:p>
        </w:tc>
        <w:tc>
          <w:tcPr>
            <w:tcW w:w="539" w:type="dxa"/>
            <w:vAlign w:val="center"/>
          </w:tcPr>
          <w:p w14:paraId="197CE6E3">
            <w:pPr>
              <w:keepNext/>
              <w:keepLines/>
              <w:spacing w:before="0" w:after="0" w:line="252" w:lineRule="auto"/>
              <w:ind w:left="0" w:right="0" w:firstLine="0"/>
              <w:jc w:val="center"/>
              <w:rPr>
                <w:ins w:id="681" w:author="Fa'te" w:date="2026-09-18T15:57:46Z"/>
              </w:rPr>
            </w:pPr>
            <w:ins w:id="682" w:author="Fa'te" w:date="2026-09-18T15:57:46Z">
              <w:r>
                <w:rPr>
                  <w:rFonts w:ascii="Times New Roman" w:hAnsi="Times New Roman" w:eastAsia="宋体" w:cs="Times New Roman"/>
                  <w:b w:val="0"/>
                  <w:i w:val="0"/>
                  <w:color w:val="000000"/>
                  <w:sz w:val="17"/>
                </w:rPr>
                <w:t>49.74</w:t>
              </w:r>
            </w:ins>
          </w:p>
        </w:tc>
        <w:tc>
          <w:tcPr>
            <w:tcW w:w="539" w:type="dxa"/>
            <w:vAlign w:val="center"/>
          </w:tcPr>
          <w:p w14:paraId="557976A4">
            <w:pPr>
              <w:keepNext/>
              <w:keepLines/>
              <w:spacing w:before="0" w:after="0" w:line="252" w:lineRule="auto"/>
              <w:ind w:left="0" w:right="0" w:firstLine="0"/>
              <w:jc w:val="center"/>
              <w:rPr>
                <w:ins w:id="683" w:author="Fa'te" w:date="2026-09-18T15:57:46Z"/>
              </w:rPr>
            </w:pPr>
            <w:ins w:id="684" w:author="Fa'te" w:date="2026-09-18T15:57:46Z">
              <w:r>
                <w:rPr>
                  <w:rFonts w:ascii="Times New Roman" w:hAnsi="Times New Roman" w:eastAsia="宋体" w:cs="Times New Roman"/>
                  <w:b w:val="0"/>
                  <w:i w:val="0"/>
                  <w:color w:val="000000"/>
                  <w:sz w:val="17"/>
                </w:rPr>
                <w:t>25.12</w:t>
              </w:r>
            </w:ins>
          </w:p>
        </w:tc>
        <w:tc>
          <w:tcPr>
            <w:tcW w:w="539" w:type="dxa"/>
            <w:vAlign w:val="center"/>
          </w:tcPr>
          <w:p w14:paraId="57640860">
            <w:pPr>
              <w:keepNext/>
              <w:keepLines/>
              <w:spacing w:before="0" w:after="0" w:line="252" w:lineRule="auto"/>
              <w:ind w:left="0" w:right="0" w:firstLine="0"/>
              <w:jc w:val="center"/>
              <w:rPr>
                <w:ins w:id="685" w:author="Fa'te" w:date="2026-09-18T15:57:46Z"/>
              </w:rPr>
            </w:pPr>
            <w:ins w:id="686" w:author="Fa'te" w:date="2026-09-18T15:57:46Z">
              <w:r>
                <w:rPr>
                  <w:rFonts w:ascii="Times New Roman" w:hAnsi="Times New Roman" w:eastAsia="宋体" w:cs="Times New Roman"/>
                  <w:b w:val="0"/>
                  <w:i w:val="0"/>
                  <w:color w:val="000000"/>
                  <w:sz w:val="17"/>
                </w:rPr>
                <w:t>9.83</w:t>
              </w:r>
            </w:ins>
          </w:p>
        </w:tc>
        <w:tc>
          <w:tcPr>
            <w:tcW w:w="539" w:type="dxa"/>
            <w:vAlign w:val="center"/>
          </w:tcPr>
          <w:p w14:paraId="2888178C">
            <w:pPr>
              <w:keepNext/>
              <w:keepLines/>
              <w:spacing w:before="0" w:after="0" w:line="252" w:lineRule="auto"/>
              <w:ind w:left="0" w:right="0" w:firstLine="0"/>
              <w:jc w:val="center"/>
              <w:rPr>
                <w:ins w:id="687" w:author="Fa'te" w:date="2026-09-18T15:57:46Z"/>
              </w:rPr>
            </w:pPr>
            <w:ins w:id="688" w:author="Fa'te" w:date="2026-09-18T15:57:46Z">
              <w:r>
                <w:rPr>
                  <w:rFonts w:ascii="Times New Roman" w:hAnsi="Times New Roman" w:eastAsia="宋体" w:cs="Times New Roman"/>
                  <w:b w:val="0"/>
                  <w:i w:val="0"/>
                  <w:color w:val="000000"/>
                  <w:sz w:val="17"/>
                </w:rPr>
                <w:t>14.13</w:t>
              </w:r>
            </w:ins>
          </w:p>
        </w:tc>
        <w:tc>
          <w:tcPr>
            <w:tcW w:w="539" w:type="dxa"/>
            <w:vAlign w:val="center"/>
          </w:tcPr>
          <w:p w14:paraId="0595A202">
            <w:pPr>
              <w:keepNext/>
              <w:keepLines/>
              <w:spacing w:before="0" w:after="0" w:line="252" w:lineRule="auto"/>
              <w:ind w:left="0" w:right="0" w:firstLine="0"/>
              <w:jc w:val="center"/>
              <w:rPr>
                <w:ins w:id="689" w:author="Fa'te" w:date="2026-09-18T15:57:46Z"/>
              </w:rPr>
            </w:pPr>
            <w:ins w:id="690" w:author="Fa'te" w:date="2026-09-18T15:57:46Z">
              <w:r>
                <w:rPr>
                  <w:rFonts w:ascii="Times New Roman" w:hAnsi="Times New Roman" w:eastAsia="宋体" w:cs="Times New Roman"/>
                  <w:b w:val="0"/>
                  <w:i w:val="0"/>
                  <w:color w:val="000000"/>
                  <w:sz w:val="17"/>
                </w:rPr>
                <w:t>9.46</w:t>
              </w:r>
            </w:ins>
          </w:p>
        </w:tc>
      </w:tr>
      <w:tr w14:paraId="328E1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691" w:author="Fa'te" w:date="2026-09-18T15:57:46Z"/>
        </w:trPr>
        <w:tc>
          <w:tcPr>
            <w:tcW w:w="1843" w:type="dxa"/>
            <w:vAlign w:val="center"/>
          </w:tcPr>
          <w:p w14:paraId="72CD2626">
            <w:pPr>
              <w:keepNext/>
              <w:keepLines/>
              <w:spacing w:before="0" w:after="0" w:line="252" w:lineRule="auto"/>
              <w:ind w:left="0" w:right="0" w:firstLine="0"/>
              <w:jc w:val="left"/>
              <w:rPr>
                <w:ins w:id="692" w:author="Fa'te" w:date="2026-09-18T15:57:46Z"/>
              </w:rPr>
            </w:pPr>
            <w:ins w:id="693" w:author="Fa'te" w:date="2026-09-18T15:57:46Z">
              <w:r>
                <w:rPr>
                  <w:rFonts w:ascii="Times New Roman" w:hAnsi="Times New Roman" w:eastAsia="宋体" w:cs="Times New Roman"/>
                  <w:b w:val="0"/>
                  <w:i w:val="0"/>
                  <w:color w:val="000000"/>
                  <w:sz w:val="17"/>
                </w:rPr>
                <w:t>ClipClap-GZSL[4]</w:t>
              </w:r>
            </w:ins>
          </w:p>
        </w:tc>
        <w:tc>
          <w:tcPr>
            <w:tcW w:w="539" w:type="dxa"/>
            <w:vAlign w:val="center"/>
          </w:tcPr>
          <w:p w14:paraId="275A2951">
            <w:pPr>
              <w:keepNext/>
              <w:keepLines/>
              <w:spacing w:before="0" w:after="0" w:line="252" w:lineRule="auto"/>
              <w:ind w:left="0" w:right="0" w:firstLine="0"/>
              <w:jc w:val="center"/>
              <w:rPr>
                <w:ins w:id="694" w:author="Fa'te" w:date="2026-09-18T15:57:46Z"/>
              </w:rPr>
            </w:pPr>
            <w:ins w:id="695" w:author="Fa'te" w:date="2026-09-18T15:57:46Z">
              <w:r>
                <w:rPr>
                  <w:rFonts w:ascii="Times New Roman" w:hAnsi="Times New Roman" w:eastAsia="宋体" w:cs="Times New Roman"/>
                  <w:b w:val="0"/>
                  <w:i w:val="0"/>
                  <w:color w:val="000000"/>
                  <w:sz w:val="17"/>
                </w:rPr>
                <w:t>27.59</w:t>
              </w:r>
            </w:ins>
          </w:p>
        </w:tc>
        <w:tc>
          <w:tcPr>
            <w:tcW w:w="539" w:type="dxa"/>
            <w:vAlign w:val="center"/>
          </w:tcPr>
          <w:p w14:paraId="1CEF2567">
            <w:pPr>
              <w:keepNext/>
              <w:keepLines/>
              <w:spacing w:before="0" w:after="0" w:line="252" w:lineRule="auto"/>
              <w:ind w:left="0" w:right="0" w:firstLine="0"/>
              <w:jc w:val="center"/>
              <w:rPr>
                <w:ins w:id="696" w:author="Fa'te" w:date="2026-09-18T15:57:46Z"/>
              </w:rPr>
            </w:pPr>
            <w:ins w:id="697" w:author="Fa'te" w:date="2026-09-18T15:57:46Z">
              <w:r>
                <w:rPr>
                  <w:rFonts w:ascii="Times New Roman" w:hAnsi="Times New Roman" w:eastAsia="宋体" w:cs="Times New Roman"/>
                  <w:b w:val="0"/>
                  <w:i w:val="0"/>
                  <w:color w:val="000000"/>
                  <w:sz w:val="17"/>
                </w:rPr>
                <w:t>11.00</w:t>
              </w:r>
            </w:ins>
          </w:p>
        </w:tc>
        <w:tc>
          <w:tcPr>
            <w:tcW w:w="539" w:type="dxa"/>
            <w:vAlign w:val="center"/>
          </w:tcPr>
          <w:p w14:paraId="71CD4F18">
            <w:pPr>
              <w:keepNext/>
              <w:keepLines/>
              <w:spacing w:before="0" w:after="0" w:line="252" w:lineRule="auto"/>
              <w:ind w:left="0" w:right="0" w:firstLine="0"/>
              <w:jc w:val="center"/>
              <w:rPr>
                <w:ins w:id="698" w:author="Fa'te" w:date="2026-09-18T15:57:46Z"/>
              </w:rPr>
            </w:pPr>
            <w:ins w:id="699" w:author="Fa'te" w:date="2026-09-18T15:57:46Z">
              <w:r>
                <w:rPr>
                  <w:rFonts w:ascii="Times New Roman" w:hAnsi="Times New Roman" w:eastAsia="宋体" w:cs="Times New Roman"/>
                  <w:b w:val="0"/>
                  <w:i w:val="0"/>
                  <w:color w:val="000000"/>
                  <w:sz w:val="17"/>
                </w:rPr>
                <w:t>15.73</w:t>
              </w:r>
            </w:ins>
          </w:p>
        </w:tc>
        <w:tc>
          <w:tcPr>
            <w:tcW w:w="539" w:type="dxa"/>
            <w:vAlign w:val="center"/>
          </w:tcPr>
          <w:p w14:paraId="06ADA432">
            <w:pPr>
              <w:keepNext/>
              <w:keepLines/>
              <w:spacing w:before="0" w:after="0" w:line="252" w:lineRule="auto"/>
              <w:ind w:left="0" w:right="0" w:firstLine="0"/>
              <w:jc w:val="center"/>
              <w:rPr>
                <w:ins w:id="700" w:author="Fa'te" w:date="2026-09-18T15:57:46Z"/>
              </w:rPr>
            </w:pPr>
            <w:ins w:id="701" w:author="Fa'te" w:date="2026-09-18T15:57:46Z">
              <w:r>
                <w:rPr>
                  <w:rFonts w:ascii="Times New Roman" w:hAnsi="Times New Roman" w:eastAsia="宋体" w:cs="Times New Roman"/>
                  <w:b w:val="0"/>
                  <w:i w:val="0"/>
                  <w:color w:val="000000"/>
                  <w:sz w:val="17"/>
                </w:rPr>
                <w:t>11.28</w:t>
              </w:r>
            </w:ins>
          </w:p>
        </w:tc>
        <w:tc>
          <w:tcPr>
            <w:tcW w:w="539" w:type="dxa"/>
            <w:vAlign w:val="center"/>
          </w:tcPr>
          <w:p w14:paraId="5161B45D">
            <w:pPr>
              <w:keepNext/>
              <w:keepLines/>
              <w:spacing w:before="0" w:after="0" w:line="252" w:lineRule="auto"/>
              <w:ind w:left="0" w:right="0" w:firstLine="0"/>
              <w:jc w:val="center"/>
              <w:rPr>
                <w:ins w:id="702" w:author="Fa'te" w:date="2026-09-18T15:57:46Z"/>
              </w:rPr>
            </w:pPr>
            <w:ins w:id="703" w:author="Fa'te" w:date="2026-09-18T15:57:46Z">
              <w:r>
                <w:rPr>
                  <w:rFonts w:ascii="Times New Roman" w:hAnsi="Times New Roman" w:eastAsia="宋体" w:cs="Times New Roman"/>
                  <w:b w:val="0"/>
                  <w:i w:val="0"/>
                  <w:color w:val="000000"/>
                  <w:sz w:val="17"/>
                </w:rPr>
                <w:t>78.20</w:t>
              </w:r>
            </w:ins>
          </w:p>
        </w:tc>
        <w:tc>
          <w:tcPr>
            <w:tcW w:w="539" w:type="dxa"/>
            <w:vAlign w:val="center"/>
          </w:tcPr>
          <w:p w14:paraId="1D199CE5">
            <w:pPr>
              <w:keepNext/>
              <w:keepLines/>
              <w:spacing w:before="0" w:after="0" w:line="252" w:lineRule="auto"/>
              <w:ind w:left="0" w:right="0" w:firstLine="0"/>
              <w:jc w:val="center"/>
              <w:rPr>
                <w:ins w:id="704" w:author="Fa'te" w:date="2026-09-18T15:57:46Z"/>
              </w:rPr>
            </w:pPr>
            <w:ins w:id="705" w:author="Fa'te" w:date="2026-09-18T15:57:46Z">
              <w:r>
                <w:rPr>
                  <w:rFonts w:ascii="Times New Roman" w:hAnsi="Times New Roman" w:eastAsia="宋体" w:cs="Times New Roman"/>
                  <w:b w:val="0"/>
                  <w:i w:val="0"/>
                  <w:color w:val="000000"/>
                  <w:sz w:val="17"/>
                </w:rPr>
                <w:t>42.57</w:t>
              </w:r>
            </w:ins>
          </w:p>
        </w:tc>
        <w:tc>
          <w:tcPr>
            <w:tcW w:w="539" w:type="dxa"/>
            <w:vAlign w:val="center"/>
          </w:tcPr>
          <w:p w14:paraId="311E70C5">
            <w:pPr>
              <w:keepNext/>
              <w:keepLines/>
              <w:spacing w:before="0" w:after="0" w:line="252" w:lineRule="auto"/>
              <w:ind w:left="0" w:right="0" w:firstLine="0"/>
              <w:jc w:val="center"/>
              <w:rPr>
                <w:ins w:id="706" w:author="Fa'te" w:date="2026-09-18T15:57:46Z"/>
              </w:rPr>
            </w:pPr>
            <w:ins w:id="707" w:author="Fa'te" w:date="2026-09-18T15:57:46Z">
              <w:r>
                <w:rPr>
                  <w:rFonts w:ascii="Times New Roman" w:hAnsi="Times New Roman" w:eastAsia="宋体" w:cs="Times New Roman"/>
                  <w:b w:val="0"/>
                  <w:i w:val="0"/>
                  <w:color w:val="000000"/>
                  <w:sz w:val="17"/>
                </w:rPr>
                <w:t>55.13</w:t>
              </w:r>
            </w:ins>
          </w:p>
        </w:tc>
        <w:tc>
          <w:tcPr>
            <w:tcW w:w="539" w:type="dxa"/>
            <w:vAlign w:val="center"/>
          </w:tcPr>
          <w:p w14:paraId="215DAFBC">
            <w:pPr>
              <w:keepNext/>
              <w:keepLines/>
              <w:spacing w:before="0" w:after="0" w:line="252" w:lineRule="auto"/>
              <w:ind w:left="0" w:right="0" w:firstLine="0"/>
              <w:jc w:val="center"/>
              <w:rPr>
                <w:ins w:id="708" w:author="Fa'te" w:date="2026-09-18T15:57:46Z"/>
              </w:rPr>
            </w:pPr>
            <w:ins w:id="709" w:author="Fa'te" w:date="2026-09-18T15:57:46Z">
              <w:r>
                <w:rPr>
                  <w:rFonts w:ascii="Times New Roman" w:hAnsi="Times New Roman" w:eastAsia="宋体" w:cs="Times New Roman"/>
                  <w:b w:val="0"/>
                  <w:i w:val="0"/>
                  <w:color w:val="000000"/>
                  <w:sz w:val="17"/>
                </w:rPr>
                <w:t>46.01</w:t>
              </w:r>
            </w:ins>
          </w:p>
        </w:tc>
        <w:tc>
          <w:tcPr>
            <w:tcW w:w="539" w:type="dxa"/>
            <w:vAlign w:val="center"/>
          </w:tcPr>
          <w:p w14:paraId="6396020E">
            <w:pPr>
              <w:keepNext/>
              <w:keepLines/>
              <w:spacing w:before="0" w:after="0" w:line="252" w:lineRule="auto"/>
              <w:ind w:left="0" w:right="0" w:firstLine="0"/>
              <w:jc w:val="center"/>
              <w:rPr>
                <w:ins w:id="710" w:author="Fa'te" w:date="2026-09-18T15:57:46Z"/>
              </w:rPr>
            </w:pPr>
            <w:ins w:id="711" w:author="Fa'te" w:date="2026-09-18T15:57:46Z">
              <w:r>
                <w:rPr>
                  <w:rFonts w:ascii="Times New Roman" w:hAnsi="Times New Roman" w:eastAsia="宋体" w:cs="Times New Roman"/>
                  <w:b w:val="0"/>
                  <w:i w:val="0"/>
                  <w:color w:val="000000"/>
                  <w:sz w:val="17"/>
                </w:rPr>
                <w:t>44.89</w:t>
              </w:r>
            </w:ins>
          </w:p>
        </w:tc>
        <w:tc>
          <w:tcPr>
            <w:tcW w:w="539" w:type="dxa"/>
            <w:vAlign w:val="center"/>
          </w:tcPr>
          <w:p w14:paraId="09479BCB">
            <w:pPr>
              <w:keepNext/>
              <w:keepLines/>
              <w:spacing w:before="0" w:after="0" w:line="252" w:lineRule="auto"/>
              <w:ind w:left="0" w:right="0" w:firstLine="0"/>
              <w:jc w:val="center"/>
              <w:rPr>
                <w:ins w:id="712" w:author="Fa'te" w:date="2026-09-18T15:57:46Z"/>
              </w:rPr>
            </w:pPr>
            <w:ins w:id="713" w:author="Fa'te" w:date="2026-09-18T15:57:46Z">
              <w:r>
                <w:rPr>
                  <w:rFonts w:ascii="Times New Roman" w:hAnsi="Times New Roman" w:eastAsia="宋体" w:cs="Times New Roman"/>
                  <w:b w:val="0"/>
                  <w:i w:val="0"/>
                  <w:color w:val="000000"/>
                  <w:sz w:val="17"/>
                </w:rPr>
                <w:t>19.42</w:t>
              </w:r>
            </w:ins>
          </w:p>
        </w:tc>
        <w:tc>
          <w:tcPr>
            <w:tcW w:w="539" w:type="dxa"/>
            <w:vAlign w:val="center"/>
          </w:tcPr>
          <w:p w14:paraId="004DF8B0">
            <w:pPr>
              <w:keepNext/>
              <w:keepLines/>
              <w:spacing w:before="0" w:after="0" w:line="252" w:lineRule="auto"/>
              <w:ind w:left="0" w:right="0" w:firstLine="0"/>
              <w:jc w:val="center"/>
              <w:rPr>
                <w:ins w:id="714" w:author="Fa'te" w:date="2026-09-18T15:57:46Z"/>
              </w:rPr>
            </w:pPr>
            <w:ins w:id="715" w:author="Fa'te" w:date="2026-09-18T15:57:46Z">
              <w:r>
                <w:rPr>
                  <w:rFonts w:ascii="Times New Roman" w:hAnsi="Times New Roman" w:eastAsia="宋体" w:cs="Times New Roman"/>
                  <w:b w:val="0"/>
                  <w:i w:val="0"/>
                  <w:color w:val="000000"/>
                  <w:sz w:val="17"/>
                </w:rPr>
                <w:t>27.11</w:t>
              </w:r>
            </w:ins>
          </w:p>
        </w:tc>
        <w:tc>
          <w:tcPr>
            <w:tcW w:w="539" w:type="dxa"/>
            <w:vAlign w:val="center"/>
          </w:tcPr>
          <w:p w14:paraId="05713855">
            <w:pPr>
              <w:keepNext/>
              <w:keepLines/>
              <w:spacing w:before="0" w:after="0" w:line="252" w:lineRule="auto"/>
              <w:ind w:left="0" w:right="0" w:firstLine="0"/>
              <w:jc w:val="center"/>
              <w:rPr>
                <w:ins w:id="716" w:author="Fa'te" w:date="2026-09-18T15:57:46Z"/>
              </w:rPr>
            </w:pPr>
            <w:ins w:id="717" w:author="Fa'te" w:date="2026-09-18T15:57:46Z">
              <w:r>
                <w:rPr>
                  <w:rFonts w:ascii="Times New Roman" w:hAnsi="Times New Roman" w:eastAsia="宋体" w:cs="Times New Roman"/>
                  <w:b w:val="0"/>
                  <w:i w:val="0"/>
                  <w:color w:val="000000"/>
                  <w:sz w:val="17"/>
                </w:rPr>
                <w:t>21.76</w:t>
              </w:r>
            </w:ins>
          </w:p>
        </w:tc>
      </w:tr>
      <w:tr w14:paraId="157C5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718" w:author="Fa'te" w:date="2026-09-18T15:57:46Z"/>
        </w:trPr>
        <w:tc>
          <w:tcPr>
            <w:tcW w:w="1843" w:type="dxa"/>
            <w:vAlign w:val="center"/>
          </w:tcPr>
          <w:p w14:paraId="19D1048B">
            <w:pPr>
              <w:keepNext/>
              <w:keepLines/>
              <w:spacing w:before="0" w:after="0" w:line="252" w:lineRule="auto"/>
              <w:ind w:left="0" w:right="0" w:firstLine="0"/>
              <w:jc w:val="left"/>
              <w:rPr>
                <w:ins w:id="719" w:author="Fa'te" w:date="2026-09-18T15:57:46Z"/>
              </w:rPr>
            </w:pPr>
            <w:ins w:id="720" w:author="Fa'te" w:date="2026-09-18T15:57:46Z">
              <w:r>
                <w:rPr>
                  <w:rFonts w:ascii="Times New Roman" w:hAnsi="Times New Roman" w:eastAsia="宋体" w:cs="Times New Roman"/>
                  <w:b w:val="0"/>
                  <w:i w:val="0"/>
                  <w:color w:val="000000"/>
                  <w:sz w:val="17"/>
                </w:rPr>
                <w:t>EZ-AVGZL[7]</w:t>
              </w:r>
            </w:ins>
          </w:p>
        </w:tc>
        <w:tc>
          <w:tcPr>
            <w:tcW w:w="539" w:type="dxa"/>
            <w:vAlign w:val="center"/>
          </w:tcPr>
          <w:p w14:paraId="1426FF93">
            <w:pPr>
              <w:keepNext/>
              <w:keepLines/>
              <w:spacing w:before="0" w:after="0" w:line="252" w:lineRule="auto"/>
              <w:ind w:left="0" w:right="0" w:firstLine="0"/>
              <w:jc w:val="center"/>
              <w:rPr>
                <w:ins w:id="721" w:author="Fa'te" w:date="2026-09-18T15:57:46Z"/>
              </w:rPr>
            </w:pPr>
            <w:ins w:id="722" w:author="Fa'te" w:date="2026-09-18T15:57:46Z">
              <w:r>
                <w:rPr>
                  <w:rFonts w:ascii="Times New Roman" w:hAnsi="Times New Roman" w:eastAsia="宋体" w:cs="Times New Roman"/>
                  <w:b w:val="0"/>
                  <w:i w:val="0"/>
                  <w:color w:val="000000"/>
                  <w:sz w:val="17"/>
                </w:rPr>
                <w:t>17.26</w:t>
              </w:r>
            </w:ins>
          </w:p>
        </w:tc>
        <w:tc>
          <w:tcPr>
            <w:tcW w:w="539" w:type="dxa"/>
            <w:vAlign w:val="center"/>
          </w:tcPr>
          <w:p w14:paraId="3D529EEC">
            <w:pPr>
              <w:keepNext/>
              <w:keepLines/>
              <w:spacing w:before="0" w:after="0" w:line="252" w:lineRule="auto"/>
              <w:ind w:left="0" w:right="0" w:firstLine="0"/>
              <w:jc w:val="center"/>
              <w:rPr>
                <w:ins w:id="723" w:author="Fa'te" w:date="2026-09-18T15:57:46Z"/>
              </w:rPr>
            </w:pPr>
            <w:ins w:id="724" w:author="Fa'te" w:date="2026-09-18T15:57:46Z">
              <w:r>
                <w:rPr>
                  <w:rFonts w:ascii="Times New Roman" w:hAnsi="Times New Roman" w:eastAsia="宋体" w:cs="Times New Roman"/>
                  <w:b w:val="0"/>
                  <w:i w:val="0"/>
                  <w:color w:val="000000"/>
                  <w:sz w:val="17"/>
                </w:rPr>
                <w:t>8.68</w:t>
              </w:r>
            </w:ins>
          </w:p>
        </w:tc>
        <w:tc>
          <w:tcPr>
            <w:tcW w:w="539" w:type="dxa"/>
            <w:vAlign w:val="center"/>
          </w:tcPr>
          <w:p w14:paraId="5AE82FE8">
            <w:pPr>
              <w:keepNext/>
              <w:keepLines/>
              <w:spacing w:before="0" w:after="0" w:line="252" w:lineRule="auto"/>
              <w:ind w:left="0" w:right="0" w:firstLine="0"/>
              <w:jc w:val="center"/>
              <w:rPr>
                <w:ins w:id="725" w:author="Fa'te" w:date="2026-09-18T15:57:46Z"/>
              </w:rPr>
            </w:pPr>
            <w:ins w:id="726" w:author="Fa'te" w:date="2026-09-18T15:57:46Z">
              <w:r>
                <w:rPr>
                  <w:rFonts w:ascii="Times New Roman" w:hAnsi="Times New Roman" w:eastAsia="宋体" w:cs="Times New Roman"/>
                  <w:b w:val="0"/>
                  <w:i w:val="0"/>
                  <w:color w:val="000000"/>
                  <w:sz w:val="17"/>
                </w:rPr>
                <w:t>11.55</w:t>
              </w:r>
            </w:ins>
          </w:p>
        </w:tc>
        <w:tc>
          <w:tcPr>
            <w:tcW w:w="539" w:type="dxa"/>
            <w:vAlign w:val="center"/>
          </w:tcPr>
          <w:p w14:paraId="6F914F2B">
            <w:pPr>
              <w:keepNext/>
              <w:keepLines/>
              <w:spacing w:before="0" w:after="0" w:line="252" w:lineRule="auto"/>
              <w:ind w:left="0" w:right="0" w:firstLine="0"/>
              <w:jc w:val="center"/>
              <w:rPr>
                <w:ins w:id="727" w:author="Fa'te" w:date="2026-09-18T15:57:46Z"/>
              </w:rPr>
            </w:pPr>
            <w:ins w:id="728" w:author="Fa'te" w:date="2026-09-18T15:57:46Z">
              <w:r>
                <w:rPr>
                  <w:rFonts w:ascii="Times New Roman" w:hAnsi="Times New Roman" w:eastAsia="宋体" w:cs="Times New Roman"/>
                  <w:b w:val="0"/>
                  <w:i w:val="0"/>
                  <w:color w:val="000000"/>
                  <w:sz w:val="17"/>
                </w:rPr>
                <w:t>8.92</w:t>
              </w:r>
            </w:ins>
          </w:p>
        </w:tc>
        <w:tc>
          <w:tcPr>
            <w:tcW w:w="539" w:type="dxa"/>
            <w:vAlign w:val="center"/>
          </w:tcPr>
          <w:p w14:paraId="28750F7B">
            <w:pPr>
              <w:keepNext/>
              <w:keepLines/>
              <w:spacing w:before="0" w:after="0" w:line="252" w:lineRule="auto"/>
              <w:ind w:left="0" w:right="0" w:firstLine="0"/>
              <w:jc w:val="center"/>
              <w:rPr>
                <w:ins w:id="729" w:author="Fa'te" w:date="2026-09-18T15:57:46Z"/>
              </w:rPr>
            </w:pPr>
            <w:ins w:id="730" w:author="Fa'te" w:date="2026-09-18T15:57:46Z">
              <w:r>
                <w:rPr>
                  <w:rFonts w:ascii="Times New Roman" w:hAnsi="Times New Roman" w:eastAsia="宋体" w:cs="Times New Roman"/>
                  <w:b w:val="0"/>
                  <w:i w:val="0"/>
                  <w:color w:val="000000"/>
                  <w:sz w:val="17"/>
                </w:rPr>
                <w:t>78.32</w:t>
              </w:r>
            </w:ins>
          </w:p>
        </w:tc>
        <w:tc>
          <w:tcPr>
            <w:tcW w:w="539" w:type="dxa"/>
            <w:vAlign w:val="center"/>
          </w:tcPr>
          <w:p w14:paraId="637679B3">
            <w:pPr>
              <w:keepNext/>
              <w:keepLines/>
              <w:spacing w:before="0" w:after="0" w:line="252" w:lineRule="auto"/>
              <w:ind w:left="0" w:right="0" w:firstLine="0"/>
              <w:jc w:val="center"/>
              <w:rPr>
                <w:ins w:id="731" w:author="Fa'te" w:date="2026-09-18T15:57:46Z"/>
              </w:rPr>
            </w:pPr>
            <w:ins w:id="732" w:author="Fa'te" w:date="2026-09-18T15:57:46Z">
              <w:r>
                <w:rPr>
                  <w:rFonts w:ascii="Times New Roman" w:hAnsi="Times New Roman" w:eastAsia="宋体" w:cs="Times New Roman"/>
                  <w:b w:val="0"/>
                  <w:i w:val="0"/>
                  <w:color w:val="000000"/>
                  <w:sz w:val="17"/>
                </w:rPr>
                <w:t>46.35</w:t>
              </w:r>
            </w:ins>
          </w:p>
        </w:tc>
        <w:tc>
          <w:tcPr>
            <w:tcW w:w="539" w:type="dxa"/>
            <w:vAlign w:val="center"/>
          </w:tcPr>
          <w:p w14:paraId="7D062262">
            <w:pPr>
              <w:keepNext/>
              <w:keepLines/>
              <w:spacing w:before="0" w:after="0" w:line="252" w:lineRule="auto"/>
              <w:ind w:left="0" w:right="0" w:firstLine="0"/>
              <w:jc w:val="center"/>
              <w:rPr>
                <w:ins w:id="733" w:author="Fa'te" w:date="2026-09-18T15:57:46Z"/>
              </w:rPr>
            </w:pPr>
            <w:ins w:id="734" w:author="Fa'te" w:date="2026-09-18T15:57:46Z">
              <w:r>
                <w:rPr>
                  <w:rFonts w:ascii="Times New Roman" w:hAnsi="Times New Roman" w:eastAsia="宋体" w:cs="Times New Roman"/>
                  <w:b w:val="0"/>
                  <w:i w:val="0"/>
                  <w:color w:val="000000"/>
                  <w:sz w:val="17"/>
                </w:rPr>
                <w:t>58.24</w:t>
              </w:r>
            </w:ins>
          </w:p>
        </w:tc>
        <w:tc>
          <w:tcPr>
            <w:tcW w:w="539" w:type="dxa"/>
            <w:vAlign w:val="center"/>
          </w:tcPr>
          <w:p w14:paraId="7C83F153">
            <w:pPr>
              <w:keepNext/>
              <w:keepLines/>
              <w:spacing w:before="0" w:after="0" w:line="252" w:lineRule="auto"/>
              <w:ind w:left="0" w:right="0" w:firstLine="0"/>
              <w:jc w:val="center"/>
              <w:rPr>
                <w:ins w:id="735" w:author="Fa'te" w:date="2026-09-18T15:57:46Z"/>
              </w:rPr>
            </w:pPr>
            <w:ins w:id="736" w:author="Fa'te" w:date="2026-09-18T15:57:46Z">
              <w:r>
                <w:rPr>
                  <w:rFonts w:ascii="Times New Roman" w:hAnsi="Times New Roman" w:eastAsia="宋体" w:cs="Times New Roman"/>
                  <w:b w:val="0"/>
                  <w:i w:val="0"/>
                  <w:color w:val="000000"/>
                  <w:sz w:val="17"/>
                </w:rPr>
                <w:t>48.27</w:t>
              </w:r>
            </w:ins>
          </w:p>
        </w:tc>
        <w:tc>
          <w:tcPr>
            <w:tcW w:w="539" w:type="dxa"/>
            <w:vAlign w:val="center"/>
          </w:tcPr>
          <w:p w14:paraId="621CE2F9">
            <w:pPr>
              <w:keepNext/>
              <w:keepLines/>
              <w:spacing w:before="0" w:after="0" w:line="252" w:lineRule="auto"/>
              <w:ind w:left="0" w:right="0" w:firstLine="0"/>
              <w:jc w:val="center"/>
              <w:rPr>
                <w:ins w:id="737" w:author="Fa'te" w:date="2026-09-18T15:57:46Z"/>
              </w:rPr>
            </w:pPr>
            <w:ins w:id="738" w:author="Fa'te" w:date="2026-09-18T15:57:46Z">
              <w:r>
                <w:rPr>
                  <w:rFonts w:ascii="Times New Roman" w:hAnsi="Times New Roman" w:eastAsia="宋体" w:cs="Times New Roman"/>
                  <w:b w:val="0"/>
                  <w:i w:val="0"/>
                  <w:color w:val="000000"/>
                  <w:sz w:val="17"/>
                </w:rPr>
                <w:t>38.52</w:t>
              </w:r>
            </w:ins>
          </w:p>
        </w:tc>
        <w:tc>
          <w:tcPr>
            <w:tcW w:w="539" w:type="dxa"/>
            <w:vAlign w:val="center"/>
          </w:tcPr>
          <w:p w14:paraId="19DF2B52">
            <w:pPr>
              <w:keepNext/>
              <w:keepLines/>
              <w:spacing w:before="0" w:after="0" w:line="252" w:lineRule="auto"/>
              <w:ind w:left="0" w:right="0" w:firstLine="0"/>
              <w:jc w:val="center"/>
              <w:rPr>
                <w:ins w:id="739" w:author="Fa'te" w:date="2026-09-18T15:57:46Z"/>
              </w:rPr>
            </w:pPr>
            <w:ins w:id="740" w:author="Fa'te" w:date="2026-09-18T15:57:46Z">
              <w:r>
                <w:rPr>
                  <w:rFonts w:ascii="Times New Roman" w:hAnsi="Times New Roman" w:eastAsia="宋体" w:cs="Times New Roman"/>
                  <w:b w:val="0"/>
                  <w:i w:val="0"/>
                  <w:color w:val="000000"/>
                  <w:sz w:val="17"/>
                </w:rPr>
                <w:t>12.85</w:t>
              </w:r>
            </w:ins>
          </w:p>
        </w:tc>
        <w:tc>
          <w:tcPr>
            <w:tcW w:w="539" w:type="dxa"/>
            <w:vAlign w:val="center"/>
          </w:tcPr>
          <w:p w14:paraId="0DB10332">
            <w:pPr>
              <w:keepNext/>
              <w:keepLines/>
              <w:spacing w:before="0" w:after="0" w:line="252" w:lineRule="auto"/>
              <w:ind w:left="0" w:right="0" w:firstLine="0"/>
              <w:jc w:val="center"/>
              <w:rPr>
                <w:ins w:id="741" w:author="Fa'te" w:date="2026-09-18T15:57:46Z"/>
              </w:rPr>
            </w:pPr>
            <w:ins w:id="742" w:author="Fa'te" w:date="2026-09-18T15:57:46Z">
              <w:r>
                <w:rPr>
                  <w:rFonts w:ascii="Times New Roman" w:hAnsi="Times New Roman" w:eastAsia="宋体" w:cs="Times New Roman"/>
                  <w:b w:val="0"/>
                  <w:i w:val="0"/>
                  <w:color w:val="000000"/>
                  <w:sz w:val="17"/>
                </w:rPr>
                <w:t>19.27</w:t>
              </w:r>
            </w:ins>
          </w:p>
        </w:tc>
        <w:tc>
          <w:tcPr>
            <w:tcW w:w="539" w:type="dxa"/>
            <w:vAlign w:val="center"/>
          </w:tcPr>
          <w:p w14:paraId="561555F9">
            <w:pPr>
              <w:keepNext/>
              <w:keepLines/>
              <w:spacing w:before="0" w:after="0" w:line="252" w:lineRule="auto"/>
              <w:ind w:left="0" w:right="0" w:firstLine="0"/>
              <w:jc w:val="center"/>
              <w:rPr>
                <w:ins w:id="743" w:author="Fa'te" w:date="2026-09-18T15:57:46Z"/>
              </w:rPr>
            </w:pPr>
            <w:ins w:id="744" w:author="Fa'te" w:date="2026-09-18T15:57:46Z">
              <w:r>
                <w:rPr>
                  <w:rFonts w:ascii="Times New Roman" w:hAnsi="Times New Roman" w:eastAsia="宋体" w:cs="Times New Roman"/>
                  <w:b w:val="0"/>
                  <w:i w:val="0"/>
                  <w:color w:val="000000"/>
                  <w:sz w:val="17"/>
                </w:rPr>
                <w:t>13.01</w:t>
              </w:r>
            </w:ins>
          </w:p>
        </w:tc>
      </w:tr>
      <w:tr w14:paraId="5DCE0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745" w:author="Fa'te" w:date="2026-09-18T15:57:46Z"/>
        </w:trPr>
        <w:tc>
          <w:tcPr>
            <w:tcW w:w="1843" w:type="dxa"/>
            <w:vAlign w:val="center"/>
          </w:tcPr>
          <w:p w14:paraId="3C202032">
            <w:pPr>
              <w:keepNext/>
              <w:keepLines/>
              <w:spacing w:before="0" w:after="0" w:line="252" w:lineRule="auto"/>
              <w:ind w:left="0" w:right="0" w:firstLine="0"/>
              <w:jc w:val="left"/>
              <w:rPr>
                <w:ins w:id="746" w:author="Fa'te" w:date="2026-09-18T15:57:46Z"/>
              </w:rPr>
            </w:pPr>
            <w:ins w:id="747" w:author="Fa'te" w:date="2026-09-18T15:57:46Z">
              <w:r>
                <w:rPr>
                  <w:rFonts w:ascii="Times New Roman" w:hAnsi="Times New Roman" w:eastAsia="宋体" w:cs="Times New Roman"/>
                  <w:b w:val="0"/>
                  <w:i w:val="0"/>
                  <w:color w:val="000000"/>
                  <w:sz w:val="17"/>
                </w:rPr>
                <w:t>MSTR[29]</w:t>
              </w:r>
            </w:ins>
          </w:p>
        </w:tc>
        <w:tc>
          <w:tcPr>
            <w:tcW w:w="539" w:type="dxa"/>
            <w:vAlign w:val="center"/>
          </w:tcPr>
          <w:p w14:paraId="2A399CA0">
            <w:pPr>
              <w:keepNext/>
              <w:keepLines/>
              <w:spacing w:before="0" w:after="0" w:line="252" w:lineRule="auto"/>
              <w:ind w:left="0" w:right="0" w:firstLine="0"/>
              <w:jc w:val="center"/>
              <w:rPr>
                <w:ins w:id="748" w:author="Fa'te" w:date="2026-09-18T15:57:46Z"/>
              </w:rPr>
            </w:pPr>
            <w:ins w:id="749" w:author="Fa'te" w:date="2026-09-18T15:57:46Z">
              <w:r>
                <w:rPr>
                  <w:rFonts w:ascii="Times New Roman" w:hAnsi="Times New Roman" w:eastAsia="宋体" w:cs="Times New Roman"/>
                  <w:b w:val="0"/>
                  <w:i w:val="0"/>
                  <w:color w:val="000000"/>
                  <w:sz w:val="17"/>
                </w:rPr>
                <w:t>13.70</w:t>
              </w:r>
            </w:ins>
          </w:p>
        </w:tc>
        <w:tc>
          <w:tcPr>
            <w:tcW w:w="539" w:type="dxa"/>
            <w:vAlign w:val="center"/>
          </w:tcPr>
          <w:p w14:paraId="7C889D9B">
            <w:pPr>
              <w:keepNext/>
              <w:keepLines/>
              <w:spacing w:before="0" w:after="0" w:line="252" w:lineRule="auto"/>
              <w:ind w:left="0" w:right="0" w:firstLine="0"/>
              <w:jc w:val="center"/>
              <w:rPr>
                <w:ins w:id="750" w:author="Fa'te" w:date="2026-09-18T15:57:46Z"/>
              </w:rPr>
            </w:pPr>
            <w:ins w:id="751" w:author="Fa'te" w:date="2026-09-18T15:57:46Z">
              <w:r>
                <w:rPr>
                  <w:rFonts w:ascii="Times New Roman" w:hAnsi="Times New Roman" w:eastAsia="宋体" w:cs="Times New Roman"/>
                  <w:b w:val="0"/>
                  <w:i w:val="0"/>
                  <w:color w:val="000000"/>
                  <w:sz w:val="17"/>
                </w:rPr>
                <w:t>5.48</w:t>
              </w:r>
            </w:ins>
          </w:p>
        </w:tc>
        <w:tc>
          <w:tcPr>
            <w:tcW w:w="539" w:type="dxa"/>
            <w:vAlign w:val="center"/>
          </w:tcPr>
          <w:p w14:paraId="37EBF4BF">
            <w:pPr>
              <w:keepNext/>
              <w:keepLines/>
              <w:spacing w:before="0" w:after="0" w:line="252" w:lineRule="auto"/>
              <w:ind w:left="0" w:right="0" w:firstLine="0"/>
              <w:jc w:val="center"/>
              <w:rPr>
                <w:ins w:id="752" w:author="Fa'te" w:date="2026-09-18T15:57:46Z"/>
              </w:rPr>
            </w:pPr>
            <w:ins w:id="753" w:author="Fa'te" w:date="2026-09-18T15:57:46Z">
              <w:r>
                <w:rPr>
                  <w:rFonts w:ascii="Times New Roman" w:hAnsi="Times New Roman" w:eastAsia="宋体" w:cs="Times New Roman"/>
                  <w:b w:val="0"/>
                  <w:i w:val="0"/>
                  <w:color w:val="000000"/>
                  <w:sz w:val="17"/>
                </w:rPr>
                <w:t>7.83</w:t>
              </w:r>
            </w:ins>
          </w:p>
        </w:tc>
        <w:tc>
          <w:tcPr>
            <w:tcW w:w="539" w:type="dxa"/>
            <w:vAlign w:val="center"/>
          </w:tcPr>
          <w:p w14:paraId="31F2DB29">
            <w:pPr>
              <w:keepNext/>
              <w:keepLines/>
              <w:spacing w:before="0" w:after="0" w:line="252" w:lineRule="auto"/>
              <w:ind w:left="0" w:right="0" w:firstLine="0"/>
              <w:jc w:val="center"/>
              <w:rPr>
                <w:ins w:id="754" w:author="Fa'te" w:date="2026-09-18T15:57:46Z"/>
              </w:rPr>
            </w:pPr>
            <w:ins w:id="755" w:author="Fa'te" w:date="2026-09-18T15:57:46Z">
              <w:r>
                <w:rPr>
                  <w:rFonts w:ascii="Times New Roman" w:hAnsi="Times New Roman" w:eastAsia="宋体" w:cs="Times New Roman"/>
                  <w:b w:val="0"/>
                  <w:i w:val="0"/>
                  <w:color w:val="000000"/>
                  <w:sz w:val="17"/>
                </w:rPr>
                <w:t>6.38</w:t>
              </w:r>
            </w:ins>
          </w:p>
        </w:tc>
        <w:tc>
          <w:tcPr>
            <w:tcW w:w="539" w:type="dxa"/>
            <w:vAlign w:val="center"/>
          </w:tcPr>
          <w:p w14:paraId="5C75923B">
            <w:pPr>
              <w:keepNext/>
              <w:keepLines/>
              <w:spacing w:before="0" w:after="0" w:line="252" w:lineRule="auto"/>
              <w:ind w:left="0" w:right="0" w:firstLine="0"/>
              <w:jc w:val="center"/>
              <w:rPr>
                <w:ins w:id="756" w:author="Fa'te" w:date="2026-09-18T15:57:46Z"/>
              </w:rPr>
            </w:pPr>
            <w:ins w:id="757" w:author="Fa'te" w:date="2026-09-18T15:57:46Z">
              <w:r>
                <w:rPr>
                  <w:rFonts w:ascii="Times New Roman" w:hAnsi="Times New Roman" w:eastAsia="宋体" w:cs="Times New Roman"/>
                  <w:b/>
                  <w:i w:val="0"/>
                  <w:color w:val="000000"/>
                  <w:sz w:val="17"/>
                </w:rPr>
                <w:t>86.32</w:t>
              </w:r>
            </w:ins>
          </w:p>
        </w:tc>
        <w:tc>
          <w:tcPr>
            <w:tcW w:w="539" w:type="dxa"/>
            <w:vAlign w:val="center"/>
          </w:tcPr>
          <w:p w14:paraId="6108074A">
            <w:pPr>
              <w:keepNext/>
              <w:keepLines/>
              <w:spacing w:before="0" w:after="0" w:line="252" w:lineRule="auto"/>
              <w:ind w:left="0" w:right="0" w:firstLine="0"/>
              <w:jc w:val="center"/>
              <w:rPr>
                <w:ins w:id="758" w:author="Fa'te" w:date="2026-09-18T15:57:46Z"/>
              </w:rPr>
            </w:pPr>
            <w:ins w:id="759" w:author="Fa'te" w:date="2026-09-18T15:57:46Z">
              <w:r>
                <w:rPr>
                  <w:rFonts w:ascii="Times New Roman" w:hAnsi="Times New Roman" w:eastAsia="宋体" w:cs="Times New Roman"/>
                  <w:b w:val="0"/>
                  <w:i w:val="0"/>
                  <w:color w:val="000000"/>
                  <w:sz w:val="17"/>
                </w:rPr>
                <w:t>19.97</w:t>
              </w:r>
            </w:ins>
          </w:p>
        </w:tc>
        <w:tc>
          <w:tcPr>
            <w:tcW w:w="539" w:type="dxa"/>
            <w:vAlign w:val="center"/>
          </w:tcPr>
          <w:p w14:paraId="4B91FE8F">
            <w:pPr>
              <w:keepNext/>
              <w:keepLines/>
              <w:spacing w:before="0" w:after="0" w:line="252" w:lineRule="auto"/>
              <w:ind w:left="0" w:right="0" w:firstLine="0"/>
              <w:jc w:val="center"/>
              <w:rPr>
                <w:ins w:id="760" w:author="Fa'te" w:date="2026-09-18T15:57:46Z"/>
              </w:rPr>
            </w:pPr>
            <w:ins w:id="761" w:author="Fa'te" w:date="2026-09-18T15:57:46Z">
              <w:r>
                <w:rPr>
                  <w:rFonts w:ascii="Times New Roman" w:hAnsi="Times New Roman" w:eastAsia="宋体" w:cs="Times New Roman"/>
                  <w:b w:val="0"/>
                  <w:i w:val="0"/>
                  <w:color w:val="000000"/>
                  <w:sz w:val="17"/>
                </w:rPr>
                <w:t>32.43</w:t>
              </w:r>
            </w:ins>
          </w:p>
        </w:tc>
        <w:tc>
          <w:tcPr>
            <w:tcW w:w="539" w:type="dxa"/>
            <w:vAlign w:val="center"/>
          </w:tcPr>
          <w:p w14:paraId="1172B795">
            <w:pPr>
              <w:keepNext/>
              <w:keepLines/>
              <w:spacing w:before="0" w:after="0" w:line="252" w:lineRule="auto"/>
              <w:ind w:left="0" w:right="0" w:firstLine="0"/>
              <w:jc w:val="center"/>
              <w:rPr>
                <w:ins w:id="762" w:author="Fa'te" w:date="2026-09-18T15:57:46Z"/>
              </w:rPr>
            </w:pPr>
            <w:ins w:id="763" w:author="Fa'te" w:date="2026-09-18T15:57:46Z">
              <w:r>
                <w:rPr>
                  <w:rFonts w:ascii="Times New Roman" w:hAnsi="Times New Roman" w:eastAsia="宋体" w:cs="Times New Roman"/>
                  <w:b w:val="0"/>
                  <w:i w:val="0"/>
                  <w:color w:val="000000"/>
                  <w:sz w:val="17"/>
                </w:rPr>
                <w:t>23.57</w:t>
              </w:r>
            </w:ins>
          </w:p>
        </w:tc>
        <w:tc>
          <w:tcPr>
            <w:tcW w:w="539" w:type="dxa"/>
            <w:vAlign w:val="center"/>
          </w:tcPr>
          <w:p w14:paraId="51344D45">
            <w:pPr>
              <w:keepNext/>
              <w:keepLines/>
              <w:spacing w:before="0" w:after="0" w:line="252" w:lineRule="auto"/>
              <w:ind w:left="0" w:right="0" w:firstLine="0"/>
              <w:jc w:val="center"/>
              <w:rPr>
                <w:ins w:id="764" w:author="Fa'te" w:date="2026-09-18T15:57:46Z"/>
              </w:rPr>
            </w:pPr>
            <w:ins w:id="765" w:author="Fa'te" w:date="2026-09-18T15:57:46Z">
              <w:r>
                <w:rPr>
                  <w:rFonts w:ascii="Times New Roman" w:hAnsi="Times New Roman" w:eastAsia="宋体" w:cs="Times New Roman"/>
                  <w:b w:val="0"/>
                  <w:i w:val="0"/>
                  <w:color w:val="000000"/>
                  <w:sz w:val="17"/>
                </w:rPr>
                <w:t>22.92</w:t>
              </w:r>
            </w:ins>
          </w:p>
        </w:tc>
        <w:tc>
          <w:tcPr>
            <w:tcW w:w="539" w:type="dxa"/>
            <w:vAlign w:val="center"/>
          </w:tcPr>
          <w:p w14:paraId="0F7B8F9A">
            <w:pPr>
              <w:keepNext/>
              <w:keepLines/>
              <w:spacing w:before="0" w:after="0" w:line="252" w:lineRule="auto"/>
              <w:ind w:left="0" w:right="0" w:firstLine="0"/>
              <w:jc w:val="center"/>
              <w:rPr>
                <w:ins w:id="766" w:author="Fa'te" w:date="2026-09-18T15:57:46Z"/>
              </w:rPr>
            </w:pPr>
            <w:ins w:id="767" w:author="Fa'te" w:date="2026-09-18T15:57:46Z">
              <w:r>
                <w:rPr>
                  <w:rFonts w:ascii="Times New Roman" w:hAnsi="Times New Roman" w:eastAsia="宋体" w:cs="Times New Roman"/>
                  <w:b w:val="0"/>
                  <w:i w:val="0"/>
                  <w:color w:val="000000"/>
                  <w:sz w:val="17"/>
                </w:rPr>
                <w:t>9.28</w:t>
              </w:r>
            </w:ins>
          </w:p>
        </w:tc>
        <w:tc>
          <w:tcPr>
            <w:tcW w:w="539" w:type="dxa"/>
            <w:vAlign w:val="center"/>
          </w:tcPr>
          <w:p w14:paraId="112B7712">
            <w:pPr>
              <w:keepNext/>
              <w:keepLines/>
              <w:spacing w:before="0" w:after="0" w:line="252" w:lineRule="auto"/>
              <w:ind w:left="0" w:right="0" w:firstLine="0"/>
              <w:jc w:val="center"/>
              <w:rPr>
                <w:ins w:id="768" w:author="Fa'te" w:date="2026-09-18T15:57:46Z"/>
              </w:rPr>
            </w:pPr>
            <w:ins w:id="769" w:author="Fa'te" w:date="2026-09-18T15:57:46Z">
              <w:r>
                <w:rPr>
                  <w:rFonts w:ascii="Times New Roman" w:hAnsi="Times New Roman" w:eastAsia="宋体" w:cs="Times New Roman"/>
                  <w:b w:val="0"/>
                  <w:i w:val="0"/>
                  <w:color w:val="000000"/>
                  <w:sz w:val="17"/>
                </w:rPr>
                <w:t>13.21</w:t>
              </w:r>
            </w:ins>
          </w:p>
        </w:tc>
        <w:tc>
          <w:tcPr>
            <w:tcW w:w="539" w:type="dxa"/>
            <w:vAlign w:val="center"/>
          </w:tcPr>
          <w:p w14:paraId="44339B00">
            <w:pPr>
              <w:keepNext/>
              <w:keepLines/>
              <w:spacing w:before="0" w:after="0" w:line="252" w:lineRule="auto"/>
              <w:ind w:left="0" w:right="0" w:firstLine="0"/>
              <w:jc w:val="center"/>
              <w:rPr>
                <w:ins w:id="770" w:author="Fa'te" w:date="2026-09-18T15:57:46Z"/>
              </w:rPr>
            </w:pPr>
            <w:ins w:id="771" w:author="Fa'te" w:date="2026-09-18T15:57:46Z">
              <w:r>
                <w:rPr>
                  <w:rFonts w:ascii="Times New Roman" w:hAnsi="Times New Roman" w:eastAsia="宋体" w:cs="Times New Roman"/>
                  <w:b w:val="0"/>
                  <w:i w:val="0"/>
                  <w:color w:val="000000"/>
                  <w:sz w:val="17"/>
                </w:rPr>
                <w:t>9.65</w:t>
              </w:r>
            </w:ins>
          </w:p>
        </w:tc>
      </w:tr>
      <w:tr w14:paraId="2DD04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772" w:author="Fa'te" w:date="2026-09-18T15:57:46Z"/>
        </w:trPr>
        <w:tc>
          <w:tcPr>
            <w:tcW w:w="1843" w:type="dxa"/>
            <w:vAlign w:val="center"/>
          </w:tcPr>
          <w:p w14:paraId="0D57FECD">
            <w:pPr>
              <w:keepNext/>
              <w:keepLines/>
              <w:spacing w:before="0" w:after="0" w:line="252" w:lineRule="auto"/>
              <w:ind w:left="0" w:right="0" w:firstLine="0"/>
              <w:jc w:val="left"/>
              <w:rPr>
                <w:ins w:id="773" w:author="Fa'te" w:date="2026-09-18T15:57:46Z"/>
              </w:rPr>
            </w:pPr>
            <w:ins w:id="774" w:author="Fa'te" w:date="2026-09-18T15:57:46Z">
              <w:r>
                <w:rPr>
                  <w:rFonts w:ascii="Times New Roman" w:hAnsi="Times New Roman" w:eastAsia="宋体" w:cs="Times New Roman"/>
                  <w:b w:val="0"/>
                  <w:i w:val="0"/>
                  <w:color w:val="000000"/>
                  <w:sz w:val="17"/>
                </w:rPr>
                <w:t>MDST++[30]</w:t>
              </w:r>
            </w:ins>
          </w:p>
        </w:tc>
        <w:tc>
          <w:tcPr>
            <w:tcW w:w="539" w:type="dxa"/>
            <w:vAlign w:val="center"/>
          </w:tcPr>
          <w:p w14:paraId="18FBB308">
            <w:pPr>
              <w:keepNext/>
              <w:keepLines/>
              <w:spacing w:before="0" w:after="0" w:line="252" w:lineRule="auto"/>
              <w:ind w:left="0" w:right="0" w:firstLine="0"/>
              <w:jc w:val="center"/>
              <w:rPr>
                <w:ins w:id="775" w:author="Fa'te" w:date="2026-09-18T15:57:46Z"/>
              </w:rPr>
            </w:pPr>
            <w:ins w:id="776" w:author="Fa'te" w:date="2026-09-18T15:57:46Z">
              <w:r>
                <w:rPr>
                  <w:rFonts w:ascii="Times New Roman" w:hAnsi="Times New Roman" w:eastAsia="宋体" w:cs="Times New Roman"/>
                  <w:b w:val="0"/>
                  <w:i w:val="0"/>
                  <w:color w:val="000000"/>
                  <w:sz w:val="17"/>
                </w:rPr>
                <w:t>12.21</w:t>
              </w:r>
            </w:ins>
          </w:p>
        </w:tc>
        <w:tc>
          <w:tcPr>
            <w:tcW w:w="539" w:type="dxa"/>
            <w:vAlign w:val="center"/>
          </w:tcPr>
          <w:p w14:paraId="011A8E5C">
            <w:pPr>
              <w:keepNext/>
              <w:keepLines/>
              <w:spacing w:before="0" w:after="0" w:line="252" w:lineRule="auto"/>
              <w:ind w:left="0" w:right="0" w:firstLine="0"/>
              <w:jc w:val="center"/>
              <w:rPr>
                <w:ins w:id="777" w:author="Fa'te" w:date="2026-09-18T15:57:46Z"/>
              </w:rPr>
            </w:pPr>
            <w:ins w:id="778" w:author="Fa'te" w:date="2026-09-18T15:57:46Z">
              <w:r>
                <w:rPr>
                  <w:rFonts w:ascii="Times New Roman" w:hAnsi="Times New Roman" w:eastAsia="宋体" w:cs="Times New Roman"/>
                  <w:b w:val="0"/>
                  <w:i w:val="0"/>
                  <w:color w:val="000000"/>
                  <w:sz w:val="17"/>
                </w:rPr>
                <w:t>8.38</w:t>
              </w:r>
            </w:ins>
          </w:p>
        </w:tc>
        <w:tc>
          <w:tcPr>
            <w:tcW w:w="539" w:type="dxa"/>
            <w:vAlign w:val="center"/>
          </w:tcPr>
          <w:p w14:paraId="11CC4352">
            <w:pPr>
              <w:keepNext/>
              <w:keepLines/>
              <w:spacing w:before="0" w:after="0" w:line="252" w:lineRule="auto"/>
              <w:ind w:left="0" w:right="0" w:firstLine="0"/>
              <w:jc w:val="center"/>
              <w:rPr>
                <w:ins w:id="779" w:author="Fa'te" w:date="2026-09-18T15:57:46Z"/>
              </w:rPr>
            </w:pPr>
            <w:ins w:id="780" w:author="Fa'te" w:date="2026-09-18T15:57:46Z">
              <w:r>
                <w:rPr>
                  <w:rFonts w:ascii="Times New Roman" w:hAnsi="Times New Roman" w:eastAsia="宋体" w:cs="Times New Roman"/>
                  <w:b w:val="0"/>
                  <w:i w:val="0"/>
                  <w:color w:val="000000"/>
                  <w:sz w:val="17"/>
                </w:rPr>
                <w:t>9.94</w:t>
              </w:r>
            </w:ins>
          </w:p>
        </w:tc>
        <w:tc>
          <w:tcPr>
            <w:tcW w:w="539" w:type="dxa"/>
            <w:vAlign w:val="center"/>
          </w:tcPr>
          <w:p w14:paraId="6CBE8423">
            <w:pPr>
              <w:keepNext/>
              <w:keepLines/>
              <w:spacing w:before="0" w:after="0" w:line="252" w:lineRule="auto"/>
              <w:ind w:left="0" w:right="0" w:firstLine="0"/>
              <w:jc w:val="center"/>
              <w:rPr>
                <w:ins w:id="781" w:author="Fa'te" w:date="2026-09-18T15:57:46Z"/>
              </w:rPr>
            </w:pPr>
            <w:ins w:id="782" w:author="Fa'te" w:date="2026-09-18T15:57:46Z">
              <w:r>
                <w:rPr>
                  <w:rFonts w:ascii="Times New Roman" w:hAnsi="Times New Roman" w:eastAsia="宋体" w:cs="Times New Roman"/>
                  <w:b w:val="0"/>
                  <w:i w:val="0"/>
                  <w:color w:val="000000"/>
                  <w:sz w:val="17"/>
                </w:rPr>
                <w:t>10.32</w:t>
              </w:r>
            </w:ins>
          </w:p>
        </w:tc>
        <w:tc>
          <w:tcPr>
            <w:tcW w:w="539" w:type="dxa"/>
            <w:vAlign w:val="center"/>
          </w:tcPr>
          <w:p w14:paraId="7266B345">
            <w:pPr>
              <w:keepNext/>
              <w:keepLines/>
              <w:spacing w:before="0" w:after="0" w:line="252" w:lineRule="auto"/>
              <w:ind w:left="0" w:right="0" w:firstLine="0"/>
              <w:jc w:val="center"/>
              <w:rPr>
                <w:ins w:id="783" w:author="Fa'te" w:date="2026-09-18T15:57:46Z"/>
              </w:rPr>
            </w:pPr>
            <w:ins w:id="784" w:author="Fa'te" w:date="2026-09-18T15:57:46Z">
              <w:r>
                <w:rPr>
                  <w:rFonts w:ascii="Times New Roman" w:hAnsi="Times New Roman" w:eastAsia="宋体" w:cs="Times New Roman"/>
                  <w:b w:val="0"/>
                  <w:i w:val="0"/>
                  <w:color w:val="000000"/>
                  <w:sz w:val="17"/>
                </w:rPr>
                <w:t>65.32</w:t>
              </w:r>
            </w:ins>
          </w:p>
        </w:tc>
        <w:tc>
          <w:tcPr>
            <w:tcW w:w="539" w:type="dxa"/>
            <w:vAlign w:val="center"/>
          </w:tcPr>
          <w:p w14:paraId="4AE40A11">
            <w:pPr>
              <w:keepNext/>
              <w:keepLines/>
              <w:spacing w:before="0" w:after="0" w:line="252" w:lineRule="auto"/>
              <w:ind w:left="0" w:right="0" w:firstLine="0"/>
              <w:jc w:val="center"/>
              <w:rPr>
                <w:ins w:id="785" w:author="Fa'te" w:date="2026-09-18T15:57:46Z"/>
              </w:rPr>
            </w:pPr>
            <w:ins w:id="786" w:author="Fa'te" w:date="2026-09-18T15:57:46Z">
              <w:r>
                <w:rPr>
                  <w:rFonts w:ascii="Times New Roman" w:hAnsi="Times New Roman" w:eastAsia="宋体" w:cs="Times New Roman"/>
                  <w:b w:val="0"/>
                  <w:i w:val="0"/>
                  <w:color w:val="000000"/>
                  <w:sz w:val="17"/>
                </w:rPr>
                <w:t>44.79</w:t>
              </w:r>
            </w:ins>
          </w:p>
        </w:tc>
        <w:tc>
          <w:tcPr>
            <w:tcW w:w="539" w:type="dxa"/>
            <w:vAlign w:val="center"/>
          </w:tcPr>
          <w:p w14:paraId="75444CFF">
            <w:pPr>
              <w:keepNext/>
              <w:keepLines/>
              <w:spacing w:before="0" w:after="0" w:line="252" w:lineRule="auto"/>
              <w:ind w:left="0" w:right="0" w:firstLine="0"/>
              <w:jc w:val="center"/>
              <w:rPr>
                <w:ins w:id="787" w:author="Fa'te" w:date="2026-09-18T15:57:46Z"/>
              </w:rPr>
            </w:pPr>
            <w:ins w:id="788" w:author="Fa'te" w:date="2026-09-18T15:57:46Z">
              <w:r>
                <w:rPr>
                  <w:rFonts w:ascii="Times New Roman" w:hAnsi="Times New Roman" w:eastAsia="宋体" w:cs="Times New Roman"/>
                  <w:b w:val="0"/>
                  <w:i w:val="0"/>
                  <w:color w:val="000000"/>
                  <w:sz w:val="17"/>
                </w:rPr>
                <w:t>53.14</w:t>
              </w:r>
            </w:ins>
          </w:p>
        </w:tc>
        <w:tc>
          <w:tcPr>
            <w:tcW w:w="539" w:type="dxa"/>
            <w:vAlign w:val="center"/>
          </w:tcPr>
          <w:p w14:paraId="3612002F">
            <w:pPr>
              <w:keepNext/>
              <w:keepLines/>
              <w:spacing w:before="0" w:after="0" w:line="252" w:lineRule="auto"/>
              <w:ind w:left="0" w:right="0" w:firstLine="0"/>
              <w:jc w:val="center"/>
              <w:rPr>
                <w:ins w:id="789" w:author="Fa'te" w:date="2026-09-18T15:57:46Z"/>
              </w:rPr>
            </w:pPr>
            <w:ins w:id="790" w:author="Fa'te" w:date="2026-09-18T15:57:46Z">
              <w:r>
                <w:rPr>
                  <w:rFonts w:ascii="Times New Roman" w:hAnsi="Times New Roman" w:eastAsia="宋体" w:cs="Times New Roman"/>
                  <w:b/>
                  <w:i w:val="0"/>
                  <w:color w:val="000000"/>
                  <w:sz w:val="17"/>
                </w:rPr>
                <w:t>55.22</w:t>
              </w:r>
            </w:ins>
          </w:p>
        </w:tc>
        <w:tc>
          <w:tcPr>
            <w:tcW w:w="539" w:type="dxa"/>
            <w:vAlign w:val="center"/>
          </w:tcPr>
          <w:p w14:paraId="21AC5807">
            <w:pPr>
              <w:keepNext/>
              <w:keepLines/>
              <w:spacing w:before="0" w:after="0" w:line="252" w:lineRule="auto"/>
              <w:ind w:left="0" w:right="0" w:firstLine="0"/>
              <w:jc w:val="center"/>
              <w:rPr>
                <w:ins w:id="791" w:author="Fa'te" w:date="2026-09-18T15:57:46Z"/>
              </w:rPr>
            </w:pPr>
            <w:ins w:id="792" w:author="Fa'te" w:date="2026-09-18T15:57:46Z">
              <w:r>
                <w:rPr>
                  <w:rFonts w:ascii="Times New Roman" w:hAnsi="Times New Roman" w:eastAsia="宋体" w:cs="Times New Roman"/>
                  <w:b w:val="0"/>
                  <w:i w:val="0"/>
                  <w:color w:val="000000"/>
                  <w:sz w:val="17"/>
                </w:rPr>
                <w:t>27.53</w:t>
              </w:r>
            </w:ins>
          </w:p>
        </w:tc>
        <w:tc>
          <w:tcPr>
            <w:tcW w:w="539" w:type="dxa"/>
            <w:vAlign w:val="center"/>
          </w:tcPr>
          <w:p w14:paraId="116F228B">
            <w:pPr>
              <w:keepNext/>
              <w:keepLines/>
              <w:spacing w:before="0" w:after="0" w:line="252" w:lineRule="auto"/>
              <w:ind w:left="0" w:right="0" w:firstLine="0"/>
              <w:jc w:val="center"/>
              <w:rPr>
                <w:ins w:id="793" w:author="Fa'te" w:date="2026-09-18T15:57:46Z"/>
              </w:rPr>
            </w:pPr>
            <w:ins w:id="794" w:author="Fa'te" w:date="2026-09-18T15:57:46Z">
              <w:r>
                <w:rPr>
                  <w:rFonts w:ascii="Times New Roman" w:hAnsi="Times New Roman" w:eastAsia="宋体" w:cs="Times New Roman"/>
                  <w:b w:val="0"/>
                  <w:i w:val="0"/>
                  <w:color w:val="000000"/>
                  <w:sz w:val="17"/>
                </w:rPr>
                <w:t>10.72</w:t>
              </w:r>
            </w:ins>
          </w:p>
        </w:tc>
        <w:tc>
          <w:tcPr>
            <w:tcW w:w="539" w:type="dxa"/>
            <w:vAlign w:val="center"/>
          </w:tcPr>
          <w:p w14:paraId="3EDEBF74">
            <w:pPr>
              <w:keepNext/>
              <w:keepLines/>
              <w:spacing w:before="0" w:after="0" w:line="252" w:lineRule="auto"/>
              <w:ind w:left="0" w:right="0" w:firstLine="0"/>
              <w:jc w:val="center"/>
              <w:rPr>
                <w:ins w:id="795" w:author="Fa'te" w:date="2026-09-18T15:57:46Z"/>
              </w:rPr>
            </w:pPr>
            <w:ins w:id="796" w:author="Fa'te" w:date="2026-09-18T15:57:46Z">
              <w:r>
                <w:rPr>
                  <w:rFonts w:ascii="Times New Roman" w:hAnsi="Times New Roman" w:eastAsia="宋体" w:cs="Times New Roman"/>
                  <w:b w:val="0"/>
                  <w:i w:val="0"/>
                  <w:color w:val="000000"/>
                  <w:sz w:val="17"/>
                </w:rPr>
                <w:t>15.43</w:t>
              </w:r>
            </w:ins>
          </w:p>
        </w:tc>
        <w:tc>
          <w:tcPr>
            <w:tcW w:w="539" w:type="dxa"/>
            <w:vAlign w:val="center"/>
          </w:tcPr>
          <w:p w14:paraId="09C52061">
            <w:pPr>
              <w:keepNext/>
              <w:keepLines/>
              <w:spacing w:before="0" w:after="0" w:line="252" w:lineRule="auto"/>
              <w:ind w:left="0" w:right="0" w:firstLine="0"/>
              <w:jc w:val="center"/>
              <w:rPr>
                <w:ins w:id="797" w:author="Fa'te" w:date="2026-09-18T15:57:46Z"/>
              </w:rPr>
            </w:pPr>
            <w:ins w:id="798" w:author="Fa'te" w:date="2026-09-18T15:57:46Z">
              <w:r>
                <w:rPr>
                  <w:rFonts w:ascii="Times New Roman" w:hAnsi="Times New Roman" w:eastAsia="宋体" w:cs="Times New Roman"/>
                  <w:b w:val="0"/>
                  <w:i w:val="0"/>
                  <w:color w:val="000000"/>
                  <w:sz w:val="17"/>
                </w:rPr>
                <w:t>13.12</w:t>
              </w:r>
            </w:ins>
          </w:p>
        </w:tc>
      </w:tr>
      <w:tr w14:paraId="5E247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799" w:author="Fa'te" w:date="2026-09-18T15:57:46Z"/>
        </w:trPr>
        <w:tc>
          <w:tcPr>
            <w:tcW w:w="1843" w:type="dxa"/>
            <w:vAlign w:val="center"/>
          </w:tcPr>
          <w:p w14:paraId="399267D2">
            <w:pPr>
              <w:keepNext/>
              <w:keepLines/>
              <w:spacing w:before="0" w:after="0" w:line="252" w:lineRule="auto"/>
              <w:ind w:left="0" w:right="0" w:firstLine="0"/>
              <w:jc w:val="left"/>
              <w:rPr>
                <w:ins w:id="800" w:author="Fa'te" w:date="2026-09-18T15:57:46Z"/>
              </w:rPr>
            </w:pPr>
            <w:ins w:id="801" w:author="Fa'te" w:date="2026-09-18T15:57:46Z">
              <w:r>
                <w:rPr>
                  <w:rFonts w:ascii="Times New Roman" w:hAnsi="Times New Roman" w:eastAsia="宋体" w:cs="Times New Roman"/>
                  <w:b w:val="0"/>
                  <w:i w:val="0"/>
                  <w:color w:val="000000"/>
                  <w:sz w:val="17"/>
                </w:rPr>
                <w:t>SACMA[31]</w:t>
              </w:r>
            </w:ins>
          </w:p>
        </w:tc>
        <w:tc>
          <w:tcPr>
            <w:tcW w:w="539" w:type="dxa"/>
            <w:vAlign w:val="center"/>
          </w:tcPr>
          <w:p w14:paraId="4815536B">
            <w:pPr>
              <w:keepNext/>
              <w:keepLines/>
              <w:spacing w:before="0" w:after="0" w:line="252" w:lineRule="auto"/>
              <w:ind w:left="0" w:right="0" w:firstLine="0"/>
              <w:jc w:val="center"/>
              <w:rPr>
                <w:ins w:id="802" w:author="Fa'te" w:date="2026-09-18T15:57:46Z"/>
              </w:rPr>
            </w:pPr>
            <w:ins w:id="803" w:author="Fa'te" w:date="2026-09-18T15:57:46Z">
              <w:r>
                <w:rPr>
                  <w:rFonts w:ascii="Times New Roman" w:hAnsi="Times New Roman" w:eastAsia="宋体" w:cs="Times New Roman"/>
                  <w:b w:val="0"/>
                  <w:i w:val="0"/>
                  <w:color w:val="000000"/>
                  <w:sz w:val="17"/>
                </w:rPr>
                <w:t>13.42</w:t>
              </w:r>
            </w:ins>
          </w:p>
        </w:tc>
        <w:tc>
          <w:tcPr>
            <w:tcW w:w="539" w:type="dxa"/>
            <w:vAlign w:val="center"/>
          </w:tcPr>
          <w:p w14:paraId="4B9EFBC4">
            <w:pPr>
              <w:keepNext/>
              <w:keepLines/>
              <w:spacing w:before="0" w:after="0" w:line="252" w:lineRule="auto"/>
              <w:ind w:left="0" w:right="0" w:firstLine="0"/>
              <w:jc w:val="center"/>
              <w:rPr>
                <w:ins w:id="804" w:author="Fa'te" w:date="2026-09-18T15:57:46Z"/>
              </w:rPr>
            </w:pPr>
            <w:ins w:id="805" w:author="Fa'te" w:date="2026-09-18T15:57:46Z">
              <w:r>
                <w:rPr>
                  <w:rFonts w:ascii="Times New Roman" w:hAnsi="Times New Roman" w:eastAsia="宋体" w:cs="Times New Roman"/>
                  <w:b w:val="0"/>
                  <w:i w:val="0"/>
                  <w:color w:val="000000"/>
                  <w:sz w:val="17"/>
                </w:rPr>
                <w:t>6.00</w:t>
              </w:r>
            </w:ins>
          </w:p>
        </w:tc>
        <w:tc>
          <w:tcPr>
            <w:tcW w:w="539" w:type="dxa"/>
            <w:vAlign w:val="center"/>
          </w:tcPr>
          <w:p w14:paraId="281B82B9">
            <w:pPr>
              <w:keepNext/>
              <w:keepLines/>
              <w:spacing w:before="0" w:after="0" w:line="252" w:lineRule="auto"/>
              <w:ind w:left="0" w:right="0" w:firstLine="0"/>
              <w:jc w:val="center"/>
              <w:rPr>
                <w:ins w:id="806" w:author="Fa'te" w:date="2026-09-18T15:57:46Z"/>
              </w:rPr>
            </w:pPr>
            <w:ins w:id="807" w:author="Fa'te" w:date="2026-09-18T15:57:46Z">
              <w:r>
                <w:rPr>
                  <w:rFonts w:ascii="Times New Roman" w:hAnsi="Times New Roman" w:eastAsia="宋体" w:cs="Times New Roman"/>
                  <w:b w:val="0"/>
                  <w:i w:val="0"/>
                  <w:color w:val="000000"/>
                  <w:sz w:val="17"/>
                </w:rPr>
                <w:t>8.29</w:t>
              </w:r>
            </w:ins>
          </w:p>
        </w:tc>
        <w:tc>
          <w:tcPr>
            <w:tcW w:w="539" w:type="dxa"/>
            <w:vAlign w:val="center"/>
          </w:tcPr>
          <w:p w14:paraId="22ED9F3C">
            <w:pPr>
              <w:keepNext/>
              <w:keepLines/>
              <w:spacing w:before="0" w:after="0" w:line="252" w:lineRule="auto"/>
              <w:ind w:left="0" w:right="0" w:firstLine="0"/>
              <w:jc w:val="center"/>
              <w:rPr>
                <w:ins w:id="808" w:author="Fa'te" w:date="2026-09-18T15:57:46Z"/>
              </w:rPr>
            </w:pPr>
            <w:ins w:id="809" w:author="Fa'te" w:date="2026-09-18T15:57:46Z">
              <w:r>
                <w:rPr>
                  <w:rFonts w:ascii="Times New Roman" w:hAnsi="Times New Roman" w:eastAsia="宋体" w:cs="Times New Roman"/>
                  <w:b w:val="0"/>
                  <w:i w:val="0"/>
                  <w:color w:val="000000"/>
                  <w:sz w:val="17"/>
                </w:rPr>
                <w:t>6.46</w:t>
              </w:r>
            </w:ins>
          </w:p>
        </w:tc>
        <w:tc>
          <w:tcPr>
            <w:tcW w:w="539" w:type="dxa"/>
            <w:vAlign w:val="center"/>
          </w:tcPr>
          <w:p w14:paraId="70B437DB">
            <w:pPr>
              <w:keepNext/>
              <w:keepLines/>
              <w:spacing w:before="0" w:after="0" w:line="252" w:lineRule="auto"/>
              <w:ind w:left="0" w:right="0" w:firstLine="0"/>
              <w:jc w:val="center"/>
              <w:rPr>
                <w:ins w:id="810" w:author="Fa'te" w:date="2026-09-18T15:57:46Z"/>
              </w:rPr>
            </w:pPr>
            <w:ins w:id="811" w:author="Fa'te" w:date="2026-09-18T15:57:46Z">
              <w:r>
                <w:rPr>
                  <w:rFonts w:ascii="Times New Roman" w:hAnsi="Times New Roman" w:eastAsia="宋体" w:cs="Times New Roman"/>
                  <w:b w:val="0"/>
                  <w:i w:val="0"/>
                  <w:color w:val="000000"/>
                  <w:sz w:val="17"/>
                </w:rPr>
                <w:t>60.15</w:t>
              </w:r>
            </w:ins>
          </w:p>
        </w:tc>
        <w:tc>
          <w:tcPr>
            <w:tcW w:w="539" w:type="dxa"/>
            <w:vAlign w:val="center"/>
          </w:tcPr>
          <w:p w14:paraId="15B9D5DF">
            <w:pPr>
              <w:keepNext/>
              <w:keepLines/>
              <w:spacing w:before="0" w:after="0" w:line="252" w:lineRule="auto"/>
              <w:ind w:left="0" w:right="0" w:firstLine="0"/>
              <w:jc w:val="center"/>
              <w:rPr>
                <w:ins w:id="812" w:author="Fa'te" w:date="2026-09-18T15:57:46Z"/>
              </w:rPr>
            </w:pPr>
            <w:ins w:id="813" w:author="Fa'te" w:date="2026-09-18T15:57:46Z">
              <w:r>
                <w:rPr>
                  <w:rFonts w:ascii="Times New Roman" w:hAnsi="Times New Roman" w:eastAsia="宋体" w:cs="Times New Roman"/>
                  <w:b w:val="0"/>
                  <w:i w:val="0"/>
                  <w:color w:val="000000"/>
                  <w:sz w:val="17"/>
                </w:rPr>
                <w:t>27.46</w:t>
              </w:r>
            </w:ins>
          </w:p>
        </w:tc>
        <w:tc>
          <w:tcPr>
            <w:tcW w:w="539" w:type="dxa"/>
            <w:vAlign w:val="center"/>
          </w:tcPr>
          <w:p w14:paraId="3755A151">
            <w:pPr>
              <w:keepNext/>
              <w:keepLines/>
              <w:spacing w:before="0" w:after="0" w:line="252" w:lineRule="auto"/>
              <w:ind w:left="0" w:right="0" w:firstLine="0"/>
              <w:jc w:val="center"/>
              <w:rPr>
                <w:ins w:id="814" w:author="Fa'te" w:date="2026-09-18T15:57:46Z"/>
              </w:rPr>
            </w:pPr>
            <w:ins w:id="815" w:author="Fa'te" w:date="2026-09-18T15:57:46Z">
              <w:r>
                <w:rPr>
                  <w:rFonts w:ascii="Times New Roman" w:hAnsi="Times New Roman" w:eastAsia="宋体" w:cs="Times New Roman"/>
                  <w:b w:val="0"/>
                  <w:i w:val="0"/>
                  <w:color w:val="000000"/>
                  <w:sz w:val="17"/>
                </w:rPr>
                <w:t>37.71</w:t>
              </w:r>
            </w:ins>
          </w:p>
        </w:tc>
        <w:tc>
          <w:tcPr>
            <w:tcW w:w="539" w:type="dxa"/>
            <w:vAlign w:val="center"/>
          </w:tcPr>
          <w:p w14:paraId="16561EF4">
            <w:pPr>
              <w:keepNext/>
              <w:keepLines/>
              <w:spacing w:before="0" w:after="0" w:line="252" w:lineRule="auto"/>
              <w:ind w:left="0" w:right="0" w:firstLine="0"/>
              <w:jc w:val="center"/>
              <w:rPr>
                <w:ins w:id="816" w:author="Fa'te" w:date="2026-09-18T15:57:46Z"/>
              </w:rPr>
            </w:pPr>
            <w:ins w:id="817" w:author="Fa'te" w:date="2026-09-18T15:57:46Z">
              <w:r>
                <w:rPr>
                  <w:rFonts w:ascii="Times New Roman" w:hAnsi="Times New Roman" w:eastAsia="宋体" w:cs="Times New Roman"/>
                  <w:b w:val="0"/>
                  <w:i w:val="0"/>
                  <w:color w:val="000000"/>
                  <w:sz w:val="17"/>
                </w:rPr>
                <w:t>29.07</w:t>
              </w:r>
            </w:ins>
          </w:p>
        </w:tc>
        <w:tc>
          <w:tcPr>
            <w:tcW w:w="539" w:type="dxa"/>
            <w:vAlign w:val="center"/>
          </w:tcPr>
          <w:p w14:paraId="0D21E189">
            <w:pPr>
              <w:keepNext/>
              <w:keepLines/>
              <w:spacing w:before="0" w:after="0" w:line="252" w:lineRule="auto"/>
              <w:ind w:left="0" w:right="0" w:firstLine="0"/>
              <w:jc w:val="center"/>
              <w:rPr>
                <w:ins w:id="818" w:author="Fa'te" w:date="2026-09-18T15:57:46Z"/>
              </w:rPr>
            </w:pPr>
            <w:ins w:id="819" w:author="Fa'te" w:date="2026-09-18T15:57:46Z">
              <w:r>
                <w:rPr>
                  <w:rFonts w:ascii="Times New Roman" w:hAnsi="Times New Roman" w:eastAsia="宋体" w:cs="Times New Roman"/>
                  <w:b w:val="0"/>
                  <w:i w:val="0"/>
                  <w:color w:val="000000"/>
                  <w:sz w:val="17"/>
                </w:rPr>
                <w:t>17.12</w:t>
              </w:r>
            </w:ins>
          </w:p>
        </w:tc>
        <w:tc>
          <w:tcPr>
            <w:tcW w:w="539" w:type="dxa"/>
            <w:vAlign w:val="center"/>
          </w:tcPr>
          <w:p w14:paraId="7C932FEF">
            <w:pPr>
              <w:keepNext/>
              <w:keepLines/>
              <w:spacing w:before="0" w:after="0" w:line="252" w:lineRule="auto"/>
              <w:ind w:left="0" w:right="0" w:firstLine="0"/>
              <w:jc w:val="center"/>
              <w:rPr>
                <w:ins w:id="820" w:author="Fa'te" w:date="2026-09-18T15:57:46Z"/>
              </w:rPr>
            </w:pPr>
            <w:ins w:id="821" w:author="Fa'te" w:date="2026-09-18T15:57:46Z">
              <w:r>
                <w:rPr>
                  <w:rFonts w:ascii="Times New Roman" w:hAnsi="Times New Roman" w:eastAsia="宋体" w:cs="Times New Roman"/>
                  <w:b w:val="0"/>
                  <w:i w:val="0"/>
                  <w:color w:val="000000"/>
                  <w:sz w:val="17"/>
                </w:rPr>
                <w:t>7.32</w:t>
              </w:r>
            </w:ins>
          </w:p>
        </w:tc>
        <w:tc>
          <w:tcPr>
            <w:tcW w:w="539" w:type="dxa"/>
            <w:vAlign w:val="center"/>
          </w:tcPr>
          <w:p w14:paraId="0AE11C7D">
            <w:pPr>
              <w:keepNext/>
              <w:keepLines/>
              <w:spacing w:before="0" w:after="0" w:line="252" w:lineRule="auto"/>
              <w:ind w:left="0" w:right="0" w:firstLine="0"/>
              <w:jc w:val="center"/>
              <w:rPr>
                <w:ins w:id="822" w:author="Fa'te" w:date="2026-09-18T15:57:46Z"/>
              </w:rPr>
            </w:pPr>
            <w:ins w:id="823" w:author="Fa'te" w:date="2026-09-18T15:57:46Z">
              <w:r>
                <w:rPr>
                  <w:rFonts w:ascii="Times New Roman" w:hAnsi="Times New Roman" w:eastAsia="宋体" w:cs="Times New Roman"/>
                  <w:b w:val="0"/>
                  <w:i w:val="0"/>
                  <w:color w:val="000000"/>
                  <w:sz w:val="17"/>
                </w:rPr>
                <w:t>10.25</w:t>
              </w:r>
            </w:ins>
          </w:p>
        </w:tc>
        <w:tc>
          <w:tcPr>
            <w:tcW w:w="539" w:type="dxa"/>
            <w:vAlign w:val="center"/>
          </w:tcPr>
          <w:p w14:paraId="33EFE49F">
            <w:pPr>
              <w:keepNext/>
              <w:keepLines/>
              <w:spacing w:before="0" w:after="0" w:line="252" w:lineRule="auto"/>
              <w:ind w:left="0" w:right="0" w:firstLine="0"/>
              <w:jc w:val="center"/>
              <w:rPr>
                <w:ins w:id="824" w:author="Fa'te" w:date="2026-09-18T15:57:46Z"/>
              </w:rPr>
            </w:pPr>
            <w:ins w:id="825" w:author="Fa'te" w:date="2026-09-18T15:57:46Z">
              <w:r>
                <w:rPr>
                  <w:rFonts w:ascii="Times New Roman" w:hAnsi="Times New Roman" w:eastAsia="宋体" w:cs="Times New Roman"/>
                  <w:b w:val="0"/>
                  <w:i w:val="0"/>
                  <w:color w:val="000000"/>
                  <w:sz w:val="17"/>
                </w:rPr>
                <w:t>7.52</w:t>
              </w:r>
            </w:ins>
          </w:p>
        </w:tc>
      </w:tr>
      <w:tr w14:paraId="4FF77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826" w:author="Fa'te" w:date="2026-09-18T15:57:46Z"/>
        </w:trPr>
        <w:tc>
          <w:tcPr>
            <w:tcW w:w="1843" w:type="dxa"/>
            <w:vAlign w:val="center"/>
          </w:tcPr>
          <w:p w14:paraId="73181483">
            <w:pPr>
              <w:keepNext/>
              <w:keepLines/>
              <w:spacing w:before="0" w:after="0" w:line="252" w:lineRule="auto"/>
              <w:ind w:left="0" w:right="0" w:firstLine="0"/>
              <w:jc w:val="left"/>
              <w:rPr>
                <w:ins w:id="827" w:author="Fa'te" w:date="2026-09-18T15:57:46Z"/>
              </w:rPr>
            </w:pPr>
            <w:ins w:id="828" w:author="Fa'te" w:date="2026-09-18T15:57:46Z">
              <w:r>
                <w:rPr>
                  <w:rFonts w:ascii="Times New Roman" w:hAnsi="Times New Roman" w:eastAsia="宋体" w:cs="Times New Roman"/>
                  <w:b w:val="0"/>
                  <w:i w:val="0"/>
                  <w:color w:val="000000"/>
                  <w:sz w:val="17"/>
                </w:rPr>
                <w:t>SGPAN</w:t>
              </w:r>
            </w:ins>
          </w:p>
        </w:tc>
        <w:tc>
          <w:tcPr>
            <w:tcW w:w="539" w:type="dxa"/>
            <w:vAlign w:val="center"/>
          </w:tcPr>
          <w:p w14:paraId="65C7B936">
            <w:pPr>
              <w:keepNext/>
              <w:keepLines/>
              <w:spacing w:before="0" w:after="0" w:line="252" w:lineRule="auto"/>
              <w:ind w:left="0" w:right="0" w:firstLine="0"/>
              <w:jc w:val="center"/>
              <w:rPr>
                <w:ins w:id="829" w:author="Fa'te" w:date="2026-09-18T15:57:46Z"/>
              </w:rPr>
            </w:pPr>
            <w:ins w:id="830" w:author="Fa'te" w:date="2026-09-18T15:57:46Z">
              <w:r>
                <w:rPr>
                  <w:rFonts w:ascii="Times New Roman" w:hAnsi="Times New Roman" w:eastAsia="宋体" w:cs="Times New Roman"/>
                  <w:b w:val="0"/>
                  <w:i w:val="0"/>
                  <w:color w:val="000000"/>
                  <w:sz w:val="17"/>
                </w:rPr>
                <w:t>18.03</w:t>
              </w:r>
            </w:ins>
          </w:p>
        </w:tc>
        <w:tc>
          <w:tcPr>
            <w:tcW w:w="539" w:type="dxa"/>
            <w:vAlign w:val="center"/>
          </w:tcPr>
          <w:p w14:paraId="3E46DCD6">
            <w:pPr>
              <w:keepNext/>
              <w:keepLines/>
              <w:spacing w:before="0" w:after="0" w:line="252" w:lineRule="auto"/>
              <w:ind w:left="0" w:right="0" w:firstLine="0"/>
              <w:jc w:val="center"/>
              <w:rPr>
                <w:ins w:id="831" w:author="Fa'te" w:date="2026-09-18T15:57:46Z"/>
              </w:rPr>
            </w:pPr>
            <w:ins w:id="832" w:author="Fa'te" w:date="2026-09-18T15:57:46Z">
              <w:r>
                <w:rPr>
                  <w:rFonts w:ascii="Times New Roman" w:hAnsi="Times New Roman" w:eastAsia="宋体" w:cs="Times New Roman"/>
                  <w:b w:val="0"/>
                  <w:i w:val="0"/>
                  <w:color w:val="000000"/>
                  <w:sz w:val="17"/>
                </w:rPr>
                <w:t>5.68</w:t>
              </w:r>
            </w:ins>
          </w:p>
        </w:tc>
        <w:tc>
          <w:tcPr>
            <w:tcW w:w="539" w:type="dxa"/>
            <w:vAlign w:val="center"/>
          </w:tcPr>
          <w:p w14:paraId="10070B06">
            <w:pPr>
              <w:keepNext/>
              <w:keepLines/>
              <w:spacing w:before="0" w:after="0" w:line="252" w:lineRule="auto"/>
              <w:ind w:left="0" w:right="0" w:firstLine="0"/>
              <w:jc w:val="center"/>
              <w:rPr>
                <w:ins w:id="833" w:author="Fa'te" w:date="2026-09-18T15:57:46Z"/>
              </w:rPr>
            </w:pPr>
            <w:ins w:id="834" w:author="Fa'te" w:date="2026-09-18T15:57:46Z">
              <w:r>
                <w:rPr>
                  <w:rFonts w:ascii="Times New Roman" w:hAnsi="Times New Roman" w:eastAsia="宋体" w:cs="Times New Roman"/>
                  <w:b w:val="0"/>
                  <w:i w:val="0"/>
                  <w:color w:val="000000"/>
                  <w:sz w:val="17"/>
                </w:rPr>
                <w:t>8.64</w:t>
              </w:r>
            </w:ins>
          </w:p>
        </w:tc>
        <w:tc>
          <w:tcPr>
            <w:tcW w:w="539" w:type="dxa"/>
            <w:vAlign w:val="center"/>
          </w:tcPr>
          <w:p w14:paraId="09B294D7">
            <w:pPr>
              <w:keepNext/>
              <w:keepLines/>
              <w:spacing w:before="0" w:after="0" w:line="252" w:lineRule="auto"/>
              <w:ind w:left="0" w:right="0" w:firstLine="0"/>
              <w:jc w:val="center"/>
              <w:rPr>
                <w:ins w:id="835" w:author="Fa'te" w:date="2026-09-18T15:57:46Z"/>
              </w:rPr>
            </w:pPr>
            <w:ins w:id="836" w:author="Fa'te" w:date="2026-09-18T15:57:46Z">
              <w:r>
                <w:rPr>
                  <w:rFonts w:ascii="Times New Roman" w:hAnsi="Times New Roman" w:eastAsia="宋体" w:cs="Times New Roman"/>
                  <w:b w:val="0"/>
                  <w:i w:val="0"/>
                  <w:color w:val="000000"/>
                  <w:sz w:val="17"/>
                </w:rPr>
                <w:t>6.87</w:t>
              </w:r>
            </w:ins>
          </w:p>
        </w:tc>
        <w:tc>
          <w:tcPr>
            <w:tcW w:w="539" w:type="dxa"/>
            <w:vAlign w:val="center"/>
          </w:tcPr>
          <w:p w14:paraId="5C046DC9">
            <w:pPr>
              <w:keepNext/>
              <w:keepLines/>
              <w:spacing w:before="0" w:after="0" w:line="252" w:lineRule="auto"/>
              <w:ind w:left="0" w:right="0" w:firstLine="0"/>
              <w:jc w:val="center"/>
              <w:rPr>
                <w:ins w:id="837" w:author="Fa'te" w:date="2026-09-18T15:57:46Z"/>
              </w:rPr>
            </w:pPr>
            <w:ins w:id="838" w:author="Fa'te" w:date="2026-09-18T15:57:46Z">
              <w:r>
                <w:rPr>
                  <w:rFonts w:ascii="Times New Roman" w:hAnsi="Times New Roman" w:eastAsia="宋体" w:cs="Times New Roman"/>
                  <w:b w:val="0"/>
                  <w:i w:val="0"/>
                  <w:color w:val="000000"/>
                  <w:sz w:val="17"/>
                </w:rPr>
                <w:t>64.84</w:t>
              </w:r>
            </w:ins>
          </w:p>
        </w:tc>
        <w:tc>
          <w:tcPr>
            <w:tcW w:w="539" w:type="dxa"/>
            <w:vAlign w:val="center"/>
          </w:tcPr>
          <w:p w14:paraId="6BC667D9">
            <w:pPr>
              <w:keepNext/>
              <w:keepLines/>
              <w:spacing w:before="0" w:after="0" w:line="252" w:lineRule="auto"/>
              <w:ind w:left="0" w:right="0" w:firstLine="0"/>
              <w:jc w:val="center"/>
              <w:rPr>
                <w:ins w:id="839" w:author="Fa'te" w:date="2026-09-18T15:57:46Z"/>
              </w:rPr>
            </w:pPr>
            <w:ins w:id="840" w:author="Fa'te" w:date="2026-09-18T15:57:46Z">
              <w:r>
                <w:rPr>
                  <w:rFonts w:ascii="Times New Roman" w:hAnsi="Times New Roman" w:eastAsia="宋体" w:cs="Times New Roman"/>
                  <w:b w:val="0"/>
                  <w:i w:val="0"/>
                  <w:color w:val="000000"/>
                  <w:sz w:val="17"/>
                </w:rPr>
                <w:t>21.71</w:t>
              </w:r>
            </w:ins>
          </w:p>
        </w:tc>
        <w:tc>
          <w:tcPr>
            <w:tcW w:w="539" w:type="dxa"/>
            <w:vAlign w:val="center"/>
          </w:tcPr>
          <w:p w14:paraId="659FC81C">
            <w:pPr>
              <w:keepNext/>
              <w:keepLines/>
              <w:spacing w:before="0" w:after="0" w:line="252" w:lineRule="auto"/>
              <w:ind w:left="0" w:right="0" w:firstLine="0"/>
              <w:jc w:val="center"/>
              <w:rPr>
                <w:ins w:id="841" w:author="Fa'te" w:date="2026-09-18T15:57:46Z"/>
              </w:rPr>
            </w:pPr>
            <w:ins w:id="842" w:author="Fa'te" w:date="2026-09-18T15:57:46Z">
              <w:r>
                <w:rPr>
                  <w:rFonts w:ascii="Times New Roman" w:hAnsi="Times New Roman" w:eastAsia="宋体" w:cs="Times New Roman"/>
                  <w:b w:val="0"/>
                  <w:i w:val="0"/>
                  <w:color w:val="000000"/>
                  <w:sz w:val="17"/>
                </w:rPr>
                <w:t>32.52</w:t>
              </w:r>
            </w:ins>
          </w:p>
        </w:tc>
        <w:tc>
          <w:tcPr>
            <w:tcW w:w="539" w:type="dxa"/>
            <w:vAlign w:val="center"/>
          </w:tcPr>
          <w:p w14:paraId="568A690B">
            <w:pPr>
              <w:keepNext/>
              <w:keepLines/>
              <w:spacing w:before="0" w:after="0" w:line="252" w:lineRule="auto"/>
              <w:ind w:left="0" w:right="0" w:firstLine="0"/>
              <w:jc w:val="center"/>
              <w:rPr>
                <w:ins w:id="843" w:author="Fa'te" w:date="2026-09-18T15:57:46Z"/>
              </w:rPr>
            </w:pPr>
            <w:ins w:id="844" w:author="Fa'te" w:date="2026-09-18T15:57:46Z">
              <w:r>
                <w:rPr>
                  <w:rFonts w:ascii="Times New Roman" w:hAnsi="Times New Roman" w:eastAsia="宋体" w:cs="Times New Roman"/>
                  <w:b w:val="0"/>
                  <w:i w:val="0"/>
                  <w:color w:val="000000"/>
                  <w:sz w:val="17"/>
                </w:rPr>
                <w:t>25.16</w:t>
              </w:r>
            </w:ins>
          </w:p>
        </w:tc>
        <w:tc>
          <w:tcPr>
            <w:tcW w:w="539" w:type="dxa"/>
            <w:vAlign w:val="center"/>
          </w:tcPr>
          <w:p w14:paraId="67D212D1">
            <w:pPr>
              <w:keepNext/>
              <w:keepLines/>
              <w:spacing w:before="0" w:after="0" w:line="252" w:lineRule="auto"/>
              <w:ind w:left="0" w:right="0" w:firstLine="0"/>
              <w:jc w:val="center"/>
              <w:rPr>
                <w:ins w:id="845" w:author="Fa'te" w:date="2026-09-18T15:57:46Z"/>
              </w:rPr>
            </w:pPr>
            <w:ins w:id="846" w:author="Fa'te" w:date="2026-09-18T15:57:46Z">
              <w:r>
                <w:rPr>
                  <w:rFonts w:ascii="Times New Roman" w:hAnsi="Times New Roman" w:eastAsia="宋体" w:cs="Times New Roman"/>
                  <w:b w:val="0"/>
                  <w:i w:val="0"/>
                  <w:color w:val="000000"/>
                  <w:sz w:val="17"/>
                </w:rPr>
                <w:t>21.83</w:t>
              </w:r>
            </w:ins>
          </w:p>
        </w:tc>
        <w:tc>
          <w:tcPr>
            <w:tcW w:w="539" w:type="dxa"/>
            <w:vAlign w:val="center"/>
          </w:tcPr>
          <w:p w14:paraId="2F54DDF7">
            <w:pPr>
              <w:keepNext/>
              <w:keepLines/>
              <w:spacing w:before="0" w:after="0" w:line="252" w:lineRule="auto"/>
              <w:ind w:left="0" w:right="0" w:firstLine="0"/>
              <w:jc w:val="center"/>
              <w:rPr>
                <w:ins w:id="847" w:author="Fa'te" w:date="2026-09-18T15:57:46Z"/>
              </w:rPr>
            </w:pPr>
            <w:ins w:id="848" w:author="Fa'te" w:date="2026-09-18T15:57:46Z">
              <w:r>
                <w:rPr>
                  <w:rFonts w:ascii="Times New Roman" w:hAnsi="Times New Roman" w:eastAsia="宋体" w:cs="Times New Roman"/>
                  <w:b w:val="0"/>
                  <w:i w:val="0"/>
                  <w:color w:val="000000"/>
                  <w:sz w:val="17"/>
                </w:rPr>
                <w:t>7.60</w:t>
              </w:r>
            </w:ins>
          </w:p>
        </w:tc>
        <w:tc>
          <w:tcPr>
            <w:tcW w:w="539" w:type="dxa"/>
            <w:vAlign w:val="center"/>
          </w:tcPr>
          <w:p w14:paraId="545ADB98">
            <w:pPr>
              <w:keepNext/>
              <w:keepLines/>
              <w:spacing w:before="0" w:after="0" w:line="252" w:lineRule="auto"/>
              <w:ind w:left="0" w:right="0" w:firstLine="0"/>
              <w:jc w:val="center"/>
              <w:rPr>
                <w:ins w:id="849" w:author="Fa'te" w:date="2026-09-18T15:57:46Z"/>
              </w:rPr>
            </w:pPr>
            <w:ins w:id="850" w:author="Fa'te" w:date="2026-09-18T15:57:46Z">
              <w:r>
                <w:rPr>
                  <w:rFonts w:ascii="Times New Roman" w:hAnsi="Times New Roman" w:eastAsia="宋体" w:cs="Times New Roman"/>
                  <w:b w:val="0"/>
                  <w:i w:val="0"/>
                  <w:color w:val="000000"/>
                  <w:sz w:val="17"/>
                </w:rPr>
                <w:t>11.28</w:t>
              </w:r>
            </w:ins>
          </w:p>
        </w:tc>
        <w:tc>
          <w:tcPr>
            <w:tcW w:w="539" w:type="dxa"/>
            <w:vAlign w:val="center"/>
          </w:tcPr>
          <w:p w14:paraId="33A6CEEA">
            <w:pPr>
              <w:keepNext/>
              <w:keepLines/>
              <w:spacing w:before="0" w:after="0" w:line="252" w:lineRule="auto"/>
              <w:ind w:left="0" w:right="0" w:firstLine="0"/>
              <w:jc w:val="center"/>
              <w:rPr>
                <w:ins w:id="851" w:author="Fa'te" w:date="2026-09-18T15:57:46Z"/>
              </w:rPr>
            </w:pPr>
            <w:ins w:id="852" w:author="Fa'te" w:date="2026-09-18T15:57:46Z">
              <w:r>
                <w:rPr>
                  <w:rFonts w:ascii="Times New Roman" w:hAnsi="Times New Roman" w:eastAsia="宋体" w:cs="Times New Roman"/>
                  <w:b w:val="0"/>
                  <w:i w:val="0"/>
                  <w:color w:val="000000"/>
                  <w:sz w:val="17"/>
                </w:rPr>
                <w:t>7.90</w:t>
              </w:r>
            </w:ins>
          </w:p>
        </w:tc>
      </w:tr>
      <w:tr w14:paraId="5D40E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853" w:author="Fa'te" w:date="2026-09-18T15:57:46Z"/>
        </w:trPr>
        <w:tc>
          <w:tcPr>
            <w:tcW w:w="1843" w:type="dxa"/>
            <w:tcBorders>
              <w:top w:val="single" w:color="000000" w:sz="4" w:space="0"/>
              <w:bottom w:val="single" w:color="000000" w:sz="10" w:space="0"/>
            </w:tcBorders>
            <w:shd w:val="clear" w:color="auto" w:fill="F2F2F2"/>
            <w:vAlign w:val="center"/>
          </w:tcPr>
          <w:p w14:paraId="508EC3B4">
            <w:pPr>
              <w:keepNext w:val="0"/>
              <w:keepLines/>
              <w:spacing w:before="0" w:after="0" w:line="252" w:lineRule="auto"/>
              <w:ind w:left="0" w:right="0" w:firstLine="0"/>
              <w:jc w:val="left"/>
              <w:rPr>
                <w:ins w:id="854" w:author="Fa'te" w:date="2026-09-18T15:57:46Z"/>
              </w:rPr>
            </w:pPr>
            <w:ins w:id="855" w:author="Fa'te" w:date="2026-09-18T15:57:46Z">
              <w:r>
                <w:rPr>
                  <w:rFonts w:ascii="Times New Roman" w:hAnsi="Times New Roman" w:eastAsia="宋体" w:cs="Times New Roman"/>
                  <w:b/>
                  <w:i w:val="0"/>
                  <w:color w:val="000000"/>
                  <w:sz w:val="17"/>
                </w:rPr>
                <w:t>SGTG-AVGZSL</w:t>
              </w:r>
            </w:ins>
          </w:p>
        </w:tc>
        <w:tc>
          <w:tcPr>
            <w:tcW w:w="539" w:type="dxa"/>
            <w:tcBorders>
              <w:top w:val="single" w:color="000000" w:sz="4" w:space="0"/>
              <w:bottom w:val="single" w:color="000000" w:sz="10" w:space="0"/>
            </w:tcBorders>
            <w:shd w:val="clear" w:color="auto" w:fill="F2F2F2"/>
            <w:vAlign w:val="center"/>
          </w:tcPr>
          <w:p w14:paraId="0F1F827A">
            <w:pPr>
              <w:keepNext w:val="0"/>
              <w:keepLines/>
              <w:spacing w:before="0" w:after="0" w:line="252" w:lineRule="auto"/>
              <w:ind w:left="0" w:right="0" w:firstLine="0"/>
              <w:jc w:val="center"/>
              <w:rPr>
                <w:ins w:id="856" w:author="Fa'te" w:date="2026-09-18T15:57:46Z"/>
              </w:rPr>
            </w:pPr>
            <w:ins w:id="857" w:author="Fa'te" w:date="2026-09-18T15:57:46Z">
              <w:r>
                <w:rPr>
                  <w:rFonts w:ascii="Times New Roman" w:hAnsi="Times New Roman" w:eastAsia="宋体" w:cs="Times New Roman"/>
                  <w:b w:val="0"/>
                  <w:i w:val="0"/>
                  <w:color w:val="000000"/>
                  <w:sz w:val="17"/>
                </w:rPr>
                <w:t>35.08</w:t>
              </w:r>
            </w:ins>
          </w:p>
        </w:tc>
        <w:tc>
          <w:tcPr>
            <w:tcW w:w="539" w:type="dxa"/>
            <w:tcBorders>
              <w:top w:val="single" w:color="000000" w:sz="4" w:space="0"/>
              <w:bottom w:val="single" w:color="000000" w:sz="10" w:space="0"/>
            </w:tcBorders>
            <w:shd w:val="clear" w:color="auto" w:fill="F2F2F2"/>
            <w:vAlign w:val="center"/>
          </w:tcPr>
          <w:p w14:paraId="4B673148">
            <w:pPr>
              <w:keepNext w:val="0"/>
              <w:keepLines/>
              <w:spacing w:before="0" w:after="0" w:line="252" w:lineRule="auto"/>
              <w:ind w:left="0" w:right="0" w:firstLine="0"/>
              <w:jc w:val="center"/>
              <w:rPr>
                <w:ins w:id="858" w:author="Fa'te" w:date="2026-09-18T15:57:46Z"/>
              </w:rPr>
            </w:pPr>
            <w:ins w:id="859" w:author="Fa'te" w:date="2026-09-18T15:57:46Z">
              <w:r>
                <w:rPr>
                  <w:rFonts w:ascii="Times New Roman" w:hAnsi="Times New Roman" w:eastAsia="宋体" w:cs="Times New Roman"/>
                  <w:b/>
                  <w:i w:val="0"/>
                  <w:color w:val="000000"/>
                  <w:sz w:val="17"/>
                </w:rPr>
                <w:t>16.87</w:t>
              </w:r>
            </w:ins>
          </w:p>
        </w:tc>
        <w:tc>
          <w:tcPr>
            <w:tcW w:w="539" w:type="dxa"/>
            <w:tcBorders>
              <w:top w:val="single" w:color="000000" w:sz="4" w:space="0"/>
              <w:bottom w:val="single" w:color="000000" w:sz="10" w:space="0"/>
            </w:tcBorders>
            <w:shd w:val="clear" w:color="auto" w:fill="F2F2F2"/>
            <w:vAlign w:val="center"/>
          </w:tcPr>
          <w:p w14:paraId="7D4D6291">
            <w:pPr>
              <w:keepNext w:val="0"/>
              <w:keepLines/>
              <w:spacing w:before="0" w:after="0" w:line="252" w:lineRule="auto"/>
              <w:ind w:left="0" w:right="0" w:firstLine="0"/>
              <w:jc w:val="center"/>
              <w:rPr>
                <w:ins w:id="860" w:author="Fa'te" w:date="2026-09-18T15:57:46Z"/>
              </w:rPr>
            </w:pPr>
            <w:ins w:id="861" w:author="Fa'te" w:date="2026-09-18T15:57:46Z">
              <w:r>
                <w:rPr>
                  <w:rFonts w:ascii="Times New Roman" w:hAnsi="Times New Roman" w:eastAsia="宋体" w:cs="Times New Roman"/>
                  <w:b/>
                  <w:i w:val="0"/>
                  <w:color w:val="000000"/>
                  <w:sz w:val="17"/>
                </w:rPr>
                <w:t>22.78</w:t>
              </w:r>
            </w:ins>
          </w:p>
        </w:tc>
        <w:tc>
          <w:tcPr>
            <w:tcW w:w="539" w:type="dxa"/>
            <w:tcBorders>
              <w:top w:val="single" w:color="000000" w:sz="4" w:space="0"/>
              <w:bottom w:val="single" w:color="000000" w:sz="10" w:space="0"/>
            </w:tcBorders>
            <w:shd w:val="clear" w:color="auto" w:fill="F2F2F2"/>
            <w:vAlign w:val="center"/>
          </w:tcPr>
          <w:p w14:paraId="45C167F7">
            <w:pPr>
              <w:keepNext w:val="0"/>
              <w:keepLines/>
              <w:spacing w:before="0" w:after="0" w:line="252" w:lineRule="auto"/>
              <w:ind w:left="0" w:right="0" w:firstLine="0"/>
              <w:jc w:val="center"/>
              <w:rPr>
                <w:ins w:id="862" w:author="Fa'te" w:date="2026-09-18T15:57:46Z"/>
              </w:rPr>
            </w:pPr>
            <w:ins w:id="863" w:author="Fa'te" w:date="2026-09-18T15:57:46Z">
              <w:r>
                <w:rPr>
                  <w:rFonts w:ascii="Times New Roman" w:hAnsi="Times New Roman" w:eastAsia="宋体" w:cs="Times New Roman"/>
                  <w:b/>
                  <w:i w:val="0"/>
                  <w:color w:val="000000"/>
                  <w:sz w:val="17"/>
                </w:rPr>
                <w:t>17.65</w:t>
              </w:r>
            </w:ins>
          </w:p>
        </w:tc>
        <w:tc>
          <w:tcPr>
            <w:tcW w:w="539" w:type="dxa"/>
            <w:tcBorders>
              <w:top w:val="single" w:color="000000" w:sz="4" w:space="0"/>
              <w:bottom w:val="single" w:color="000000" w:sz="10" w:space="0"/>
            </w:tcBorders>
            <w:shd w:val="clear" w:color="auto" w:fill="F2F2F2"/>
            <w:vAlign w:val="center"/>
          </w:tcPr>
          <w:p w14:paraId="51364DB9">
            <w:pPr>
              <w:keepNext w:val="0"/>
              <w:keepLines/>
              <w:spacing w:before="0" w:after="0" w:line="252" w:lineRule="auto"/>
              <w:ind w:left="0" w:right="0" w:firstLine="0"/>
              <w:jc w:val="center"/>
              <w:rPr>
                <w:ins w:id="864" w:author="Fa'te" w:date="2026-09-18T15:57:46Z"/>
              </w:rPr>
            </w:pPr>
            <w:ins w:id="865" w:author="Fa'te" w:date="2026-09-18T15:57:46Z">
              <w:r>
                <w:rPr>
                  <w:rFonts w:ascii="Times New Roman" w:hAnsi="Times New Roman" w:eastAsia="宋体" w:cs="Times New Roman"/>
                  <w:b w:val="0"/>
                  <w:i w:val="0"/>
                  <w:color w:val="000000"/>
                  <w:sz w:val="17"/>
                </w:rPr>
                <w:t>85.49</w:t>
              </w:r>
            </w:ins>
          </w:p>
        </w:tc>
        <w:tc>
          <w:tcPr>
            <w:tcW w:w="539" w:type="dxa"/>
            <w:tcBorders>
              <w:top w:val="single" w:color="000000" w:sz="4" w:space="0"/>
              <w:bottom w:val="single" w:color="000000" w:sz="10" w:space="0"/>
            </w:tcBorders>
            <w:shd w:val="clear" w:color="auto" w:fill="F2F2F2"/>
            <w:vAlign w:val="center"/>
          </w:tcPr>
          <w:p w14:paraId="16494DAE">
            <w:pPr>
              <w:keepNext w:val="0"/>
              <w:keepLines/>
              <w:spacing w:before="0" w:after="0" w:line="252" w:lineRule="auto"/>
              <w:ind w:left="0" w:right="0" w:firstLine="0"/>
              <w:jc w:val="center"/>
              <w:rPr>
                <w:ins w:id="866" w:author="Fa'te" w:date="2026-09-18T15:57:46Z"/>
              </w:rPr>
            </w:pPr>
            <w:ins w:id="867" w:author="Fa'te" w:date="2026-09-18T15:57:46Z">
              <w:r>
                <w:rPr>
                  <w:rFonts w:ascii="Times New Roman" w:hAnsi="Times New Roman" w:eastAsia="宋体" w:cs="Times New Roman"/>
                  <w:b/>
                  <w:i w:val="0"/>
                  <w:color w:val="000000"/>
                  <w:sz w:val="17"/>
                </w:rPr>
                <w:t>46.97</w:t>
              </w:r>
            </w:ins>
          </w:p>
        </w:tc>
        <w:tc>
          <w:tcPr>
            <w:tcW w:w="539" w:type="dxa"/>
            <w:tcBorders>
              <w:top w:val="single" w:color="000000" w:sz="4" w:space="0"/>
              <w:bottom w:val="single" w:color="000000" w:sz="10" w:space="0"/>
            </w:tcBorders>
            <w:shd w:val="clear" w:color="auto" w:fill="F2F2F2"/>
            <w:vAlign w:val="center"/>
          </w:tcPr>
          <w:p w14:paraId="4A2817F4">
            <w:pPr>
              <w:keepNext w:val="0"/>
              <w:keepLines/>
              <w:spacing w:before="0" w:after="0" w:line="252" w:lineRule="auto"/>
              <w:ind w:left="0" w:right="0" w:firstLine="0"/>
              <w:jc w:val="center"/>
              <w:rPr>
                <w:ins w:id="868" w:author="Fa'te" w:date="2026-09-18T15:57:46Z"/>
              </w:rPr>
            </w:pPr>
            <w:ins w:id="869" w:author="Fa'te" w:date="2026-09-18T15:57:46Z">
              <w:r>
                <w:rPr>
                  <w:rFonts w:ascii="Times New Roman" w:hAnsi="Times New Roman" w:eastAsia="宋体" w:cs="Times New Roman"/>
                  <w:b/>
                  <w:i w:val="0"/>
                  <w:color w:val="000000"/>
                  <w:sz w:val="17"/>
                </w:rPr>
                <w:t>60.63</w:t>
              </w:r>
            </w:ins>
          </w:p>
        </w:tc>
        <w:tc>
          <w:tcPr>
            <w:tcW w:w="539" w:type="dxa"/>
            <w:tcBorders>
              <w:top w:val="single" w:color="000000" w:sz="4" w:space="0"/>
              <w:bottom w:val="single" w:color="000000" w:sz="10" w:space="0"/>
            </w:tcBorders>
            <w:shd w:val="clear" w:color="auto" w:fill="F2F2F2"/>
            <w:vAlign w:val="center"/>
          </w:tcPr>
          <w:p w14:paraId="5E25BA43">
            <w:pPr>
              <w:keepNext w:val="0"/>
              <w:keepLines/>
              <w:spacing w:before="0" w:after="0" w:line="252" w:lineRule="auto"/>
              <w:ind w:left="0" w:right="0" w:firstLine="0"/>
              <w:jc w:val="center"/>
              <w:rPr>
                <w:ins w:id="870" w:author="Fa'te" w:date="2026-09-18T15:57:46Z"/>
              </w:rPr>
            </w:pPr>
            <w:ins w:id="871" w:author="Fa'te" w:date="2026-09-18T15:57:46Z">
              <w:r>
                <w:rPr>
                  <w:rFonts w:ascii="Times New Roman" w:hAnsi="Times New Roman" w:eastAsia="宋体" w:cs="Times New Roman"/>
                  <w:b w:val="0"/>
                  <w:i w:val="0"/>
                  <w:color w:val="000000"/>
                  <w:sz w:val="17"/>
                </w:rPr>
                <w:t>50.38</w:t>
              </w:r>
            </w:ins>
          </w:p>
        </w:tc>
        <w:tc>
          <w:tcPr>
            <w:tcW w:w="539" w:type="dxa"/>
            <w:tcBorders>
              <w:top w:val="single" w:color="000000" w:sz="4" w:space="0"/>
              <w:bottom w:val="single" w:color="000000" w:sz="10" w:space="0"/>
            </w:tcBorders>
            <w:shd w:val="clear" w:color="auto" w:fill="F2F2F2"/>
            <w:vAlign w:val="center"/>
          </w:tcPr>
          <w:p w14:paraId="61DD5958">
            <w:pPr>
              <w:keepNext w:val="0"/>
              <w:keepLines/>
              <w:spacing w:before="0" w:after="0" w:line="252" w:lineRule="auto"/>
              <w:ind w:left="0" w:right="0" w:firstLine="0"/>
              <w:jc w:val="center"/>
              <w:rPr>
                <w:ins w:id="872" w:author="Fa'te" w:date="2026-09-18T15:57:46Z"/>
              </w:rPr>
            </w:pPr>
            <w:ins w:id="873" w:author="Fa'te" w:date="2026-09-18T15:57:46Z">
              <w:r>
                <w:rPr>
                  <w:rFonts w:ascii="Times New Roman" w:hAnsi="Times New Roman" w:eastAsia="宋体" w:cs="Times New Roman"/>
                  <w:b/>
                  <w:i w:val="0"/>
                  <w:color w:val="000000"/>
                  <w:sz w:val="17"/>
                </w:rPr>
                <w:t>47.28</w:t>
              </w:r>
            </w:ins>
          </w:p>
        </w:tc>
        <w:tc>
          <w:tcPr>
            <w:tcW w:w="539" w:type="dxa"/>
            <w:tcBorders>
              <w:top w:val="single" w:color="000000" w:sz="4" w:space="0"/>
              <w:bottom w:val="single" w:color="000000" w:sz="10" w:space="0"/>
            </w:tcBorders>
            <w:shd w:val="clear" w:color="auto" w:fill="F2F2F2"/>
            <w:vAlign w:val="center"/>
          </w:tcPr>
          <w:p w14:paraId="0F730BA9">
            <w:pPr>
              <w:keepNext w:val="0"/>
              <w:keepLines/>
              <w:spacing w:before="0" w:after="0" w:line="252" w:lineRule="auto"/>
              <w:ind w:left="0" w:right="0" w:firstLine="0"/>
              <w:jc w:val="center"/>
              <w:rPr>
                <w:ins w:id="874" w:author="Fa'te" w:date="2026-09-18T15:57:46Z"/>
              </w:rPr>
            </w:pPr>
            <w:ins w:id="875" w:author="Fa'te" w:date="2026-09-18T15:57:46Z">
              <w:r>
                <w:rPr>
                  <w:rFonts w:ascii="Times New Roman" w:hAnsi="Times New Roman" w:eastAsia="宋体" w:cs="Times New Roman"/>
                  <w:b/>
                  <w:i w:val="0"/>
                  <w:color w:val="000000"/>
                  <w:sz w:val="17"/>
                </w:rPr>
                <w:t>25.61</w:t>
              </w:r>
            </w:ins>
          </w:p>
        </w:tc>
        <w:tc>
          <w:tcPr>
            <w:tcW w:w="539" w:type="dxa"/>
            <w:tcBorders>
              <w:top w:val="single" w:color="000000" w:sz="4" w:space="0"/>
              <w:bottom w:val="single" w:color="000000" w:sz="10" w:space="0"/>
            </w:tcBorders>
            <w:shd w:val="clear" w:color="auto" w:fill="F2F2F2"/>
            <w:vAlign w:val="center"/>
          </w:tcPr>
          <w:p w14:paraId="36C38780">
            <w:pPr>
              <w:keepNext w:val="0"/>
              <w:keepLines/>
              <w:spacing w:before="0" w:after="0" w:line="252" w:lineRule="auto"/>
              <w:ind w:left="0" w:right="0" w:firstLine="0"/>
              <w:jc w:val="center"/>
              <w:rPr>
                <w:ins w:id="876" w:author="Fa'te" w:date="2026-09-18T15:57:46Z"/>
              </w:rPr>
            </w:pPr>
            <w:ins w:id="877" w:author="Fa'te" w:date="2026-09-18T15:57:46Z">
              <w:r>
                <w:rPr>
                  <w:rFonts w:ascii="Times New Roman" w:hAnsi="Times New Roman" w:eastAsia="宋体" w:cs="Times New Roman"/>
                  <w:b/>
                  <w:i w:val="0"/>
                  <w:color w:val="000000"/>
                  <w:sz w:val="17"/>
                </w:rPr>
                <w:t>33.22</w:t>
              </w:r>
            </w:ins>
          </w:p>
        </w:tc>
        <w:tc>
          <w:tcPr>
            <w:tcW w:w="539" w:type="dxa"/>
            <w:tcBorders>
              <w:top w:val="single" w:color="000000" w:sz="4" w:space="0"/>
              <w:bottom w:val="single" w:color="000000" w:sz="10" w:space="0"/>
            </w:tcBorders>
            <w:shd w:val="clear" w:color="auto" w:fill="F2F2F2"/>
            <w:vAlign w:val="center"/>
          </w:tcPr>
          <w:p w14:paraId="04C662FF">
            <w:pPr>
              <w:keepNext w:val="0"/>
              <w:keepLines/>
              <w:spacing w:before="0" w:after="0" w:line="252" w:lineRule="auto"/>
              <w:ind w:left="0" w:right="0" w:firstLine="0"/>
              <w:jc w:val="center"/>
              <w:rPr>
                <w:ins w:id="878" w:author="Fa'te" w:date="2026-09-18T15:57:46Z"/>
              </w:rPr>
            </w:pPr>
            <w:ins w:id="879" w:author="Fa'te" w:date="2026-09-18T15:57:46Z">
              <w:commentRangeStart w:id="1"/>
              <w:r>
                <w:rPr>
                  <w:rFonts w:ascii="Times New Roman" w:hAnsi="Times New Roman" w:eastAsia="宋体" w:cs="Times New Roman"/>
                  <w:b/>
                  <w:i w:val="0"/>
                  <w:color w:val="000000"/>
                  <w:sz w:val="17"/>
                </w:rPr>
                <w:t>23.96</w:t>
              </w:r>
              <w:commentRangeEnd w:id="1"/>
            </w:ins>
            <w:ins w:id="880" w:author="Fa'te" w:date="2026-09-18T15:57:46Z">
              <w:r>
                <w:rPr/>
                <w:commentReference w:id="1"/>
              </w:r>
            </w:ins>
          </w:p>
        </w:tc>
      </w:tr>
    </w:tbl>
    <w:p w14:paraId="1562A7AC">
      <w:pPr>
        <w:keepNext w:val="0"/>
        <w:keepLines w:val="0"/>
        <w:pageBreakBefore w:val="0"/>
        <w:widowControl/>
        <w:spacing w:before="0" w:after="0" w:line="360" w:lineRule="auto"/>
        <w:ind w:left="0" w:right="0" w:firstLine="420"/>
        <w:jc w:val="both"/>
        <w:rPr>
          <w:del w:id="882" w:author="Fa'te" w:date="2026-09-18T15:57:48Z"/>
          <w:rFonts w:ascii="Times New Roman" w:hAnsi="Times New Roman" w:eastAsia="宋体" w:cs="Times New Roman"/>
          <w:color w:val="000000"/>
          <w:sz w:val="20"/>
        </w:rPr>
        <w:pPrChange w:id="881" w:author="Fa'te" w:date="2026-09-18T15:57:17Z">
          <w:pPr>
            <w:keepNext/>
            <w:keepLines/>
            <w:pageBreakBefore w:val="0"/>
            <w:widowControl/>
            <w:spacing w:before="80" w:after="80" w:line="288" w:lineRule="auto"/>
            <w:ind w:left="0" w:right="0" w:firstLine="0"/>
            <w:jc w:val="center"/>
          </w:pPr>
        </w:pPrChange>
      </w:pPr>
    </w:p>
    <w:tbl>
      <w:tblPr>
        <w:tblStyle w:val="19"/>
        <w:tblW w:w="83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5" w:type="dxa"/>
          <w:left w:w="15" w:type="dxa"/>
          <w:bottom w:w="35" w:type="dxa"/>
          <w:right w:w="15" w:type="dxa"/>
        </w:tblCellMar>
      </w:tblPr>
      <w:tblGrid>
        <w:gridCol w:w="1540"/>
        <w:gridCol w:w="564"/>
        <w:gridCol w:w="564"/>
        <w:gridCol w:w="564"/>
        <w:gridCol w:w="564"/>
        <w:gridCol w:w="564"/>
        <w:gridCol w:w="564"/>
        <w:gridCol w:w="564"/>
        <w:gridCol w:w="564"/>
        <w:gridCol w:w="564"/>
        <w:gridCol w:w="564"/>
        <w:gridCol w:w="564"/>
        <w:gridCol w:w="564"/>
      </w:tblGrid>
      <w:tr w14:paraId="4977E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del w:id="883" w:author="Fa'te" w:date="2026-09-18T15:57:37Z"/>
        </w:trPr>
        <w:tc>
          <w:tcPr>
            <w:tcW w:w="1540" w:type="dxa"/>
            <w:vMerge w:val="restart"/>
            <w:tcBorders>
              <w:top w:val="single" w:color="000000" w:sz="10" w:space="0"/>
              <w:bottom w:val="single" w:color="000000" w:sz="6" w:space="0"/>
            </w:tcBorders>
            <w:vAlign w:val="center"/>
          </w:tcPr>
          <w:p w14:paraId="5BFB5F21">
            <w:pPr>
              <w:keepNext/>
              <w:keepLines/>
              <w:spacing w:before="0" w:after="0" w:line="264" w:lineRule="auto"/>
              <w:ind w:left="0" w:right="0" w:firstLine="0"/>
              <w:jc w:val="center"/>
              <w:rPr>
                <w:del w:id="884" w:author="Fa'te" w:date="2026-09-18T15:57:37Z"/>
              </w:rPr>
            </w:pPr>
            <w:del w:id="885" w:author="Fa'te" w:date="2026-09-18T15:57:37Z">
              <w:r>
                <w:rPr>
                  <w:rFonts w:ascii="Times New Roman" w:hAnsi="Times New Roman" w:eastAsia="宋体" w:cs="Times New Roman"/>
                  <w:b/>
                  <w:color w:val="000000"/>
                  <w:sz w:val="16"/>
                </w:rPr>
                <w:delText>方法</w:delText>
              </w:r>
            </w:del>
          </w:p>
        </w:tc>
        <w:tc>
          <w:tcPr>
            <w:tcW w:w="2256" w:type="dxa"/>
            <w:gridSpan w:val="4"/>
            <w:tcBorders>
              <w:top w:val="single" w:color="000000" w:sz="10" w:space="0"/>
              <w:bottom w:val="single" w:color="000000" w:sz="4" w:space="0"/>
            </w:tcBorders>
            <w:vAlign w:val="center"/>
          </w:tcPr>
          <w:p w14:paraId="1F4F4FB3">
            <w:pPr>
              <w:keepNext/>
              <w:keepLines/>
              <w:spacing w:before="0" w:after="0" w:line="264" w:lineRule="auto"/>
              <w:ind w:left="0" w:right="0" w:firstLine="0"/>
              <w:jc w:val="center"/>
              <w:rPr>
                <w:del w:id="886" w:author="Fa'te" w:date="2026-09-18T15:57:37Z"/>
              </w:rPr>
            </w:pPr>
            <w:del w:id="887" w:author="Fa'te" w:date="2026-09-18T15:57:37Z">
              <w:r>
                <w:rPr>
                  <w:rFonts w:ascii="Times New Roman" w:hAnsi="Times New Roman" w:eastAsia="宋体" w:cs="Times New Roman"/>
                  <w:b/>
                  <w:color w:val="000000"/>
                  <w:sz w:val="16"/>
                </w:rPr>
                <w:delText>VGGSound-GZSL</w:delText>
              </w:r>
            </w:del>
            <w:del w:id="888" w:author="Fa'te" w:date="2026-09-18T15:57:37Z">
              <w:r>
                <w:rPr>
                  <w:rFonts w:ascii="Times New Roman" w:hAnsi="Times New Roman" w:eastAsia="宋体" w:cs="Times New Roman"/>
                  <w:b/>
                  <w:color w:val="000000"/>
                  <w:sz w:val="16"/>
                  <w:vertAlign w:val="superscript"/>
                </w:rPr>
                <w:delText>cls</w:delText>
              </w:r>
            </w:del>
          </w:p>
        </w:tc>
        <w:tc>
          <w:tcPr>
            <w:tcW w:w="2256" w:type="dxa"/>
            <w:gridSpan w:val="4"/>
            <w:tcBorders>
              <w:top w:val="single" w:color="000000" w:sz="10" w:space="0"/>
              <w:bottom w:val="single" w:color="000000" w:sz="4" w:space="0"/>
            </w:tcBorders>
            <w:vAlign w:val="center"/>
          </w:tcPr>
          <w:p w14:paraId="42F133B0">
            <w:pPr>
              <w:keepNext/>
              <w:keepLines/>
              <w:spacing w:before="0" w:after="0" w:line="264" w:lineRule="auto"/>
              <w:ind w:left="0" w:right="0" w:firstLine="0"/>
              <w:jc w:val="center"/>
              <w:rPr>
                <w:del w:id="889" w:author="Fa'te" w:date="2026-09-18T15:57:37Z"/>
              </w:rPr>
            </w:pPr>
            <w:del w:id="890" w:author="Fa'te" w:date="2026-09-18T15:57:37Z">
              <w:r>
                <w:rPr>
                  <w:rFonts w:ascii="Times New Roman" w:hAnsi="Times New Roman" w:eastAsia="宋体" w:cs="Times New Roman"/>
                  <w:b/>
                  <w:color w:val="000000"/>
                  <w:sz w:val="16"/>
                </w:rPr>
                <w:delText>UCF-GZSL</w:delText>
              </w:r>
            </w:del>
            <w:del w:id="891" w:author="Fa'te" w:date="2026-09-18T15:57:37Z">
              <w:r>
                <w:rPr>
                  <w:rFonts w:ascii="Times New Roman" w:hAnsi="Times New Roman" w:eastAsia="宋体" w:cs="Times New Roman"/>
                  <w:b/>
                  <w:color w:val="000000"/>
                  <w:sz w:val="16"/>
                  <w:vertAlign w:val="superscript"/>
                </w:rPr>
                <w:delText>cls</w:delText>
              </w:r>
            </w:del>
          </w:p>
        </w:tc>
        <w:tc>
          <w:tcPr>
            <w:tcW w:w="2256" w:type="dxa"/>
            <w:gridSpan w:val="4"/>
            <w:tcBorders>
              <w:top w:val="single" w:color="000000" w:sz="10" w:space="0"/>
              <w:bottom w:val="single" w:color="000000" w:sz="4" w:space="0"/>
            </w:tcBorders>
            <w:vAlign w:val="center"/>
          </w:tcPr>
          <w:p w14:paraId="3E6D399A">
            <w:pPr>
              <w:keepNext/>
              <w:keepLines/>
              <w:spacing w:before="0" w:after="0" w:line="264" w:lineRule="auto"/>
              <w:ind w:left="0" w:right="0" w:firstLine="0"/>
              <w:jc w:val="center"/>
              <w:rPr>
                <w:del w:id="892" w:author="Fa'te" w:date="2026-09-18T15:57:37Z"/>
              </w:rPr>
            </w:pPr>
            <w:del w:id="893" w:author="Fa'te" w:date="2026-09-18T15:57:37Z">
              <w:r>
                <w:rPr>
                  <w:rFonts w:ascii="Times New Roman" w:hAnsi="Times New Roman" w:eastAsia="宋体" w:cs="Times New Roman"/>
                  <w:b/>
                  <w:color w:val="000000"/>
                  <w:sz w:val="16"/>
                </w:rPr>
                <w:delText>ActivityNet-GZSL</w:delText>
              </w:r>
            </w:del>
            <w:del w:id="894" w:author="Fa'te" w:date="2026-09-18T15:57:37Z">
              <w:r>
                <w:rPr>
                  <w:rFonts w:ascii="Times New Roman" w:hAnsi="Times New Roman" w:eastAsia="宋体" w:cs="Times New Roman"/>
                  <w:b/>
                  <w:color w:val="000000"/>
                  <w:sz w:val="16"/>
                  <w:vertAlign w:val="superscript"/>
                </w:rPr>
                <w:delText>cls</w:delText>
              </w:r>
            </w:del>
          </w:p>
        </w:tc>
      </w:tr>
      <w:tr w14:paraId="14135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del w:id="895" w:author="Fa'te" w:date="2026-09-18T15:57:37Z"/>
        </w:trPr>
        <w:tc>
          <w:tcPr>
            <w:tcW w:w="1540" w:type="dxa"/>
            <w:vMerge w:val="continue"/>
            <w:vAlign w:val="center"/>
          </w:tcPr>
          <w:p w14:paraId="34826F76">
            <w:pPr>
              <w:rPr>
                <w:del w:id="896" w:author="Fa'te" w:date="2026-09-18T15:57:37Z"/>
              </w:rPr>
            </w:pPr>
          </w:p>
        </w:tc>
        <w:tc>
          <w:tcPr>
            <w:tcW w:w="564" w:type="dxa"/>
            <w:tcBorders>
              <w:bottom w:val="single" w:color="000000" w:sz="6" w:space="0"/>
            </w:tcBorders>
            <w:vAlign w:val="center"/>
          </w:tcPr>
          <w:p w14:paraId="12862FEE">
            <w:pPr>
              <w:keepNext/>
              <w:keepLines/>
              <w:spacing w:before="0" w:after="0" w:line="264" w:lineRule="auto"/>
              <w:ind w:left="0" w:right="0" w:firstLine="0"/>
              <w:jc w:val="center"/>
              <w:rPr>
                <w:del w:id="897" w:author="Fa'te" w:date="2026-09-18T15:57:37Z"/>
              </w:rPr>
            </w:pPr>
            <w:del w:id="898" w:author="Fa'te" w:date="2026-09-18T15:57:37Z">
              <w:r>
                <w:rPr>
                  <w:rFonts w:ascii="Times New Roman" w:hAnsi="Times New Roman" w:eastAsia="宋体" w:cs="Times New Roman"/>
                  <w:b/>
                  <w:color w:val="000000"/>
                  <w:sz w:val="16"/>
                </w:rPr>
                <w:delText>S</w:delText>
              </w:r>
            </w:del>
          </w:p>
        </w:tc>
        <w:tc>
          <w:tcPr>
            <w:tcW w:w="564" w:type="dxa"/>
            <w:tcBorders>
              <w:bottom w:val="single" w:color="000000" w:sz="6" w:space="0"/>
            </w:tcBorders>
            <w:vAlign w:val="center"/>
          </w:tcPr>
          <w:p w14:paraId="38B8C5C6">
            <w:pPr>
              <w:keepNext/>
              <w:keepLines/>
              <w:spacing w:before="0" w:after="0" w:line="264" w:lineRule="auto"/>
              <w:ind w:left="0" w:right="0" w:firstLine="0"/>
              <w:jc w:val="center"/>
              <w:rPr>
                <w:del w:id="899" w:author="Fa'te" w:date="2026-09-18T15:57:37Z"/>
              </w:rPr>
            </w:pPr>
            <w:del w:id="900" w:author="Fa'te" w:date="2026-09-18T15:57:37Z">
              <w:r>
                <w:rPr>
                  <w:rFonts w:ascii="Times New Roman" w:hAnsi="Times New Roman" w:eastAsia="宋体" w:cs="Times New Roman"/>
                  <w:b/>
                  <w:color w:val="000000"/>
                  <w:sz w:val="16"/>
                </w:rPr>
                <w:delText>U</w:delText>
              </w:r>
            </w:del>
          </w:p>
        </w:tc>
        <w:tc>
          <w:tcPr>
            <w:tcW w:w="564" w:type="dxa"/>
            <w:tcBorders>
              <w:bottom w:val="single" w:color="000000" w:sz="6" w:space="0"/>
            </w:tcBorders>
            <w:vAlign w:val="center"/>
          </w:tcPr>
          <w:p w14:paraId="30ADD524">
            <w:pPr>
              <w:keepNext/>
              <w:keepLines/>
              <w:spacing w:before="0" w:after="0" w:line="264" w:lineRule="auto"/>
              <w:ind w:left="0" w:right="0" w:firstLine="0"/>
              <w:jc w:val="center"/>
              <w:rPr>
                <w:del w:id="901" w:author="Fa'te" w:date="2026-09-18T15:57:37Z"/>
              </w:rPr>
            </w:pPr>
            <w:del w:id="902" w:author="Fa'te" w:date="2026-09-18T15:57:37Z">
              <w:r>
                <w:rPr>
                  <w:rFonts w:ascii="Times New Roman" w:hAnsi="Times New Roman" w:eastAsia="宋体" w:cs="Times New Roman"/>
                  <w:b/>
                  <w:color w:val="000000"/>
                  <w:sz w:val="16"/>
                </w:rPr>
                <w:delText>HM</w:delText>
              </w:r>
            </w:del>
          </w:p>
        </w:tc>
        <w:tc>
          <w:tcPr>
            <w:tcW w:w="564" w:type="dxa"/>
            <w:tcBorders>
              <w:bottom w:val="single" w:color="000000" w:sz="6" w:space="0"/>
            </w:tcBorders>
            <w:vAlign w:val="center"/>
          </w:tcPr>
          <w:p w14:paraId="6684C379">
            <w:pPr>
              <w:keepNext/>
              <w:keepLines/>
              <w:spacing w:before="0" w:after="0" w:line="264" w:lineRule="auto"/>
              <w:ind w:left="0" w:right="0" w:firstLine="0"/>
              <w:jc w:val="center"/>
              <w:rPr>
                <w:del w:id="903" w:author="Fa'te" w:date="2026-09-18T15:57:37Z"/>
              </w:rPr>
            </w:pPr>
            <w:del w:id="904" w:author="Fa'te" w:date="2026-09-18T15:57:37Z">
              <w:r>
                <w:rPr>
                  <w:rFonts w:ascii="Times New Roman" w:hAnsi="Times New Roman" w:eastAsia="宋体" w:cs="Times New Roman"/>
                  <w:b/>
                  <w:color w:val="000000"/>
                  <w:sz w:val="16"/>
                </w:rPr>
                <w:delText>ZSL</w:delText>
              </w:r>
            </w:del>
          </w:p>
        </w:tc>
        <w:tc>
          <w:tcPr>
            <w:tcW w:w="564" w:type="dxa"/>
            <w:tcBorders>
              <w:bottom w:val="single" w:color="000000" w:sz="6" w:space="0"/>
            </w:tcBorders>
            <w:vAlign w:val="center"/>
          </w:tcPr>
          <w:p w14:paraId="1F77D154">
            <w:pPr>
              <w:keepNext/>
              <w:keepLines/>
              <w:spacing w:before="0" w:after="0" w:line="264" w:lineRule="auto"/>
              <w:ind w:left="0" w:right="0" w:firstLine="0"/>
              <w:jc w:val="center"/>
              <w:rPr>
                <w:del w:id="905" w:author="Fa'te" w:date="2026-09-18T15:57:37Z"/>
              </w:rPr>
            </w:pPr>
            <w:del w:id="906" w:author="Fa'te" w:date="2026-09-18T15:57:37Z">
              <w:r>
                <w:rPr>
                  <w:rFonts w:ascii="Times New Roman" w:hAnsi="Times New Roman" w:eastAsia="宋体" w:cs="Times New Roman"/>
                  <w:b/>
                  <w:color w:val="000000"/>
                  <w:sz w:val="16"/>
                </w:rPr>
                <w:delText>S</w:delText>
              </w:r>
            </w:del>
          </w:p>
        </w:tc>
        <w:tc>
          <w:tcPr>
            <w:tcW w:w="564" w:type="dxa"/>
            <w:tcBorders>
              <w:bottom w:val="single" w:color="000000" w:sz="6" w:space="0"/>
            </w:tcBorders>
            <w:vAlign w:val="center"/>
          </w:tcPr>
          <w:p w14:paraId="568EDE4E">
            <w:pPr>
              <w:keepNext/>
              <w:keepLines/>
              <w:spacing w:before="0" w:after="0" w:line="264" w:lineRule="auto"/>
              <w:ind w:left="0" w:right="0" w:firstLine="0"/>
              <w:jc w:val="center"/>
              <w:rPr>
                <w:del w:id="907" w:author="Fa'te" w:date="2026-09-18T15:57:37Z"/>
              </w:rPr>
            </w:pPr>
            <w:del w:id="908" w:author="Fa'te" w:date="2026-09-18T15:57:37Z">
              <w:r>
                <w:rPr>
                  <w:rFonts w:ascii="Times New Roman" w:hAnsi="Times New Roman" w:eastAsia="宋体" w:cs="Times New Roman"/>
                  <w:b/>
                  <w:color w:val="000000"/>
                  <w:sz w:val="16"/>
                </w:rPr>
                <w:delText>U</w:delText>
              </w:r>
            </w:del>
          </w:p>
        </w:tc>
        <w:tc>
          <w:tcPr>
            <w:tcW w:w="564" w:type="dxa"/>
            <w:tcBorders>
              <w:bottom w:val="single" w:color="000000" w:sz="6" w:space="0"/>
            </w:tcBorders>
            <w:vAlign w:val="center"/>
          </w:tcPr>
          <w:p w14:paraId="336F4B69">
            <w:pPr>
              <w:keepNext/>
              <w:keepLines/>
              <w:spacing w:before="0" w:after="0" w:line="264" w:lineRule="auto"/>
              <w:ind w:left="0" w:right="0" w:firstLine="0"/>
              <w:jc w:val="center"/>
              <w:rPr>
                <w:del w:id="909" w:author="Fa'te" w:date="2026-09-18T15:57:37Z"/>
              </w:rPr>
            </w:pPr>
            <w:del w:id="910" w:author="Fa'te" w:date="2026-09-18T15:57:37Z">
              <w:r>
                <w:rPr>
                  <w:rFonts w:ascii="Times New Roman" w:hAnsi="Times New Roman" w:eastAsia="宋体" w:cs="Times New Roman"/>
                  <w:b/>
                  <w:color w:val="000000"/>
                  <w:sz w:val="16"/>
                </w:rPr>
                <w:delText>HM</w:delText>
              </w:r>
            </w:del>
          </w:p>
        </w:tc>
        <w:tc>
          <w:tcPr>
            <w:tcW w:w="564" w:type="dxa"/>
            <w:tcBorders>
              <w:bottom w:val="single" w:color="000000" w:sz="6" w:space="0"/>
            </w:tcBorders>
            <w:vAlign w:val="center"/>
          </w:tcPr>
          <w:p w14:paraId="19C368BE">
            <w:pPr>
              <w:keepNext/>
              <w:keepLines/>
              <w:spacing w:before="0" w:after="0" w:line="264" w:lineRule="auto"/>
              <w:ind w:left="0" w:right="0" w:firstLine="0"/>
              <w:jc w:val="center"/>
              <w:rPr>
                <w:del w:id="911" w:author="Fa'te" w:date="2026-09-18T15:57:37Z"/>
              </w:rPr>
            </w:pPr>
            <w:del w:id="912" w:author="Fa'te" w:date="2026-09-18T15:57:37Z">
              <w:r>
                <w:rPr>
                  <w:rFonts w:ascii="Times New Roman" w:hAnsi="Times New Roman" w:eastAsia="宋体" w:cs="Times New Roman"/>
                  <w:b/>
                  <w:color w:val="000000"/>
                  <w:sz w:val="16"/>
                </w:rPr>
                <w:delText>ZSL</w:delText>
              </w:r>
            </w:del>
          </w:p>
        </w:tc>
        <w:tc>
          <w:tcPr>
            <w:tcW w:w="564" w:type="dxa"/>
            <w:tcBorders>
              <w:bottom w:val="single" w:color="000000" w:sz="6" w:space="0"/>
            </w:tcBorders>
            <w:vAlign w:val="center"/>
          </w:tcPr>
          <w:p w14:paraId="754EA0EA">
            <w:pPr>
              <w:keepNext/>
              <w:keepLines/>
              <w:spacing w:before="0" w:after="0" w:line="264" w:lineRule="auto"/>
              <w:ind w:left="0" w:right="0" w:firstLine="0"/>
              <w:jc w:val="center"/>
              <w:rPr>
                <w:del w:id="913" w:author="Fa'te" w:date="2026-09-18T15:57:37Z"/>
              </w:rPr>
            </w:pPr>
            <w:del w:id="914" w:author="Fa'te" w:date="2026-09-18T15:57:37Z">
              <w:r>
                <w:rPr>
                  <w:rFonts w:ascii="Times New Roman" w:hAnsi="Times New Roman" w:eastAsia="宋体" w:cs="Times New Roman"/>
                  <w:b/>
                  <w:color w:val="000000"/>
                  <w:sz w:val="16"/>
                </w:rPr>
                <w:delText>S</w:delText>
              </w:r>
            </w:del>
          </w:p>
        </w:tc>
        <w:tc>
          <w:tcPr>
            <w:tcW w:w="564" w:type="dxa"/>
            <w:tcBorders>
              <w:bottom w:val="single" w:color="000000" w:sz="6" w:space="0"/>
            </w:tcBorders>
            <w:vAlign w:val="center"/>
          </w:tcPr>
          <w:p w14:paraId="5A229D17">
            <w:pPr>
              <w:keepNext/>
              <w:keepLines/>
              <w:spacing w:before="0" w:after="0" w:line="264" w:lineRule="auto"/>
              <w:ind w:left="0" w:right="0" w:firstLine="0"/>
              <w:jc w:val="center"/>
              <w:rPr>
                <w:del w:id="915" w:author="Fa'te" w:date="2026-09-18T15:57:37Z"/>
              </w:rPr>
            </w:pPr>
            <w:del w:id="916" w:author="Fa'te" w:date="2026-09-18T15:57:37Z">
              <w:r>
                <w:rPr>
                  <w:rFonts w:ascii="Times New Roman" w:hAnsi="Times New Roman" w:eastAsia="宋体" w:cs="Times New Roman"/>
                  <w:b/>
                  <w:color w:val="000000"/>
                  <w:sz w:val="16"/>
                </w:rPr>
                <w:delText>U</w:delText>
              </w:r>
            </w:del>
          </w:p>
        </w:tc>
        <w:tc>
          <w:tcPr>
            <w:tcW w:w="564" w:type="dxa"/>
            <w:tcBorders>
              <w:bottom w:val="single" w:color="000000" w:sz="6" w:space="0"/>
            </w:tcBorders>
            <w:vAlign w:val="center"/>
          </w:tcPr>
          <w:p w14:paraId="6183816F">
            <w:pPr>
              <w:keepNext/>
              <w:keepLines/>
              <w:spacing w:before="0" w:after="0" w:line="264" w:lineRule="auto"/>
              <w:ind w:left="0" w:right="0" w:firstLine="0"/>
              <w:jc w:val="center"/>
              <w:rPr>
                <w:del w:id="917" w:author="Fa'te" w:date="2026-09-18T15:57:37Z"/>
              </w:rPr>
            </w:pPr>
            <w:del w:id="918" w:author="Fa'te" w:date="2026-09-18T15:57:37Z">
              <w:r>
                <w:rPr>
                  <w:rFonts w:ascii="Times New Roman" w:hAnsi="Times New Roman" w:eastAsia="宋体" w:cs="Times New Roman"/>
                  <w:b/>
                  <w:color w:val="000000"/>
                  <w:sz w:val="16"/>
                </w:rPr>
                <w:delText>HM</w:delText>
              </w:r>
            </w:del>
          </w:p>
        </w:tc>
        <w:tc>
          <w:tcPr>
            <w:tcW w:w="564" w:type="dxa"/>
            <w:tcBorders>
              <w:bottom w:val="single" w:color="000000" w:sz="6" w:space="0"/>
            </w:tcBorders>
            <w:vAlign w:val="center"/>
          </w:tcPr>
          <w:p w14:paraId="0DB3D2F6">
            <w:pPr>
              <w:keepNext/>
              <w:keepLines/>
              <w:spacing w:before="0" w:after="0" w:line="264" w:lineRule="auto"/>
              <w:ind w:left="0" w:right="0" w:firstLine="0"/>
              <w:jc w:val="center"/>
              <w:rPr>
                <w:del w:id="919" w:author="Fa'te" w:date="2026-09-18T15:57:37Z"/>
              </w:rPr>
            </w:pPr>
            <w:del w:id="920" w:author="Fa'te" w:date="2026-09-18T15:57:37Z">
              <w:r>
                <w:rPr>
                  <w:rFonts w:ascii="Times New Roman" w:hAnsi="Times New Roman" w:eastAsia="宋体" w:cs="Times New Roman"/>
                  <w:b/>
                  <w:color w:val="000000"/>
                  <w:sz w:val="16"/>
                </w:rPr>
                <w:delText>ZSL</w:delText>
              </w:r>
            </w:del>
          </w:p>
        </w:tc>
      </w:tr>
      <w:tr w14:paraId="3F536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del w:id="921" w:author="Fa'te" w:date="2026-09-18T15:57:37Z"/>
        </w:trPr>
        <w:tc>
          <w:tcPr>
            <w:tcW w:w="1540" w:type="dxa"/>
            <w:vAlign w:val="center"/>
          </w:tcPr>
          <w:p w14:paraId="471FCF0C">
            <w:pPr>
              <w:keepNext/>
              <w:keepLines/>
              <w:spacing w:before="0" w:after="0" w:line="264" w:lineRule="auto"/>
              <w:ind w:left="0" w:right="0" w:firstLine="0"/>
              <w:jc w:val="left"/>
              <w:rPr>
                <w:del w:id="922" w:author="Fa'te" w:date="2026-09-18T15:57:37Z"/>
              </w:rPr>
            </w:pPr>
            <w:del w:id="923" w:author="Fa'te" w:date="2026-09-18T15:57:37Z">
              <w:r>
                <w:rPr>
                  <w:rFonts w:ascii="Times New Roman" w:hAnsi="Times New Roman" w:eastAsia="宋体" w:cs="Times New Roman"/>
                  <w:color w:val="000000"/>
                  <w:sz w:val="16"/>
                </w:rPr>
                <w:delText>DeViSE[21]</w:delText>
              </w:r>
            </w:del>
          </w:p>
        </w:tc>
        <w:tc>
          <w:tcPr>
            <w:tcW w:w="564" w:type="dxa"/>
            <w:vAlign w:val="center"/>
          </w:tcPr>
          <w:p w14:paraId="24236FF7">
            <w:pPr>
              <w:keepNext/>
              <w:keepLines/>
              <w:spacing w:before="0" w:after="0" w:line="264" w:lineRule="auto"/>
              <w:ind w:left="0" w:right="0" w:firstLine="0"/>
              <w:jc w:val="center"/>
              <w:rPr>
                <w:del w:id="924" w:author="Fa'te" w:date="2026-09-18T15:57:37Z"/>
              </w:rPr>
            </w:pPr>
            <w:del w:id="925" w:author="Fa'te" w:date="2026-09-18T15:57:37Z">
              <w:r>
                <w:rPr>
                  <w:rFonts w:ascii="Times New Roman" w:hAnsi="Times New Roman" w:eastAsia="宋体" w:cs="Times New Roman"/>
                  <w:color w:val="000000"/>
                  <w:sz w:val="16"/>
                  <w:u w:val="single"/>
                </w:rPr>
                <w:delText>36.22</w:delText>
              </w:r>
            </w:del>
          </w:p>
        </w:tc>
        <w:tc>
          <w:tcPr>
            <w:tcW w:w="564" w:type="dxa"/>
            <w:vAlign w:val="center"/>
          </w:tcPr>
          <w:p w14:paraId="0CBB6C06">
            <w:pPr>
              <w:keepNext/>
              <w:keepLines/>
              <w:spacing w:before="0" w:after="0" w:line="264" w:lineRule="auto"/>
              <w:ind w:left="0" w:right="0" w:firstLine="0"/>
              <w:jc w:val="center"/>
              <w:rPr>
                <w:del w:id="926" w:author="Fa'te" w:date="2026-09-18T15:57:37Z"/>
              </w:rPr>
            </w:pPr>
            <w:del w:id="927" w:author="Fa'te" w:date="2026-09-18T15:57:37Z">
              <w:r>
                <w:rPr>
                  <w:rFonts w:ascii="Times New Roman" w:hAnsi="Times New Roman" w:eastAsia="宋体" w:cs="Times New Roman"/>
                  <w:color w:val="000000"/>
                  <w:sz w:val="16"/>
                </w:rPr>
                <w:delText>1.07</w:delText>
              </w:r>
            </w:del>
          </w:p>
        </w:tc>
        <w:tc>
          <w:tcPr>
            <w:tcW w:w="564" w:type="dxa"/>
            <w:vAlign w:val="center"/>
          </w:tcPr>
          <w:p w14:paraId="3B3B62CC">
            <w:pPr>
              <w:keepNext/>
              <w:keepLines/>
              <w:spacing w:before="0" w:after="0" w:line="264" w:lineRule="auto"/>
              <w:ind w:left="0" w:right="0" w:firstLine="0"/>
              <w:jc w:val="center"/>
              <w:rPr>
                <w:del w:id="928" w:author="Fa'te" w:date="2026-09-18T15:57:37Z"/>
              </w:rPr>
            </w:pPr>
            <w:del w:id="929" w:author="Fa'te" w:date="2026-09-18T15:57:37Z">
              <w:r>
                <w:rPr>
                  <w:rFonts w:ascii="Times New Roman" w:hAnsi="Times New Roman" w:eastAsia="宋体" w:cs="Times New Roman"/>
                  <w:color w:val="000000"/>
                  <w:sz w:val="16"/>
                </w:rPr>
                <w:delText>2.08</w:delText>
              </w:r>
            </w:del>
          </w:p>
        </w:tc>
        <w:tc>
          <w:tcPr>
            <w:tcW w:w="564" w:type="dxa"/>
            <w:vAlign w:val="center"/>
          </w:tcPr>
          <w:p w14:paraId="42F1D033">
            <w:pPr>
              <w:keepNext/>
              <w:keepLines/>
              <w:spacing w:before="0" w:after="0" w:line="264" w:lineRule="auto"/>
              <w:ind w:left="0" w:right="0" w:firstLine="0"/>
              <w:jc w:val="center"/>
              <w:rPr>
                <w:del w:id="930" w:author="Fa'te" w:date="2026-09-18T15:57:37Z"/>
              </w:rPr>
            </w:pPr>
            <w:del w:id="931" w:author="Fa'te" w:date="2026-09-18T15:57:37Z">
              <w:r>
                <w:rPr>
                  <w:rFonts w:ascii="Times New Roman" w:hAnsi="Times New Roman" w:eastAsia="宋体" w:cs="Times New Roman"/>
                  <w:color w:val="000000"/>
                  <w:sz w:val="16"/>
                </w:rPr>
                <w:delText>5.59</w:delText>
              </w:r>
            </w:del>
          </w:p>
        </w:tc>
        <w:tc>
          <w:tcPr>
            <w:tcW w:w="564" w:type="dxa"/>
            <w:vAlign w:val="center"/>
          </w:tcPr>
          <w:p w14:paraId="31F2E7A9">
            <w:pPr>
              <w:keepNext/>
              <w:keepLines/>
              <w:spacing w:before="0" w:after="0" w:line="264" w:lineRule="auto"/>
              <w:ind w:left="0" w:right="0" w:firstLine="0"/>
              <w:jc w:val="center"/>
              <w:rPr>
                <w:del w:id="932" w:author="Fa'te" w:date="2026-09-18T15:57:37Z"/>
              </w:rPr>
            </w:pPr>
            <w:del w:id="933" w:author="Fa'te" w:date="2026-09-18T15:57:37Z">
              <w:r>
                <w:rPr>
                  <w:rFonts w:ascii="Times New Roman" w:hAnsi="Times New Roman" w:eastAsia="宋体" w:cs="Times New Roman"/>
                  <w:color w:val="000000"/>
                  <w:sz w:val="16"/>
                </w:rPr>
                <w:delText>55.59</w:delText>
              </w:r>
            </w:del>
          </w:p>
        </w:tc>
        <w:tc>
          <w:tcPr>
            <w:tcW w:w="564" w:type="dxa"/>
            <w:vAlign w:val="center"/>
          </w:tcPr>
          <w:p w14:paraId="5A08768B">
            <w:pPr>
              <w:keepNext/>
              <w:keepLines/>
              <w:spacing w:before="0" w:after="0" w:line="264" w:lineRule="auto"/>
              <w:ind w:left="0" w:right="0" w:firstLine="0"/>
              <w:jc w:val="center"/>
              <w:rPr>
                <w:del w:id="934" w:author="Fa'te" w:date="2026-09-18T15:57:37Z"/>
              </w:rPr>
            </w:pPr>
            <w:del w:id="935" w:author="Fa'te" w:date="2026-09-18T15:57:37Z">
              <w:r>
                <w:rPr>
                  <w:rFonts w:ascii="Times New Roman" w:hAnsi="Times New Roman" w:eastAsia="宋体" w:cs="Times New Roman"/>
                  <w:color w:val="000000"/>
                  <w:sz w:val="16"/>
                </w:rPr>
                <w:delText>14.94</w:delText>
              </w:r>
            </w:del>
          </w:p>
        </w:tc>
        <w:tc>
          <w:tcPr>
            <w:tcW w:w="564" w:type="dxa"/>
            <w:vAlign w:val="center"/>
          </w:tcPr>
          <w:p w14:paraId="5DD10EF1">
            <w:pPr>
              <w:keepNext/>
              <w:keepLines/>
              <w:spacing w:before="0" w:after="0" w:line="264" w:lineRule="auto"/>
              <w:ind w:left="0" w:right="0" w:firstLine="0"/>
              <w:jc w:val="center"/>
              <w:rPr>
                <w:del w:id="936" w:author="Fa'te" w:date="2026-09-18T15:57:37Z"/>
              </w:rPr>
            </w:pPr>
            <w:del w:id="937" w:author="Fa'te" w:date="2026-09-18T15:57:37Z">
              <w:r>
                <w:rPr>
                  <w:rFonts w:ascii="Times New Roman" w:hAnsi="Times New Roman" w:eastAsia="宋体" w:cs="Times New Roman"/>
                  <w:color w:val="000000"/>
                  <w:sz w:val="16"/>
                </w:rPr>
                <w:delText>23.56</w:delText>
              </w:r>
            </w:del>
          </w:p>
        </w:tc>
        <w:tc>
          <w:tcPr>
            <w:tcW w:w="564" w:type="dxa"/>
            <w:vAlign w:val="center"/>
          </w:tcPr>
          <w:p w14:paraId="0A6F273A">
            <w:pPr>
              <w:keepNext/>
              <w:keepLines/>
              <w:spacing w:before="0" w:after="0" w:line="264" w:lineRule="auto"/>
              <w:ind w:left="0" w:right="0" w:firstLine="0"/>
              <w:jc w:val="center"/>
              <w:rPr>
                <w:del w:id="938" w:author="Fa'te" w:date="2026-09-18T15:57:37Z"/>
              </w:rPr>
            </w:pPr>
            <w:del w:id="939" w:author="Fa'te" w:date="2026-09-18T15:57:37Z">
              <w:r>
                <w:rPr>
                  <w:rFonts w:ascii="Times New Roman" w:hAnsi="Times New Roman" w:eastAsia="宋体" w:cs="Times New Roman"/>
                  <w:color w:val="000000"/>
                  <w:sz w:val="16"/>
                </w:rPr>
                <w:delText>16.09</w:delText>
              </w:r>
            </w:del>
          </w:p>
        </w:tc>
        <w:tc>
          <w:tcPr>
            <w:tcW w:w="564" w:type="dxa"/>
            <w:vAlign w:val="center"/>
          </w:tcPr>
          <w:p w14:paraId="2A0F21AA">
            <w:pPr>
              <w:keepNext/>
              <w:keepLines/>
              <w:spacing w:before="0" w:after="0" w:line="264" w:lineRule="auto"/>
              <w:ind w:left="0" w:right="0" w:firstLine="0"/>
              <w:jc w:val="center"/>
              <w:rPr>
                <w:del w:id="940" w:author="Fa'te" w:date="2026-09-18T15:57:37Z"/>
              </w:rPr>
            </w:pPr>
            <w:del w:id="941" w:author="Fa'te" w:date="2026-09-18T15:57:37Z">
              <w:r>
                <w:rPr>
                  <w:rFonts w:ascii="Times New Roman" w:hAnsi="Times New Roman" w:eastAsia="宋体" w:cs="Times New Roman"/>
                  <w:color w:val="000000"/>
                  <w:sz w:val="16"/>
                </w:rPr>
                <w:delText>3.45</w:delText>
              </w:r>
            </w:del>
          </w:p>
        </w:tc>
        <w:tc>
          <w:tcPr>
            <w:tcW w:w="564" w:type="dxa"/>
            <w:vAlign w:val="center"/>
          </w:tcPr>
          <w:p w14:paraId="50614074">
            <w:pPr>
              <w:keepNext/>
              <w:keepLines/>
              <w:spacing w:before="0" w:after="0" w:line="264" w:lineRule="auto"/>
              <w:ind w:left="0" w:right="0" w:firstLine="0"/>
              <w:jc w:val="center"/>
              <w:rPr>
                <w:del w:id="942" w:author="Fa'te" w:date="2026-09-18T15:57:37Z"/>
              </w:rPr>
            </w:pPr>
            <w:del w:id="943" w:author="Fa'te" w:date="2026-09-18T15:57:37Z">
              <w:r>
                <w:rPr>
                  <w:rFonts w:ascii="Times New Roman" w:hAnsi="Times New Roman" w:eastAsia="宋体" w:cs="Times New Roman"/>
                  <w:color w:val="000000"/>
                  <w:sz w:val="16"/>
                </w:rPr>
                <w:delText>8.53</w:delText>
              </w:r>
            </w:del>
          </w:p>
        </w:tc>
        <w:tc>
          <w:tcPr>
            <w:tcW w:w="564" w:type="dxa"/>
            <w:vAlign w:val="center"/>
          </w:tcPr>
          <w:p w14:paraId="19B6F60B">
            <w:pPr>
              <w:keepNext/>
              <w:keepLines/>
              <w:spacing w:before="0" w:after="0" w:line="264" w:lineRule="auto"/>
              <w:ind w:left="0" w:right="0" w:firstLine="0"/>
              <w:jc w:val="center"/>
              <w:rPr>
                <w:del w:id="944" w:author="Fa'te" w:date="2026-09-18T15:57:37Z"/>
              </w:rPr>
            </w:pPr>
            <w:del w:id="945" w:author="Fa'te" w:date="2026-09-18T15:57:37Z">
              <w:r>
                <w:rPr>
                  <w:rFonts w:ascii="Times New Roman" w:hAnsi="Times New Roman" w:eastAsia="宋体" w:cs="Times New Roman"/>
                  <w:color w:val="000000"/>
                  <w:sz w:val="16"/>
                </w:rPr>
                <w:delText>4.91</w:delText>
              </w:r>
            </w:del>
          </w:p>
        </w:tc>
        <w:tc>
          <w:tcPr>
            <w:tcW w:w="564" w:type="dxa"/>
            <w:vAlign w:val="center"/>
          </w:tcPr>
          <w:p w14:paraId="2527E5CA">
            <w:pPr>
              <w:keepNext/>
              <w:keepLines/>
              <w:spacing w:before="0" w:after="0" w:line="264" w:lineRule="auto"/>
              <w:ind w:left="0" w:right="0" w:firstLine="0"/>
              <w:jc w:val="center"/>
              <w:rPr>
                <w:del w:id="946" w:author="Fa'te" w:date="2026-09-18T15:57:37Z"/>
              </w:rPr>
            </w:pPr>
            <w:del w:id="947" w:author="Fa'te" w:date="2026-09-18T15:57:37Z">
              <w:r>
                <w:rPr>
                  <w:rFonts w:ascii="Times New Roman" w:hAnsi="Times New Roman" w:eastAsia="宋体" w:cs="Times New Roman"/>
                  <w:color w:val="000000"/>
                  <w:sz w:val="16"/>
                </w:rPr>
                <w:delText>8.53</w:delText>
              </w:r>
            </w:del>
          </w:p>
        </w:tc>
      </w:tr>
      <w:tr w14:paraId="7FCFF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del w:id="948" w:author="Fa'te" w:date="2026-09-18T15:57:37Z"/>
        </w:trPr>
        <w:tc>
          <w:tcPr>
            <w:tcW w:w="1540" w:type="dxa"/>
            <w:vAlign w:val="center"/>
          </w:tcPr>
          <w:p w14:paraId="1E6D6509">
            <w:pPr>
              <w:keepNext/>
              <w:keepLines/>
              <w:spacing w:before="0" w:after="0" w:line="264" w:lineRule="auto"/>
              <w:ind w:left="0" w:right="0" w:firstLine="0"/>
              <w:jc w:val="left"/>
              <w:rPr>
                <w:del w:id="949" w:author="Fa'te" w:date="2026-09-18T15:57:37Z"/>
              </w:rPr>
            </w:pPr>
            <w:del w:id="950" w:author="Fa'te" w:date="2026-09-18T15:57:37Z">
              <w:r>
                <w:rPr>
                  <w:rFonts w:ascii="Times New Roman" w:hAnsi="Times New Roman" w:eastAsia="宋体" w:cs="Times New Roman"/>
                  <w:color w:val="000000"/>
                  <w:sz w:val="16"/>
                </w:rPr>
                <w:delText>ALE[22]</w:delText>
              </w:r>
            </w:del>
          </w:p>
        </w:tc>
        <w:tc>
          <w:tcPr>
            <w:tcW w:w="564" w:type="dxa"/>
            <w:vAlign w:val="center"/>
          </w:tcPr>
          <w:p w14:paraId="05652AC4">
            <w:pPr>
              <w:keepNext/>
              <w:keepLines/>
              <w:spacing w:before="0" w:after="0" w:line="264" w:lineRule="auto"/>
              <w:ind w:left="0" w:right="0" w:firstLine="0"/>
              <w:jc w:val="center"/>
              <w:rPr>
                <w:del w:id="951" w:author="Fa'te" w:date="2026-09-18T15:57:37Z"/>
              </w:rPr>
            </w:pPr>
            <w:del w:id="952" w:author="Fa'te" w:date="2026-09-18T15:57:37Z">
              <w:r>
                <w:rPr>
                  <w:rFonts w:ascii="Times New Roman" w:hAnsi="Times New Roman" w:eastAsia="宋体" w:cs="Times New Roman"/>
                  <w:color w:val="000000"/>
                  <w:sz w:val="16"/>
                </w:rPr>
                <w:delText>0.28</w:delText>
              </w:r>
            </w:del>
          </w:p>
        </w:tc>
        <w:tc>
          <w:tcPr>
            <w:tcW w:w="564" w:type="dxa"/>
            <w:vAlign w:val="center"/>
          </w:tcPr>
          <w:p w14:paraId="3F749B12">
            <w:pPr>
              <w:keepNext/>
              <w:keepLines/>
              <w:spacing w:before="0" w:after="0" w:line="264" w:lineRule="auto"/>
              <w:ind w:left="0" w:right="0" w:firstLine="0"/>
              <w:jc w:val="center"/>
              <w:rPr>
                <w:del w:id="953" w:author="Fa'te" w:date="2026-09-18T15:57:37Z"/>
              </w:rPr>
            </w:pPr>
            <w:del w:id="954" w:author="Fa'te" w:date="2026-09-18T15:57:37Z">
              <w:r>
                <w:rPr>
                  <w:rFonts w:ascii="Times New Roman" w:hAnsi="Times New Roman" w:eastAsia="宋体" w:cs="Times New Roman"/>
                  <w:color w:val="000000"/>
                  <w:sz w:val="16"/>
                </w:rPr>
                <w:delText>5.48</w:delText>
              </w:r>
            </w:del>
          </w:p>
        </w:tc>
        <w:tc>
          <w:tcPr>
            <w:tcW w:w="564" w:type="dxa"/>
            <w:vAlign w:val="center"/>
          </w:tcPr>
          <w:p w14:paraId="05904886">
            <w:pPr>
              <w:keepNext/>
              <w:keepLines/>
              <w:spacing w:before="0" w:after="0" w:line="264" w:lineRule="auto"/>
              <w:ind w:left="0" w:right="0" w:firstLine="0"/>
              <w:jc w:val="center"/>
              <w:rPr>
                <w:del w:id="955" w:author="Fa'te" w:date="2026-09-18T15:57:37Z"/>
              </w:rPr>
            </w:pPr>
            <w:del w:id="956" w:author="Fa'te" w:date="2026-09-18T15:57:37Z">
              <w:r>
                <w:rPr>
                  <w:rFonts w:ascii="Times New Roman" w:hAnsi="Times New Roman" w:eastAsia="宋体" w:cs="Times New Roman"/>
                  <w:color w:val="000000"/>
                  <w:sz w:val="16"/>
                </w:rPr>
                <w:delText>0.53</w:delText>
              </w:r>
            </w:del>
          </w:p>
        </w:tc>
        <w:tc>
          <w:tcPr>
            <w:tcW w:w="564" w:type="dxa"/>
            <w:vAlign w:val="center"/>
          </w:tcPr>
          <w:p w14:paraId="779F1C58">
            <w:pPr>
              <w:keepNext/>
              <w:keepLines/>
              <w:spacing w:before="0" w:after="0" w:line="264" w:lineRule="auto"/>
              <w:ind w:left="0" w:right="0" w:firstLine="0"/>
              <w:jc w:val="center"/>
              <w:rPr>
                <w:del w:id="957" w:author="Fa'te" w:date="2026-09-18T15:57:37Z"/>
              </w:rPr>
            </w:pPr>
            <w:del w:id="958" w:author="Fa'te" w:date="2026-09-18T15:57:37Z">
              <w:r>
                <w:rPr>
                  <w:rFonts w:ascii="Times New Roman" w:hAnsi="Times New Roman" w:eastAsia="宋体" w:cs="Times New Roman"/>
                  <w:color w:val="000000"/>
                  <w:sz w:val="16"/>
                </w:rPr>
                <w:delText>5.48</w:delText>
              </w:r>
            </w:del>
          </w:p>
        </w:tc>
        <w:tc>
          <w:tcPr>
            <w:tcW w:w="564" w:type="dxa"/>
            <w:vAlign w:val="center"/>
          </w:tcPr>
          <w:p w14:paraId="0DCE746D">
            <w:pPr>
              <w:keepNext/>
              <w:keepLines/>
              <w:spacing w:before="0" w:after="0" w:line="264" w:lineRule="auto"/>
              <w:ind w:left="0" w:right="0" w:firstLine="0"/>
              <w:jc w:val="center"/>
              <w:rPr>
                <w:del w:id="959" w:author="Fa'te" w:date="2026-09-18T15:57:37Z"/>
              </w:rPr>
            </w:pPr>
            <w:del w:id="960" w:author="Fa'te" w:date="2026-09-18T15:57:37Z">
              <w:r>
                <w:rPr>
                  <w:rFonts w:ascii="Times New Roman" w:hAnsi="Times New Roman" w:eastAsia="宋体" w:cs="Times New Roman"/>
                  <w:color w:val="000000"/>
                  <w:sz w:val="16"/>
                </w:rPr>
                <w:delText>57.59</w:delText>
              </w:r>
            </w:del>
          </w:p>
        </w:tc>
        <w:tc>
          <w:tcPr>
            <w:tcW w:w="564" w:type="dxa"/>
            <w:vAlign w:val="center"/>
          </w:tcPr>
          <w:p w14:paraId="511677AB">
            <w:pPr>
              <w:keepNext/>
              <w:keepLines/>
              <w:spacing w:before="0" w:after="0" w:line="264" w:lineRule="auto"/>
              <w:ind w:left="0" w:right="0" w:firstLine="0"/>
              <w:jc w:val="center"/>
              <w:rPr>
                <w:del w:id="961" w:author="Fa'te" w:date="2026-09-18T15:57:37Z"/>
              </w:rPr>
            </w:pPr>
            <w:del w:id="962" w:author="Fa'te" w:date="2026-09-18T15:57:37Z">
              <w:r>
                <w:rPr>
                  <w:rFonts w:ascii="Times New Roman" w:hAnsi="Times New Roman" w:eastAsia="宋体" w:cs="Times New Roman"/>
                  <w:color w:val="000000"/>
                  <w:sz w:val="16"/>
                </w:rPr>
                <w:delText>14.89</w:delText>
              </w:r>
            </w:del>
          </w:p>
        </w:tc>
        <w:tc>
          <w:tcPr>
            <w:tcW w:w="564" w:type="dxa"/>
            <w:vAlign w:val="center"/>
          </w:tcPr>
          <w:p w14:paraId="63AFA176">
            <w:pPr>
              <w:keepNext/>
              <w:keepLines/>
              <w:spacing w:before="0" w:after="0" w:line="264" w:lineRule="auto"/>
              <w:ind w:left="0" w:right="0" w:firstLine="0"/>
              <w:jc w:val="center"/>
              <w:rPr>
                <w:del w:id="963" w:author="Fa'te" w:date="2026-09-18T15:57:37Z"/>
              </w:rPr>
            </w:pPr>
            <w:del w:id="964" w:author="Fa'te" w:date="2026-09-18T15:57:37Z">
              <w:r>
                <w:rPr>
                  <w:rFonts w:ascii="Times New Roman" w:hAnsi="Times New Roman" w:eastAsia="宋体" w:cs="Times New Roman"/>
                  <w:color w:val="000000"/>
                  <w:sz w:val="16"/>
                </w:rPr>
                <w:delText>23.66</w:delText>
              </w:r>
            </w:del>
          </w:p>
        </w:tc>
        <w:tc>
          <w:tcPr>
            <w:tcW w:w="564" w:type="dxa"/>
            <w:vAlign w:val="center"/>
          </w:tcPr>
          <w:p w14:paraId="112AFF91">
            <w:pPr>
              <w:keepNext/>
              <w:keepLines/>
              <w:spacing w:before="0" w:after="0" w:line="264" w:lineRule="auto"/>
              <w:ind w:left="0" w:right="0" w:firstLine="0"/>
              <w:jc w:val="center"/>
              <w:rPr>
                <w:del w:id="965" w:author="Fa'te" w:date="2026-09-18T15:57:37Z"/>
              </w:rPr>
            </w:pPr>
            <w:del w:id="966" w:author="Fa'te" w:date="2026-09-18T15:57:37Z">
              <w:r>
                <w:rPr>
                  <w:rFonts w:ascii="Times New Roman" w:hAnsi="Times New Roman" w:eastAsia="宋体" w:cs="Times New Roman"/>
                  <w:color w:val="000000"/>
                  <w:sz w:val="16"/>
                </w:rPr>
                <w:delText>16.32</w:delText>
              </w:r>
            </w:del>
          </w:p>
        </w:tc>
        <w:tc>
          <w:tcPr>
            <w:tcW w:w="564" w:type="dxa"/>
            <w:vAlign w:val="center"/>
          </w:tcPr>
          <w:p w14:paraId="104A4C19">
            <w:pPr>
              <w:keepNext/>
              <w:keepLines/>
              <w:spacing w:before="0" w:after="0" w:line="264" w:lineRule="auto"/>
              <w:ind w:left="0" w:right="0" w:firstLine="0"/>
              <w:jc w:val="center"/>
              <w:rPr>
                <w:del w:id="967" w:author="Fa'te" w:date="2026-09-18T15:57:37Z"/>
              </w:rPr>
            </w:pPr>
            <w:del w:id="968" w:author="Fa'te" w:date="2026-09-18T15:57:37Z">
              <w:r>
                <w:rPr>
                  <w:rFonts w:ascii="Times New Roman" w:hAnsi="Times New Roman" w:eastAsia="宋体" w:cs="Times New Roman"/>
                  <w:color w:val="000000"/>
                  <w:sz w:val="16"/>
                </w:rPr>
                <w:delText>2.63</w:delText>
              </w:r>
            </w:del>
          </w:p>
        </w:tc>
        <w:tc>
          <w:tcPr>
            <w:tcW w:w="564" w:type="dxa"/>
            <w:vAlign w:val="center"/>
          </w:tcPr>
          <w:p w14:paraId="1B458F58">
            <w:pPr>
              <w:keepNext/>
              <w:keepLines/>
              <w:spacing w:before="0" w:after="0" w:line="264" w:lineRule="auto"/>
              <w:ind w:left="0" w:right="0" w:firstLine="0"/>
              <w:jc w:val="center"/>
              <w:rPr>
                <w:del w:id="969" w:author="Fa'te" w:date="2026-09-18T15:57:37Z"/>
              </w:rPr>
            </w:pPr>
            <w:del w:id="970" w:author="Fa'te" w:date="2026-09-18T15:57:37Z">
              <w:r>
                <w:rPr>
                  <w:rFonts w:ascii="Times New Roman" w:hAnsi="Times New Roman" w:eastAsia="宋体" w:cs="Times New Roman"/>
                  <w:color w:val="000000"/>
                  <w:sz w:val="16"/>
                </w:rPr>
                <w:delText>7.87</w:delText>
              </w:r>
            </w:del>
          </w:p>
        </w:tc>
        <w:tc>
          <w:tcPr>
            <w:tcW w:w="564" w:type="dxa"/>
            <w:vAlign w:val="center"/>
          </w:tcPr>
          <w:p w14:paraId="2F911021">
            <w:pPr>
              <w:keepNext/>
              <w:keepLines/>
              <w:spacing w:before="0" w:after="0" w:line="264" w:lineRule="auto"/>
              <w:ind w:left="0" w:right="0" w:firstLine="0"/>
              <w:jc w:val="center"/>
              <w:rPr>
                <w:del w:id="971" w:author="Fa'te" w:date="2026-09-18T15:57:37Z"/>
              </w:rPr>
            </w:pPr>
            <w:del w:id="972" w:author="Fa'te" w:date="2026-09-18T15:57:37Z">
              <w:r>
                <w:rPr>
                  <w:rFonts w:ascii="Times New Roman" w:hAnsi="Times New Roman" w:eastAsia="宋体" w:cs="Times New Roman"/>
                  <w:color w:val="000000"/>
                  <w:sz w:val="16"/>
                </w:rPr>
                <w:delText>3.94</w:delText>
              </w:r>
            </w:del>
          </w:p>
        </w:tc>
        <w:tc>
          <w:tcPr>
            <w:tcW w:w="564" w:type="dxa"/>
            <w:vAlign w:val="center"/>
          </w:tcPr>
          <w:p w14:paraId="2A46F911">
            <w:pPr>
              <w:keepNext/>
              <w:keepLines/>
              <w:spacing w:before="0" w:after="0" w:line="264" w:lineRule="auto"/>
              <w:ind w:left="0" w:right="0" w:firstLine="0"/>
              <w:jc w:val="center"/>
              <w:rPr>
                <w:del w:id="973" w:author="Fa'te" w:date="2026-09-18T15:57:37Z"/>
              </w:rPr>
            </w:pPr>
            <w:del w:id="974" w:author="Fa'te" w:date="2026-09-18T15:57:37Z">
              <w:r>
                <w:rPr>
                  <w:rFonts w:ascii="Times New Roman" w:hAnsi="Times New Roman" w:eastAsia="宋体" w:cs="Times New Roman"/>
                  <w:color w:val="000000"/>
                  <w:sz w:val="16"/>
                </w:rPr>
                <w:delText>7.90</w:delText>
              </w:r>
            </w:del>
          </w:p>
        </w:tc>
      </w:tr>
      <w:tr w14:paraId="0212F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del w:id="975" w:author="Fa'te" w:date="2026-09-18T15:57:37Z"/>
        </w:trPr>
        <w:tc>
          <w:tcPr>
            <w:tcW w:w="1540" w:type="dxa"/>
            <w:vAlign w:val="center"/>
          </w:tcPr>
          <w:p w14:paraId="3D004C84">
            <w:pPr>
              <w:keepNext/>
              <w:keepLines/>
              <w:spacing w:before="0" w:after="0" w:line="264" w:lineRule="auto"/>
              <w:ind w:left="0" w:right="0" w:firstLine="0"/>
              <w:jc w:val="left"/>
              <w:rPr>
                <w:del w:id="976" w:author="Fa'te" w:date="2026-09-18T15:57:37Z"/>
              </w:rPr>
            </w:pPr>
            <w:del w:id="977" w:author="Fa'te" w:date="2026-09-18T15:57:37Z">
              <w:r>
                <w:rPr>
                  <w:rFonts w:ascii="Times New Roman" w:hAnsi="Times New Roman" w:eastAsia="宋体" w:cs="Times New Roman"/>
                  <w:color w:val="000000"/>
                  <w:sz w:val="16"/>
                </w:rPr>
                <w:delText>SJE[23]</w:delText>
              </w:r>
            </w:del>
          </w:p>
        </w:tc>
        <w:tc>
          <w:tcPr>
            <w:tcW w:w="564" w:type="dxa"/>
            <w:vAlign w:val="center"/>
          </w:tcPr>
          <w:p w14:paraId="326FD48A">
            <w:pPr>
              <w:keepNext/>
              <w:keepLines/>
              <w:spacing w:before="0" w:after="0" w:line="264" w:lineRule="auto"/>
              <w:ind w:left="0" w:right="0" w:firstLine="0"/>
              <w:jc w:val="center"/>
              <w:rPr>
                <w:del w:id="978" w:author="Fa'te" w:date="2026-09-18T15:57:37Z"/>
              </w:rPr>
            </w:pPr>
            <w:del w:id="979" w:author="Fa'te" w:date="2026-09-18T15:57:37Z">
              <w:r>
                <w:rPr>
                  <w:rFonts w:ascii="Times New Roman" w:hAnsi="Times New Roman" w:eastAsia="宋体" w:cs="Times New Roman"/>
                  <w:b/>
                  <w:color w:val="000000"/>
                  <w:sz w:val="16"/>
                </w:rPr>
                <w:delText>48.33</w:delText>
              </w:r>
            </w:del>
          </w:p>
        </w:tc>
        <w:tc>
          <w:tcPr>
            <w:tcW w:w="564" w:type="dxa"/>
            <w:vAlign w:val="center"/>
          </w:tcPr>
          <w:p w14:paraId="101C0343">
            <w:pPr>
              <w:keepNext/>
              <w:keepLines/>
              <w:spacing w:before="0" w:after="0" w:line="264" w:lineRule="auto"/>
              <w:ind w:left="0" w:right="0" w:firstLine="0"/>
              <w:jc w:val="center"/>
              <w:rPr>
                <w:del w:id="980" w:author="Fa'te" w:date="2026-09-18T15:57:37Z"/>
              </w:rPr>
            </w:pPr>
            <w:del w:id="981" w:author="Fa'te" w:date="2026-09-18T15:57:37Z">
              <w:r>
                <w:rPr>
                  <w:rFonts w:ascii="Times New Roman" w:hAnsi="Times New Roman" w:eastAsia="宋体" w:cs="Times New Roman"/>
                  <w:color w:val="000000"/>
                  <w:sz w:val="16"/>
                </w:rPr>
                <w:delText>1.10</w:delText>
              </w:r>
            </w:del>
          </w:p>
        </w:tc>
        <w:tc>
          <w:tcPr>
            <w:tcW w:w="564" w:type="dxa"/>
            <w:vAlign w:val="center"/>
          </w:tcPr>
          <w:p w14:paraId="04ED3D9E">
            <w:pPr>
              <w:keepNext/>
              <w:keepLines/>
              <w:spacing w:before="0" w:after="0" w:line="264" w:lineRule="auto"/>
              <w:ind w:left="0" w:right="0" w:firstLine="0"/>
              <w:jc w:val="center"/>
              <w:rPr>
                <w:del w:id="982" w:author="Fa'te" w:date="2026-09-18T15:57:37Z"/>
              </w:rPr>
            </w:pPr>
            <w:del w:id="983" w:author="Fa'te" w:date="2026-09-18T15:57:37Z">
              <w:r>
                <w:rPr>
                  <w:rFonts w:ascii="Times New Roman" w:hAnsi="Times New Roman" w:eastAsia="宋体" w:cs="Times New Roman"/>
                  <w:color w:val="000000"/>
                  <w:sz w:val="16"/>
                </w:rPr>
                <w:delText>2.15</w:delText>
              </w:r>
            </w:del>
          </w:p>
        </w:tc>
        <w:tc>
          <w:tcPr>
            <w:tcW w:w="564" w:type="dxa"/>
            <w:vAlign w:val="center"/>
          </w:tcPr>
          <w:p w14:paraId="144CB5DE">
            <w:pPr>
              <w:keepNext/>
              <w:keepLines/>
              <w:spacing w:before="0" w:after="0" w:line="264" w:lineRule="auto"/>
              <w:ind w:left="0" w:right="0" w:firstLine="0"/>
              <w:jc w:val="center"/>
              <w:rPr>
                <w:del w:id="984" w:author="Fa'te" w:date="2026-09-18T15:57:37Z"/>
              </w:rPr>
            </w:pPr>
            <w:del w:id="985" w:author="Fa'te" w:date="2026-09-18T15:57:37Z">
              <w:r>
                <w:rPr>
                  <w:rFonts w:ascii="Times New Roman" w:hAnsi="Times New Roman" w:eastAsia="宋体" w:cs="Times New Roman"/>
                  <w:color w:val="000000"/>
                  <w:sz w:val="16"/>
                </w:rPr>
                <w:delText>4.06</w:delText>
              </w:r>
            </w:del>
          </w:p>
        </w:tc>
        <w:tc>
          <w:tcPr>
            <w:tcW w:w="564" w:type="dxa"/>
            <w:vAlign w:val="center"/>
          </w:tcPr>
          <w:p w14:paraId="133DAFC6">
            <w:pPr>
              <w:keepNext/>
              <w:keepLines/>
              <w:spacing w:before="0" w:after="0" w:line="264" w:lineRule="auto"/>
              <w:ind w:left="0" w:right="0" w:firstLine="0"/>
              <w:jc w:val="center"/>
              <w:rPr>
                <w:del w:id="986" w:author="Fa'te" w:date="2026-09-18T15:57:37Z"/>
              </w:rPr>
            </w:pPr>
            <w:del w:id="987" w:author="Fa'te" w:date="2026-09-18T15:57:37Z">
              <w:r>
                <w:rPr>
                  <w:rFonts w:ascii="Times New Roman" w:hAnsi="Times New Roman" w:eastAsia="宋体" w:cs="Times New Roman"/>
                  <w:color w:val="000000"/>
                  <w:sz w:val="16"/>
                </w:rPr>
                <w:delText>63.10</w:delText>
              </w:r>
            </w:del>
          </w:p>
        </w:tc>
        <w:tc>
          <w:tcPr>
            <w:tcW w:w="564" w:type="dxa"/>
            <w:vAlign w:val="center"/>
          </w:tcPr>
          <w:p w14:paraId="61345B5F">
            <w:pPr>
              <w:keepNext/>
              <w:keepLines/>
              <w:spacing w:before="0" w:after="0" w:line="264" w:lineRule="auto"/>
              <w:ind w:left="0" w:right="0" w:firstLine="0"/>
              <w:jc w:val="center"/>
              <w:rPr>
                <w:del w:id="988" w:author="Fa'te" w:date="2026-09-18T15:57:37Z"/>
              </w:rPr>
            </w:pPr>
            <w:del w:id="989" w:author="Fa'te" w:date="2026-09-18T15:57:37Z">
              <w:r>
                <w:rPr>
                  <w:rFonts w:ascii="Times New Roman" w:hAnsi="Times New Roman" w:eastAsia="宋体" w:cs="Times New Roman"/>
                  <w:color w:val="000000"/>
                  <w:sz w:val="16"/>
                </w:rPr>
                <w:delText>16.77</w:delText>
              </w:r>
            </w:del>
          </w:p>
        </w:tc>
        <w:tc>
          <w:tcPr>
            <w:tcW w:w="564" w:type="dxa"/>
            <w:vAlign w:val="center"/>
          </w:tcPr>
          <w:p w14:paraId="4D911A4D">
            <w:pPr>
              <w:keepNext/>
              <w:keepLines/>
              <w:spacing w:before="0" w:after="0" w:line="264" w:lineRule="auto"/>
              <w:ind w:left="0" w:right="0" w:firstLine="0"/>
              <w:jc w:val="center"/>
              <w:rPr>
                <w:del w:id="990" w:author="Fa'te" w:date="2026-09-18T15:57:37Z"/>
              </w:rPr>
            </w:pPr>
            <w:del w:id="991" w:author="Fa'te" w:date="2026-09-18T15:57:37Z">
              <w:r>
                <w:rPr>
                  <w:rFonts w:ascii="Times New Roman" w:hAnsi="Times New Roman" w:eastAsia="宋体" w:cs="Times New Roman"/>
                  <w:color w:val="000000"/>
                  <w:sz w:val="16"/>
                </w:rPr>
                <w:delText>26.50</w:delText>
              </w:r>
            </w:del>
          </w:p>
        </w:tc>
        <w:tc>
          <w:tcPr>
            <w:tcW w:w="564" w:type="dxa"/>
            <w:vAlign w:val="center"/>
          </w:tcPr>
          <w:p w14:paraId="14791A6B">
            <w:pPr>
              <w:keepNext/>
              <w:keepLines/>
              <w:spacing w:before="0" w:after="0" w:line="264" w:lineRule="auto"/>
              <w:ind w:left="0" w:right="0" w:firstLine="0"/>
              <w:jc w:val="center"/>
              <w:rPr>
                <w:del w:id="992" w:author="Fa'te" w:date="2026-09-18T15:57:37Z"/>
              </w:rPr>
            </w:pPr>
            <w:del w:id="993" w:author="Fa'te" w:date="2026-09-18T15:57:37Z">
              <w:r>
                <w:rPr>
                  <w:rFonts w:ascii="Times New Roman" w:hAnsi="Times New Roman" w:eastAsia="宋体" w:cs="Times New Roman"/>
                  <w:color w:val="000000"/>
                  <w:sz w:val="16"/>
                </w:rPr>
                <w:delText>18.93</w:delText>
              </w:r>
            </w:del>
          </w:p>
        </w:tc>
        <w:tc>
          <w:tcPr>
            <w:tcW w:w="564" w:type="dxa"/>
            <w:vAlign w:val="center"/>
          </w:tcPr>
          <w:p w14:paraId="284D19D6">
            <w:pPr>
              <w:keepNext/>
              <w:keepLines/>
              <w:spacing w:before="0" w:after="0" w:line="264" w:lineRule="auto"/>
              <w:ind w:left="0" w:right="0" w:firstLine="0"/>
              <w:jc w:val="center"/>
              <w:rPr>
                <w:del w:id="994" w:author="Fa'te" w:date="2026-09-18T15:57:37Z"/>
              </w:rPr>
            </w:pPr>
            <w:del w:id="995" w:author="Fa'te" w:date="2026-09-18T15:57:37Z">
              <w:r>
                <w:rPr>
                  <w:rFonts w:ascii="Times New Roman" w:hAnsi="Times New Roman" w:eastAsia="宋体" w:cs="Times New Roman"/>
                  <w:color w:val="000000"/>
                  <w:sz w:val="16"/>
                </w:rPr>
                <w:delText>4.61</w:delText>
              </w:r>
            </w:del>
          </w:p>
        </w:tc>
        <w:tc>
          <w:tcPr>
            <w:tcW w:w="564" w:type="dxa"/>
            <w:vAlign w:val="center"/>
          </w:tcPr>
          <w:p w14:paraId="370D219C">
            <w:pPr>
              <w:keepNext/>
              <w:keepLines/>
              <w:spacing w:before="0" w:after="0" w:line="264" w:lineRule="auto"/>
              <w:ind w:left="0" w:right="0" w:firstLine="0"/>
              <w:jc w:val="center"/>
              <w:rPr>
                <w:del w:id="996" w:author="Fa'te" w:date="2026-09-18T15:57:37Z"/>
              </w:rPr>
            </w:pPr>
            <w:del w:id="997" w:author="Fa'te" w:date="2026-09-18T15:57:37Z">
              <w:r>
                <w:rPr>
                  <w:rFonts w:ascii="Times New Roman" w:hAnsi="Times New Roman" w:eastAsia="宋体" w:cs="Times New Roman"/>
                  <w:color w:val="000000"/>
                  <w:sz w:val="16"/>
                </w:rPr>
                <w:delText>7.04</w:delText>
              </w:r>
            </w:del>
          </w:p>
        </w:tc>
        <w:tc>
          <w:tcPr>
            <w:tcW w:w="564" w:type="dxa"/>
            <w:vAlign w:val="center"/>
          </w:tcPr>
          <w:p w14:paraId="2547395C">
            <w:pPr>
              <w:keepNext/>
              <w:keepLines/>
              <w:spacing w:before="0" w:after="0" w:line="264" w:lineRule="auto"/>
              <w:ind w:left="0" w:right="0" w:firstLine="0"/>
              <w:jc w:val="center"/>
              <w:rPr>
                <w:del w:id="998" w:author="Fa'te" w:date="2026-09-18T15:57:37Z"/>
              </w:rPr>
            </w:pPr>
            <w:del w:id="999" w:author="Fa'te" w:date="2026-09-18T15:57:37Z">
              <w:r>
                <w:rPr>
                  <w:rFonts w:ascii="Times New Roman" w:hAnsi="Times New Roman" w:eastAsia="宋体" w:cs="Times New Roman"/>
                  <w:color w:val="000000"/>
                  <w:sz w:val="16"/>
                </w:rPr>
                <w:delText>5.57</w:delText>
              </w:r>
            </w:del>
          </w:p>
        </w:tc>
        <w:tc>
          <w:tcPr>
            <w:tcW w:w="564" w:type="dxa"/>
            <w:vAlign w:val="center"/>
          </w:tcPr>
          <w:p w14:paraId="7EFF8AA8">
            <w:pPr>
              <w:keepNext/>
              <w:keepLines/>
              <w:spacing w:before="0" w:after="0" w:line="264" w:lineRule="auto"/>
              <w:ind w:left="0" w:right="0" w:firstLine="0"/>
              <w:jc w:val="center"/>
              <w:rPr>
                <w:del w:id="1000" w:author="Fa'te" w:date="2026-09-18T15:57:37Z"/>
              </w:rPr>
            </w:pPr>
            <w:del w:id="1001" w:author="Fa'te" w:date="2026-09-18T15:57:37Z">
              <w:r>
                <w:rPr>
                  <w:rFonts w:ascii="Times New Roman" w:hAnsi="Times New Roman" w:eastAsia="宋体" w:cs="Times New Roman"/>
                  <w:color w:val="000000"/>
                  <w:sz w:val="16"/>
                </w:rPr>
                <w:delText>7.08</w:delText>
              </w:r>
            </w:del>
          </w:p>
        </w:tc>
      </w:tr>
      <w:tr w14:paraId="327B3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del w:id="1002" w:author="Fa'te" w:date="2026-09-18T15:57:37Z"/>
        </w:trPr>
        <w:tc>
          <w:tcPr>
            <w:tcW w:w="1540" w:type="dxa"/>
            <w:vAlign w:val="center"/>
          </w:tcPr>
          <w:p w14:paraId="2F915E53">
            <w:pPr>
              <w:keepNext/>
              <w:keepLines/>
              <w:spacing w:before="0" w:after="0" w:line="264" w:lineRule="auto"/>
              <w:ind w:left="0" w:right="0" w:firstLine="0"/>
              <w:jc w:val="left"/>
              <w:rPr>
                <w:del w:id="1003" w:author="Fa'te" w:date="2026-09-18T15:57:37Z"/>
              </w:rPr>
            </w:pPr>
            <w:del w:id="1004" w:author="Fa'te" w:date="2026-09-18T15:57:37Z">
              <w:r>
                <w:rPr>
                  <w:rFonts w:ascii="Times New Roman" w:hAnsi="Times New Roman" w:eastAsia="宋体" w:cs="Times New Roman"/>
                  <w:color w:val="000000"/>
                  <w:sz w:val="16"/>
                </w:rPr>
                <w:delText>APN[24]</w:delText>
              </w:r>
            </w:del>
          </w:p>
        </w:tc>
        <w:tc>
          <w:tcPr>
            <w:tcW w:w="564" w:type="dxa"/>
            <w:vAlign w:val="center"/>
          </w:tcPr>
          <w:p w14:paraId="334FC519">
            <w:pPr>
              <w:keepNext/>
              <w:keepLines/>
              <w:spacing w:before="0" w:after="0" w:line="264" w:lineRule="auto"/>
              <w:ind w:left="0" w:right="0" w:firstLine="0"/>
              <w:jc w:val="center"/>
              <w:rPr>
                <w:del w:id="1005" w:author="Fa'te" w:date="2026-09-18T15:57:37Z"/>
              </w:rPr>
            </w:pPr>
            <w:del w:id="1006" w:author="Fa'te" w:date="2026-09-18T15:57:37Z">
              <w:r>
                <w:rPr>
                  <w:rFonts w:ascii="Times New Roman" w:hAnsi="Times New Roman" w:eastAsia="宋体" w:cs="Times New Roman"/>
                  <w:color w:val="000000"/>
                  <w:sz w:val="16"/>
                </w:rPr>
                <w:delText>7.48</w:delText>
              </w:r>
            </w:del>
          </w:p>
        </w:tc>
        <w:tc>
          <w:tcPr>
            <w:tcW w:w="564" w:type="dxa"/>
            <w:vAlign w:val="center"/>
          </w:tcPr>
          <w:p w14:paraId="1AE2C2E9">
            <w:pPr>
              <w:keepNext/>
              <w:keepLines/>
              <w:spacing w:before="0" w:after="0" w:line="264" w:lineRule="auto"/>
              <w:ind w:left="0" w:right="0" w:firstLine="0"/>
              <w:jc w:val="center"/>
              <w:rPr>
                <w:del w:id="1007" w:author="Fa'te" w:date="2026-09-18T15:57:37Z"/>
              </w:rPr>
            </w:pPr>
            <w:del w:id="1008" w:author="Fa'te" w:date="2026-09-18T15:57:37Z">
              <w:r>
                <w:rPr>
                  <w:rFonts w:ascii="Times New Roman" w:hAnsi="Times New Roman" w:eastAsia="宋体" w:cs="Times New Roman"/>
                  <w:color w:val="000000"/>
                  <w:sz w:val="16"/>
                </w:rPr>
                <w:delText>3.88</w:delText>
              </w:r>
            </w:del>
          </w:p>
        </w:tc>
        <w:tc>
          <w:tcPr>
            <w:tcW w:w="564" w:type="dxa"/>
            <w:vAlign w:val="center"/>
          </w:tcPr>
          <w:p w14:paraId="72F8C3B8">
            <w:pPr>
              <w:keepNext/>
              <w:keepLines/>
              <w:spacing w:before="0" w:after="0" w:line="264" w:lineRule="auto"/>
              <w:ind w:left="0" w:right="0" w:firstLine="0"/>
              <w:jc w:val="center"/>
              <w:rPr>
                <w:del w:id="1009" w:author="Fa'te" w:date="2026-09-18T15:57:37Z"/>
              </w:rPr>
            </w:pPr>
            <w:del w:id="1010" w:author="Fa'te" w:date="2026-09-18T15:57:37Z">
              <w:r>
                <w:rPr>
                  <w:rFonts w:ascii="Times New Roman" w:hAnsi="Times New Roman" w:eastAsia="宋体" w:cs="Times New Roman"/>
                  <w:color w:val="000000"/>
                  <w:sz w:val="16"/>
                </w:rPr>
                <w:delText>5.11</w:delText>
              </w:r>
            </w:del>
          </w:p>
        </w:tc>
        <w:tc>
          <w:tcPr>
            <w:tcW w:w="564" w:type="dxa"/>
            <w:vAlign w:val="center"/>
          </w:tcPr>
          <w:p w14:paraId="01881F29">
            <w:pPr>
              <w:keepNext/>
              <w:keepLines/>
              <w:spacing w:before="0" w:after="0" w:line="264" w:lineRule="auto"/>
              <w:ind w:left="0" w:right="0" w:firstLine="0"/>
              <w:jc w:val="center"/>
              <w:rPr>
                <w:del w:id="1011" w:author="Fa'te" w:date="2026-09-18T15:57:37Z"/>
              </w:rPr>
            </w:pPr>
            <w:del w:id="1012" w:author="Fa'te" w:date="2026-09-18T15:57:37Z">
              <w:r>
                <w:rPr>
                  <w:rFonts w:ascii="Times New Roman" w:hAnsi="Times New Roman" w:eastAsia="宋体" w:cs="Times New Roman"/>
                  <w:color w:val="000000"/>
                  <w:sz w:val="16"/>
                </w:rPr>
                <w:delText>4.49</w:delText>
              </w:r>
            </w:del>
          </w:p>
        </w:tc>
        <w:tc>
          <w:tcPr>
            <w:tcW w:w="564" w:type="dxa"/>
            <w:vAlign w:val="center"/>
          </w:tcPr>
          <w:p w14:paraId="6053537E">
            <w:pPr>
              <w:keepNext/>
              <w:keepLines/>
              <w:spacing w:before="0" w:after="0" w:line="264" w:lineRule="auto"/>
              <w:ind w:left="0" w:right="0" w:firstLine="0"/>
              <w:jc w:val="center"/>
              <w:rPr>
                <w:del w:id="1013" w:author="Fa'te" w:date="2026-09-18T15:57:37Z"/>
              </w:rPr>
            </w:pPr>
            <w:del w:id="1014" w:author="Fa'te" w:date="2026-09-18T15:57:37Z">
              <w:r>
                <w:rPr>
                  <w:rFonts w:ascii="Times New Roman" w:hAnsi="Times New Roman" w:eastAsia="宋体" w:cs="Times New Roman"/>
                  <w:color w:val="000000"/>
                  <w:sz w:val="16"/>
                </w:rPr>
                <w:delText>28.46</w:delText>
              </w:r>
            </w:del>
          </w:p>
        </w:tc>
        <w:tc>
          <w:tcPr>
            <w:tcW w:w="564" w:type="dxa"/>
            <w:vAlign w:val="center"/>
          </w:tcPr>
          <w:p w14:paraId="0AEFFBDD">
            <w:pPr>
              <w:keepNext/>
              <w:keepLines/>
              <w:spacing w:before="0" w:after="0" w:line="264" w:lineRule="auto"/>
              <w:ind w:left="0" w:right="0" w:firstLine="0"/>
              <w:jc w:val="center"/>
              <w:rPr>
                <w:del w:id="1015" w:author="Fa'te" w:date="2026-09-18T15:57:37Z"/>
              </w:rPr>
            </w:pPr>
            <w:del w:id="1016" w:author="Fa'te" w:date="2026-09-18T15:57:37Z">
              <w:r>
                <w:rPr>
                  <w:rFonts w:ascii="Times New Roman" w:hAnsi="Times New Roman" w:eastAsia="宋体" w:cs="Times New Roman"/>
                  <w:color w:val="000000"/>
                  <w:sz w:val="16"/>
                </w:rPr>
                <w:delText>16.16</w:delText>
              </w:r>
            </w:del>
          </w:p>
        </w:tc>
        <w:tc>
          <w:tcPr>
            <w:tcW w:w="564" w:type="dxa"/>
            <w:vAlign w:val="center"/>
          </w:tcPr>
          <w:p w14:paraId="000F2D10">
            <w:pPr>
              <w:keepNext/>
              <w:keepLines/>
              <w:spacing w:before="0" w:after="0" w:line="264" w:lineRule="auto"/>
              <w:ind w:left="0" w:right="0" w:firstLine="0"/>
              <w:jc w:val="center"/>
              <w:rPr>
                <w:del w:id="1017" w:author="Fa'te" w:date="2026-09-18T15:57:37Z"/>
              </w:rPr>
            </w:pPr>
            <w:del w:id="1018" w:author="Fa'te" w:date="2026-09-18T15:57:37Z">
              <w:r>
                <w:rPr>
                  <w:rFonts w:ascii="Times New Roman" w:hAnsi="Times New Roman" w:eastAsia="宋体" w:cs="Times New Roman"/>
                  <w:color w:val="000000"/>
                  <w:sz w:val="16"/>
                </w:rPr>
                <w:delText>20.61</w:delText>
              </w:r>
            </w:del>
          </w:p>
        </w:tc>
        <w:tc>
          <w:tcPr>
            <w:tcW w:w="564" w:type="dxa"/>
            <w:vAlign w:val="center"/>
          </w:tcPr>
          <w:p w14:paraId="6498474A">
            <w:pPr>
              <w:keepNext/>
              <w:keepLines/>
              <w:spacing w:before="0" w:after="0" w:line="264" w:lineRule="auto"/>
              <w:ind w:left="0" w:right="0" w:firstLine="0"/>
              <w:jc w:val="center"/>
              <w:rPr>
                <w:del w:id="1019" w:author="Fa'te" w:date="2026-09-18T15:57:37Z"/>
              </w:rPr>
            </w:pPr>
            <w:del w:id="1020" w:author="Fa'te" w:date="2026-09-18T15:57:37Z">
              <w:r>
                <w:rPr>
                  <w:rFonts w:ascii="Times New Roman" w:hAnsi="Times New Roman" w:eastAsia="宋体" w:cs="Times New Roman"/>
                  <w:color w:val="000000"/>
                  <w:sz w:val="16"/>
                </w:rPr>
                <w:delText>16.44</w:delText>
              </w:r>
            </w:del>
          </w:p>
        </w:tc>
        <w:tc>
          <w:tcPr>
            <w:tcW w:w="564" w:type="dxa"/>
            <w:vAlign w:val="center"/>
          </w:tcPr>
          <w:p w14:paraId="54E09B2E">
            <w:pPr>
              <w:keepNext/>
              <w:keepLines/>
              <w:spacing w:before="0" w:after="0" w:line="264" w:lineRule="auto"/>
              <w:ind w:left="0" w:right="0" w:firstLine="0"/>
              <w:jc w:val="center"/>
              <w:rPr>
                <w:del w:id="1021" w:author="Fa'te" w:date="2026-09-18T15:57:37Z"/>
              </w:rPr>
            </w:pPr>
            <w:del w:id="1022" w:author="Fa'te" w:date="2026-09-18T15:57:37Z">
              <w:r>
                <w:rPr>
                  <w:rFonts w:ascii="Times New Roman" w:hAnsi="Times New Roman" w:eastAsia="宋体" w:cs="Times New Roman"/>
                  <w:color w:val="000000"/>
                  <w:sz w:val="16"/>
                </w:rPr>
                <w:delText>9.84</w:delText>
              </w:r>
            </w:del>
          </w:p>
        </w:tc>
        <w:tc>
          <w:tcPr>
            <w:tcW w:w="564" w:type="dxa"/>
            <w:vAlign w:val="center"/>
          </w:tcPr>
          <w:p w14:paraId="5AB2230A">
            <w:pPr>
              <w:keepNext/>
              <w:keepLines/>
              <w:spacing w:before="0" w:after="0" w:line="264" w:lineRule="auto"/>
              <w:ind w:left="0" w:right="0" w:firstLine="0"/>
              <w:jc w:val="center"/>
              <w:rPr>
                <w:del w:id="1023" w:author="Fa'te" w:date="2026-09-18T15:57:37Z"/>
              </w:rPr>
            </w:pPr>
            <w:del w:id="1024" w:author="Fa'te" w:date="2026-09-18T15:57:37Z">
              <w:r>
                <w:rPr>
                  <w:rFonts w:ascii="Times New Roman" w:hAnsi="Times New Roman" w:eastAsia="宋体" w:cs="Times New Roman"/>
                  <w:color w:val="000000"/>
                  <w:sz w:val="16"/>
                </w:rPr>
                <w:delText>5.76</w:delText>
              </w:r>
            </w:del>
          </w:p>
        </w:tc>
        <w:tc>
          <w:tcPr>
            <w:tcW w:w="564" w:type="dxa"/>
            <w:vAlign w:val="center"/>
          </w:tcPr>
          <w:p w14:paraId="7CCB0A28">
            <w:pPr>
              <w:keepNext/>
              <w:keepLines/>
              <w:spacing w:before="0" w:after="0" w:line="264" w:lineRule="auto"/>
              <w:ind w:left="0" w:right="0" w:firstLine="0"/>
              <w:jc w:val="center"/>
              <w:rPr>
                <w:del w:id="1025" w:author="Fa'te" w:date="2026-09-18T15:57:37Z"/>
              </w:rPr>
            </w:pPr>
            <w:del w:id="1026" w:author="Fa'te" w:date="2026-09-18T15:57:37Z">
              <w:r>
                <w:rPr>
                  <w:rFonts w:ascii="Times New Roman" w:hAnsi="Times New Roman" w:eastAsia="宋体" w:cs="Times New Roman"/>
                  <w:color w:val="000000"/>
                  <w:sz w:val="16"/>
                </w:rPr>
                <w:delText>7.27</w:delText>
              </w:r>
            </w:del>
          </w:p>
        </w:tc>
        <w:tc>
          <w:tcPr>
            <w:tcW w:w="564" w:type="dxa"/>
            <w:vAlign w:val="center"/>
          </w:tcPr>
          <w:p w14:paraId="15AE7FAD">
            <w:pPr>
              <w:keepNext/>
              <w:keepLines/>
              <w:spacing w:before="0" w:after="0" w:line="264" w:lineRule="auto"/>
              <w:ind w:left="0" w:right="0" w:firstLine="0"/>
              <w:jc w:val="center"/>
              <w:rPr>
                <w:del w:id="1027" w:author="Fa'te" w:date="2026-09-18T15:57:37Z"/>
              </w:rPr>
            </w:pPr>
            <w:del w:id="1028" w:author="Fa'te" w:date="2026-09-18T15:57:37Z">
              <w:r>
                <w:rPr>
                  <w:rFonts w:ascii="Times New Roman" w:hAnsi="Times New Roman" w:eastAsia="宋体" w:cs="Times New Roman"/>
                  <w:color w:val="000000"/>
                  <w:sz w:val="16"/>
                </w:rPr>
                <w:delText>6.34</w:delText>
              </w:r>
            </w:del>
          </w:p>
        </w:tc>
      </w:tr>
      <w:tr w14:paraId="12E8D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del w:id="1029" w:author="Fa'te" w:date="2026-09-18T15:57:37Z"/>
        </w:trPr>
        <w:tc>
          <w:tcPr>
            <w:tcW w:w="1540" w:type="dxa"/>
            <w:vAlign w:val="center"/>
          </w:tcPr>
          <w:p w14:paraId="338D4CE9">
            <w:pPr>
              <w:keepNext/>
              <w:keepLines/>
              <w:spacing w:before="0" w:after="0" w:line="264" w:lineRule="auto"/>
              <w:ind w:left="0" w:right="0" w:firstLine="0"/>
              <w:jc w:val="left"/>
              <w:rPr>
                <w:del w:id="1030" w:author="Fa'te" w:date="2026-09-18T15:57:37Z"/>
              </w:rPr>
            </w:pPr>
            <w:del w:id="1031" w:author="Fa'te" w:date="2026-09-18T15:57:37Z">
              <w:r>
                <w:rPr>
                  <w:rFonts w:ascii="Times New Roman" w:hAnsi="Times New Roman" w:eastAsia="宋体" w:cs="Times New Roman"/>
                  <w:color w:val="000000"/>
                  <w:sz w:val="16"/>
                </w:rPr>
                <w:delText>f-VAEGAN-D2[25]</w:delText>
              </w:r>
            </w:del>
          </w:p>
        </w:tc>
        <w:tc>
          <w:tcPr>
            <w:tcW w:w="564" w:type="dxa"/>
            <w:vAlign w:val="center"/>
          </w:tcPr>
          <w:p w14:paraId="5D68FD08">
            <w:pPr>
              <w:keepNext/>
              <w:keepLines/>
              <w:spacing w:before="0" w:after="0" w:line="264" w:lineRule="auto"/>
              <w:ind w:left="0" w:right="0" w:firstLine="0"/>
              <w:jc w:val="center"/>
              <w:rPr>
                <w:del w:id="1032" w:author="Fa'te" w:date="2026-09-18T15:57:37Z"/>
              </w:rPr>
            </w:pPr>
            <w:del w:id="1033" w:author="Fa'te" w:date="2026-09-18T15:57:37Z">
              <w:r>
                <w:rPr>
                  <w:rFonts w:ascii="Times New Roman" w:hAnsi="Times New Roman" w:eastAsia="宋体" w:cs="Times New Roman"/>
                  <w:color w:val="000000"/>
                  <w:sz w:val="16"/>
                </w:rPr>
                <w:delText>12.77</w:delText>
              </w:r>
            </w:del>
          </w:p>
        </w:tc>
        <w:tc>
          <w:tcPr>
            <w:tcW w:w="564" w:type="dxa"/>
            <w:vAlign w:val="center"/>
          </w:tcPr>
          <w:p w14:paraId="6F3367F7">
            <w:pPr>
              <w:keepNext/>
              <w:keepLines/>
              <w:spacing w:before="0" w:after="0" w:line="264" w:lineRule="auto"/>
              <w:ind w:left="0" w:right="0" w:firstLine="0"/>
              <w:jc w:val="center"/>
              <w:rPr>
                <w:del w:id="1034" w:author="Fa'te" w:date="2026-09-18T15:57:37Z"/>
              </w:rPr>
            </w:pPr>
            <w:del w:id="1035" w:author="Fa'te" w:date="2026-09-18T15:57:37Z">
              <w:r>
                <w:rPr>
                  <w:rFonts w:ascii="Times New Roman" w:hAnsi="Times New Roman" w:eastAsia="宋体" w:cs="Times New Roman"/>
                  <w:color w:val="000000"/>
                  <w:sz w:val="16"/>
                </w:rPr>
                <w:delText>0.95</w:delText>
              </w:r>
            </w:del>
          </w:p>
        </w:tc>
        <w:tc>
          <w:tcPr>
            <w:tcW w:w="564" w:type="dxa"/>
            <w:vAlign w:val="center"/>
          </w:tcPr>
          <w:p w14:paraId="16BF5B33">
            <w:pPr>
              <w:keepNext/>
              <w:keepLines/>
              <w:spacing w:before="0" w:after="0" w:line="264" w:lineRule="auto"/>
              <w:ind w:left="0" w:right="0" w:firstLine="0"/>
              <w:jc w:val="center"/>
              <w:rPr>
                <w:del w:id="1036" w:author="Fa'te" w:date="2026-09-18T15:57:37Z"/>
              </w:rPr>
            </w:pPr>
            <w:del w:id="1037" w:author="Fa'te" w:date="2026-09-18T15:57:37Z">
              <w:r>
                <w:rPr>
                  <w:rFonts w:ascii="Times New Roman" w:hAnsi="Times New Roman" w:eastAsia="宋体" w:cs="Times New Roman"/>
                  <w:color w:val="000000"/>
                  <w:sz w:val="16"/>
                </w:rPr>
                <w:delText>1.77</w:delText>
              </w:r>
            </w:del>
          </w:p>
        </w:tc>
        <w:tc>
          <w:tcPr>
            <w:tcW w:w="564" w:type="dxa"/>
            <w:vAlign w:val="center"/>
          </w:tcPr>
          <w:p w14:paraId="6817435B">
            <w:pPr>
              <w:keepNext/>
              <w:keepLines/>
              <w:spacing w:before="0" w:after="0" w:line="264" w:lineRule="auto"/>
              <w:ind w:left="0" w:right="0" w:firstLine="0"/>
              <w:jc w:val="center"/>
              <w:rPr>
                <w:del w:id="1038" w:author="Fa'te" w:date="2026-09-18T15:57:37Z"/>
              </w:rPr>
            </w:pPr>
            <w:del w:id="1039" w:author="Fa'te" w:date="2026-09-18T15:57:37Z">
              <w:r>
                <w:rPr>
                  <w:rFonts w:ascii="Times New Roman" w:hAnsi="Times New Roman" w:eastAsia="宋体" w:cs="Times New Roman"/>
                  <w:color w:val="000000"/>
                  <w:sz w:val="16"/>
                </w:rPr>
                <w:delText>1.91</w:delText>
              </w:r>
            </w:del>
          </w:p>
        </w:tc>
        <w:tc>
          <w:tcPr>
            <w:tcW w:w="564" w:type="dxa"/>
            <w:vAlign w:val="center"/>
          </w:tcPr>
          <w:p w14:paraId="4C4A7B5A">
            <w:pPr>
              <w:keepNext/>
              <w:keepLines/>
              <w:spacing w:before="0" w:after="0" w:line="264" w:lineRule="auto"/>
              <w:ind w:left="0" w:right="0" w:firstLine="0"/>
              <w:jc w:val="center"/>
              <w:rPr>
                <w:del w:id="1040" w:author="Fa'te" w:date="2026-09-18T15:57:37Z"/>
              </w:rPr>
            </w:pPr>
            <w:del w:id="1041" w:author="Fa'te" w:date="2026-09-18T15:57:37Z">
              <w:r>
                <w:rPr>
                  <w:rFonts w:ascii="Times New Roman" w:hAnsi="Times New Roman" w:eastAsia="宋体" w:cs="Times New Roman"/>
                  <w:color w:val="000000"/>
                  <w:sz w:val="16"/>
                </w:rPr>
                <w:delText>17.29</w:delText>
              </w:r>
            </w:del>
          </w:p>
        </w:tc>
        <w:tc>
          <w:tcPr>
            <w:tcW w:w="564" w:type="dxa"/>
            <w:vAlign w:val="center"/>
          </w:tcPr>
          <w:p w14:paraId="5B9B2540">
            <w:pPr>
              <w:keepNext/>
              <w:keepLines/>
              <w:spacing w:before="0" w:after="0" w:line="264" w:lineRule="auto"/>
              <w:ind w:left="0" w:right="0" w:firstLine="0"/>
              <w:jc w:val="center"/>
              <w:rPr>
                <w:del w:id="1042" w:author="Fa'te" w:date="2026-09-18T15:57:37Z"/>
              </w:rPr>
            </w:pPr>
            <w:del w:id="1043" w:author="Fa'te" w:date="2026-09-18T15:57:37Z">
              <w:r>
                <w:rPr>
                  <w:rFonts w:ascii="Times New Roman" w:hAnsi="Times New Roman" w:eastAsia="宋体" w:cs="Times New Roman"/>
                  <w:color w:val="000000"/>
                  <w:sz w:val="16"/>
                </w:rPr>
                <w:delText>8.47</w:delText>
              </w:r>
            </w:del>
          </w:p>
        </w:tc>
        <w:tc>
          <w:tcPr>
            <w:tcW w:w="564" w:type="dxa"/>
            <w:vAlign w:val="center"/>
          </w:tcPr>
          <w:p w14:paraId="0FB15EC3">
            <w:pPr>
              <w:keepNext/>
              <w:keepLines/>
              <w:spacing w:before="0" w:after="0" w:line="264" w:lineRule="auto"/>
              <w:ind w:left="0" w:right="0" w:firstLine="0"/>
              <w:jc w:val="center"/>
              <w:rPr>
                <w:del w:id="1044" w:author="Fa'te" w:date="2026-09-18T15:57:37Z"/>
              </w:rPr>
            </w:pPr>
            <w:del w:id="1045" w:author="Fa'te" w:date="2026-09-18T15:57:37Z">
              <w:r>
                <w:rPr>
                  <w:rFonts w:ascii="Times New Roman" w:hAnsi="Times New Roman" w:eastAsia="宋体" w:cs="Times New Roman"/>
                  <w:color w:val="000000"/>
                  <w:sz w:val="16"/>
                </w:rPr>
                <w:delText>11.37</w:delText>
              </w:r>
            </w:del>
          </w:p>
        </w:tc>
        <w:tc>
          <w:tcPr>
            <w:tcW w:w="564" w:type="dxa"/>
            <w:vAlign w:val="center"/>
          </w:tcPr>
          <w:p w14:paraId="6280C78A">
            <w:pPr>
              <w:keepNext/>
              <w:keepLines/>
              <w:spacing w:before="0" w:after="0" w:line="264" w:lineRule="auto"/>
              <w:ind w:left="0" w:right="0" w:firstLine="0"/>
              <w:jc w:val="center"/>
              <w:rPr>
                <w:del w:id="1046" w:author="Fa'te" w:date="2026-09-18T15:57:37Z"/>
              </w:rPr>
            </w:pPr>
            <w:del w:id="1047" w:author="Fa'te" w:date="2026-09-18T15:57:37Z">
              <w:r>
                <w:rPr>
                  <w:rFonts w:ascii="Times New Roman" w:hAnsi="Times New Roman" w:eastAsia="宋体" w:cs="Times New Roman"/>
                  <w:color w:val="000000"/>
                  <w:sz w:val="16"/>
                </w:rPr>
                <w:delText>11.11</w:delText>
              </w:r>
            </w:del>
          </w:p>
        </w:tc>
        <w:tc>
          <w:tcPr>
            <w:tcW w:w="564" w:type="dxa"/>
            <w:vAlign w:val="center"/>
          </w:tcPr>
          <w:p w14:paraId="43940DA3">
            <w:pPr>
              <w:keepNext/>
              <w:keepLines/>
              <w:spacing w:before="0" w:after="0" w:line="264" w:lineRule="auto"/>
              <w:ind w:left="0" w:right="0" w:firstLine="0"/>
              <w:jc w:val="center"/>
              <w:rPr>
                <w:del w:id="1048" w:author="Fa'te" w:date="2026-09-18T15:57:37Z"/>
              </w:rPr>
            </w:pPr>
            <w:del w:id="1049" w:author="Fa'te" w:date="2026-09-18T15:57:37Z">
              <w:r>
                <w:rPr>
                  <w:rFonts w:ascii="Times New Roman" w:hAnsi="Times New Roman" w:eastAsia="宋体" w:cs="Times New Roman"/>
                  <w:color w:val="000000"/>
                  <w:sz w:val="16"/>
                </w:rPr>
                <w:delText>4.36</w:delText>
              </w:r>
            </w:del>
          </w:p>
        </w:tc>
        <w:tc>
          <w:tcPr>
            <w:tcW w:w="564" w:type="dxa"/>
            <w:vAlign w:val="center"/>
          </w:tcPr>
          <w:p w14:paraId="0F967D5E">
            <w:pPr>
              <w:keepNext/>
              <w:keepLines/>
              <w:spacing w:before="0" w:after="0" w:line="264" w:lineRule="auto"/>
              <w:ind w:left="0" w:right="0" w:firstLine="0"/>
              <w:jc w:val="center"/>
              <w:rPr>
                <w:del w:id="1050" w:author="Fa'te" w:date="2026-09-18T15:57:37Z"/>
              </w:rPr>
            </w:pPr>
            <w:del w:id="1051" w:author="Fa'te" w:date="2026-09-18T15:57:37Z">
              <w:r>
                <w:rPr>
                  <w:rFonts w:ascii="Times New Roman" w:hAnsi="Times New Roman" w:eastAsia="宋体" w:cs="Times New Roman"/>
                  <w:color w:val="000000"/>
                  <w:sz w:val="16"/>
                </w:rPr>
                <w:delText>2.14</w:delText>
              </w:r>
            </w:del>
          </w:p>
        </w:tc>
        <w:tc>
          <w:tcPr>
            <w:tcW w:w="564" w:type="dxa"/>
            <w:vAlign w:val="center"/>
          </w:tcPr>
          <w:p w14:paraId="07F21835">
            <w:pPr>
              <w:keepNext/>
              <w:keepLines/>
              <w:spacing w:before="0" w:after="0" w:line="264" w:lineRule="auto"/>
              <w:ind w:left="0" w:right="0" w:firstLine="0"/>
              <w:jc w:val="center"/>
              <w:rPr>
                <w:del w:id="1052" w:author="Fa'te" w:date="2026-09-18T15:57:37Z"/>
              </w:rPr>
            </w:pPr>
            <w:del w:id="1053" w:author="Fa'te" w:date="2026-09-18T15:57:37Z">
              <w:r>
                <w:rPr>
                  <w:rFonts w:ascii="Times New Roman" w:hAnsi="Times New Roman" w:eastAsia="宋体" w:cs="Times New Roman"/>
                  <w:color w:val="000000"/>
                  <w:sz w:val="16"/>
                </w:rPr>
                <w:delText>2.87</w:delText>
              </w:r>
            </w:del>
          </w:p>
        </w:tc>
        <w:tc>
          <w:tcPr>
            <w:tcW w:w="564" w:type="dxa"/>
            <w:vAlign w:val="center"/>
          </w:tcPr>
          <w:p w14:paraId="2C9012CA">
            <w:pPr>
              <w:keepNext/>
              <w:keepLines/>
              <w:spacing w:before="0" w:after="0" w:line="264" w:lineRule="auto"/>
              <w:ind w:left="0" w:right="0" w:firstLine="0"/>
              <w:jc w:val="center"/>
              <w:rPr>
                <w:del w:id="1054" w:author="Fa'te" w:date="2026-09-18T15:57:37Z"/>
              </w:rPr>
            </w:pPr>
            <w:del w:id="1055" w:author="Fa'te" w:date="2026-09-18T15:57:37Z">
              <w:r>
                <w:rPr>
                  <w:rFonts w:ascii="Times New Roman" w:hAnsi="Times New Roman" w:eastAsia="宋体" w:cs="Times New Roman"/>
                  <w:color w:val="000000"/>
                  <w:sz w:val="16"/>
                </w:rPr>
                <w:delText>2.40</w:delText>
              </w:r>
            </w:del>
          </w:p>
        </w:tc>
      </w:tr>
      <w:tr w14:paraId="49E84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del w:id="1056" w:author="Fa'te" w:date="2026-09-18T15:57:37Z"/>
        </w:trPr>
        <w:tc>
          <w:tcPr>
            <w:tcW w:w="1540" w:type="dxa"/>
            <w:vAlign w:val="center"/>
          </w:tcPr>
          <w:p w14:paraId="7CFC97C4">
            <w:pPr>
              <w:keepNext/>
              <w:keepLines/>
              <w:spacing w:before="0" w:after="0" w:line="264" w:lineRule="auto"/>
              <w:ind w:left="0" w:right="0" w:firstLine="0"/>
              <w:jc w:val="left"/>
              <w:rPr>
                <w:del w:id="1057" w:author="Fa'te" w:date="2026-09-18T15:57:37Z"/>
              </w:rPr>
            </w:pPr>
            <w:del w:id="1058" w:author="Fa'te" w:date="2026-09-18T15:57:37Z">
              <w:r>
                <w:rPr>
                  <w:rFonts w:ascii="Times New Roman" w:hAnsi="Times New Roman" w:eastAsia="宋体" w:cs="Times New Roman"/>
                  <w:color w:val="000000"/>
                  <w:sz w:val="16"/>
                </w:rPr>
                <w:delText>CJME[1]</w:delText>
              </w:r>
            </w:del>
          </w:p>
        </w:tc>
        <w:tc>
          <w:tcPr>
            <w:tcW w:w="564" w:type="dxa"/>
            <w:vAlign w:val="center"/>
          </w:tcPr>
          <w:p w14:paraId="5B11DFE9">
            <w:pPr>
              <w:keepNext/>
              <w:keepLines/>
              <w:spacing w:before="0" w:after="0" w:line="264" w:lineRule="auto"/>
              <w:ind w:left="0" w:right="0" w:firstLine="0"/>
              <w:jc w:val="center"/>
              <w:rPr>
                <w:del w:id="1059" w:author="Fa'te" w:date="2026-09-18T15:57:37Z"/>
              </w:rPr>
            </w:pPr>
            <w:del w:id="1060" w:author="Fa'te" w:date="2026-09-18T15:57:37Z">
              <w:r>
                <w:rPr>
                  <w:rFonts w:ascii="Times New Roman" w:hAnsi="Times New Roman" w:eastAsia="宋体" w:cs="Times New Roman"/>
                  <w:color w:val="000000"/>
                  <w:sz w:val="16"/>
                </w:rPr>
                <w:delText>11.96</w:delText>
              </w:r>
            </w:del>
          </w:p>
        </w:tc>
        <w:tc>
          <w:tcPr>
            <w:tcW w:w="564" w:type="dxa"/>
            <w:vAlign w:val="center"/>
          </w:tcPr>
          <w:p w14:paraId="0BBA0B76">
            <w:pPr>
              <w:keepNext/>
              <w:keepLines/>
              <w:spacing w:before="0" w:after="0" w:line="264" w:lineRule="auto"/>
              <w:ind w:left="0" w:right="0" w:firstLine="0"/>
              <w:jc w:val="center"/>
              <w:rPr>
                <w:del w:id="1061" w:author="Fa'te" w:date="2026-09-18T15:57:37Z"/>
              </w:rPr>
            </w:pPr>
            <w:del w:id="1062" w:author="Fa'te" w:date="2026-09-18T15:57:37Z">
              <w:r>
                <w:rPr>
                  <w:rFonts w:ascii="Times New Roman" w:hAnsi="Times New Roman" w:eastAsia="宋体" w:cs="Times New Roman"/>
                  <w:color w:val="000000"/>
                  <w:sz w:val="16"/>
                </w:rPr>
                <w:delText>5.41</w:delText>
              </w:r>
            </w:del>
          </w:p>
        </w:tc>
        <w:tc>
          <w:tcPr>
            <w:tcW w:w="564" w:type="dxa"/>
            <w:vAlign w:val="center"/>
          </w:tcPr>
          <w:p w14:paraId="70B2EC71">
            <w:pPr>
              <w:keepNext/>
              <w:keepLines/>
              <w:spacing w:before="0" w:after="0" w:line="264" w:lineRule="auto"/>
              <w:ind w:left="0" w:right="0" w:firstLine="0"/>
              <w:jc w:val="center"/>
              <w:rPr>
                <w:del w:id="1063" w:author="Fa'te" w:date="2026-09-18T15:57:37Z"/>
              </w:rPr>
            </w:pPr>
            <w:del w:id="1064" w:author="Fa'te" w:date="2026-09-18T15:57:37Z">
              <w:r>
                <w:rPr>
                  <w:rFonts w:ascii="Times New Roman" w:hAnsi="Times New Roman" w:eastAsia="宋体" w:cs="Times New Roman"/>
                  <w:color w:val="000000"/>
                  <w:sz w:val="16"/>
                </w:rPr>
                <w:delText>7.45</w:delText>
              </w:r>
            </w:del>
          </w:p>
        </w:tc>
        <w:tc>
          <w:tcPr>
            <w:tcW w:w="564" w:type="dxa"/>
            <w:vAlign w:val="center"/>
          </w:tcPr>
          <w:p w14:paraId="0FDA597D">
            <w:pPr>
              <w:keepNext/>
              <w:keepLines/>
              <w:spacing w:before="0" w:after="0" w:line="264" w:lineRule="auto"/>
              <w:ind w:left="0" w:right="0" w:firstLine="0"/>
              <w:jc w:val="center"/>
              <w:rPr>
                <w:del w:id="1065" w:author="Fa'te" w:date="2026-09-18T15:57:37Z"/>
              </w:rPr>
            </w:pPr>
            <w:del w:id="1066" w:author="Fa'te" w:date="2026-09-18T15:57:37Z">
              <w:r>
                <w:rPr>
                  <w:rFonts w:ascii="Times New Roman" w:hAnsi="Times New Roman" w:eastAsia="宋体" w:cs="Times New Roman"/>
                  <w:color w:val="000000"/>
                  <w:sz w:val="16"/>
                </w:rPr>
                <w:delText>6.84</w:delText>
              </w:r>
            </w:del>
          </w:p>
        </w:tc>
        <w:tc>
          <w:tcPr>
            <w:tcW w:w="564" w:type="dxa"/>
            <w:vAlign w:val="center"/>
          </w:tcPr>
          <w:p w14:paraId="2282AB33">
            <w:pPr>
              <w:keepNext/>
              <w:keepLines/>
              <w:spacing w:before="0" w:after="0" w:line="264" w:lineRule="auto"/>
              <w:ind w:left="0" w:right="0" w:firstLine="0"/>
              <w:jc w:val="center"/>
              <w:rPr>
                <w:del w:id="1067" w:author="Fa'te" w:date="2026-09-18T15:57:37Z"/>
              </w:rPr>
            </w:pPr>
            <w:del w:id="1068" w:author="Fa'te" w:date="2026-09-18T15:57:37Z">
              <w:r>
                <w:rPr>
                  <w:rFonts w:ascii="Times New Roman" w:hAnsi="Times New Roman" w:eastAsia="宋体" w:cs="Times New Roman"/>
                  <w:color w:val="000000"/>
                  <w:sz w:val="16"/>
                </w:rPr>
                <w:delText>48.18</w:delText>
              </w:r>
            </w:del>
          </w:p>
        </w:tc>
        <w:tc>
          <w:tcPr>
            <w:tcW w:w="564" w:type="dxa"/>
            <w:vAlign w:val="center"/>
          </w:tcPr>
          <w:p w14:paraId="722C6770">
            <w:pPr>
              <w:keepNext/>
              <w:keepLines/>
              <w:spacing w:before="0" w:after="0" w:line="264" w:lineRule="auto"/>
              <w:ind w:left="0" w:right="0" w:firstLine="0"/>
              <w:jc w:val="center"/>
              <w:rPr>
                <w:del w:id="1069" w:author="Fa'te" w:date="2026-09-18T15:57:37Z"/>
              </w:rPr>
            </w:pPr>
            <w:del w:id="1070" w:author="Fa'te" w:date="2026-09-18T15:57:37Z">
              <w:r>
                <w:rPr>
                  <w:rFonts w:ascii="Times New Roman" w:hAnsi="Times New Roman" w:eastAsia="宋体" w:cs="Times New Roman"/>
                  <w:color w:val="000000"/>
                  <w:sz w:val="16"/>
                </w:rPr>
                <w:delText>17.68</w:delText>
              </w:r>
            </w:del>
          </w:p>
        </w:tc>
        <w:tc>
          <w:tcPr>
            <w:tcW w:w="564" w:type="dxa"/>
            <w:vAlign w:val="center"/>
          </w:tcPr>
          <w:p w14:paraId="472528DB">
            <w:pPr>
              <w:keepNext/>
              <w:keepLines/>
              <w:spacing w:before="0" w:after="0" w:line="264" w:lineRule="auto"/>
              <w:ind w:left="0" w:right="0" w:firstLine="0"/>
              <w:jc w:val="center"/>
              <w:rPr>
                <w:del w:id="1071" w:author="Fa'te" w:date="2026-09-18T15:57:37Z"/>
              </w:rPr>
            </w:pPr>
            <w:del w:id="1072" w:author="Fa'te" w:date="2026-09-18T15:57:37Z">
              <w:r>
                <w:rPr>
                  <w:rFonts w:ascii="Times New Roman" w:hAnsi="Times New Roman" w:eastAsia="宋体" w:cs="Times New Roman"/>
                  <w:color w:val="000000"/>
                  <w:sz w:val="16"/>
                </w:rPr>
                <w:delText>25.87</w:delText>
              </w:r>
            </w:del>
          </w:p>
        </w:tc>
        <w:tc>
          <w:tcPr>
            <w:tcW w:w="564" w:type="dxa"/>
            <w:vAlign w:val="center"/>
          </w:tcPr>
          <w:p w14:paraId="794D045F">
            <w:pPr>
              <w:keepNext/>
              <w:keepLines/>
              <w:spacing w:before="0" w:after="0" w:line="264" w:lineRule="auto"/>
              <w:ind w:left="0" w:right="0" w:firstLine="0"/>
              <w:jc w:val="center"/>
              <w:rPr>
                <w:del w:id="1073" w:author="Fa'te" w:date="2026-09-18T15:57:37Z"/>
              </w:rPr>
            </w:pPr>
            <w:del w:id="1074" w:author="Fa'te" w:date="2026-09-18T15:57:37Z">
              <w:r>
                <w:rPr>
                  <w:rFonts w:ascii="Times New Roman" w:hAnsi="Times New Roman" w:eastAsia="宋体" w:cs="Times New Roman"/>
                  <w:color w:val="000000"/>
                  <w:sz w:val="16"/>
                </w:rPr>
                <w:delText>20.46</w:delText>
              </w:r>
            </w:del>
          </w:p>
        </w:tc>
        <w:tc>
          <w:tcPr>
            <w:tcW w:w="564" w:type="dxa"/>
            <w:vAlign w:val="center"/>
          </w:tcPr>
          <w:p w14:paraId="154AFF92">
            <w:pPr>
              <w:keepNext/>
              <w:keepLines/>
              <w:spacing w:before="0" w:after="0" w:line="264" w:lineRule="auto"/>
              <w:ind w:left="0" w:right="0" w:firstLine="0"/>
              <w:jc w:val="center"/>
              <w:rPr>
                <w:del w:id="1075" w:author="Fa'te" w:date="2026-09-18T15:57:37Z"/>
              </w:rPr>
            </w:pPr>
            <w:del w:id="1076" w:author="Fa'te" w:date="2026-09-18T15:57:37Z">
              <w:r>
                <w:rPr>
                  <w:rFonts w:ascii="Times New Roman" w:hAnsi="Times New Roman" w:eastAsia="宋体" w:cs="Times New Roman"/>
                  <w:color w:val="000000"/>
                  <w:sz w:val="16"/>
                </w:rPr>
                <w:delText>16.06</w:delText>
              </w:r>
            </w:del>
          </w:p>
        </w:tc>
        <w:tc>
          <w:tcPr>
            <w:tcW w:w="564" w:type="dxa"/>
            <w:vAlign w:val="center"/>
          </w:tcPr>
          <w:p w14:paraId="0976029D">
            <w:pPr>
              <w:keepNext/>
              <w:keepLines/>
              <w:spacing w:before="0" w:after="0" w:line="264" w:lineRule="auto"/>
              <w:ind w:left="0" w:right="0" w:firstLine="0"/>
              <w:jc w:val="center"/>
              <w:rPr>
                <w:del w:id="1077" w:author="Fa'te" w:date="2026-09-18T15:57:37Z"/>
              </w:rPr>
            </w:pPr>
            <w:del w:id="1078" w:author="Fa'te" w:date="2026-09-18T15:57:37Z">
              <w:r>
                <w:rPr>
                  <w:rFonts w:ascii="Times New Roman" w:hAnsi="Times New Roman" w:eastAsia="宋体" w:cs="Times New Roman"/>
                  <w:color w:val="000000"/>
                  <w:sz w:val="16"/>
                </w:rPr>
                <w:delText>9.13</w:delText>
              </w:r>
            </w:del>
          </w:p>
        </w:tc>
        <w:tc>
          <w:tcPr>
            <w:tcW w:w="564" w:type="dxa"/>
            <w:vAlign w:val="center"/>
          </w:tcPr>
          <w:p w14:paraId="32AC2A0B">
            <w:pPr>
              <w:keepNext/>
              <w:keepLines/>
              <w:spacing w:before="0" w:after="0" w:line="264" w:lineRule="auto"/>
              <w:ind w:left="0" w:right="0" w:firstLine="0"/>
              <w:jc w:val="center"/>
              <w:rPr>
                <w:del w:id="1079" w:author="Fa'te" w:date="2026-09-18T15:57:37Z"/>
              </w:rPr>
            </w:pPr>
            <w:del w:id="1080" w:author="Fa'te" w:date="2026-09-18T15:57:37Z">
              <w:r>
                <w:rPr>
                  <w:rFonts w:ascii="Times New Roman" w:hAnsi="Times New Roman" w:eastAsia="宋体" w:cs="Times New Roman"/>
                  <w:color w:val="000000"/>
                  <w:sz w:val="16"/>
                </w:rPr>
                <w:delText>11.64</w:delText>
              </w:r>
            </w:del>
          </w:p>
        </w:tc>
        <w:tc>
          <w:tcPr>
            <w:tcW w:w="564" w:type="dxa"/>
            <w:vAlign w:val="center"/>
          </w:tcPr>
          <w:p w14:paraId="775760A8">
            <w:pPr>
              <w:keepNext/>
              <w:keepLines/>
              <w:spacing w:before="0" w:after="0" w:line="264" w:lineRule="auto"/>
              <w:ind w:left="0" w:right="0" w:firstLine="0"/>
              <w:jc w:val="center"/>
              <w:rPr>
                <w:del w:id="1081" w:author="Fa'te" w:date="2026-09-18T15:57:37Z"/>
              </w:rPr>
            </w:pPr>
            <w:del w:id="1082" w:author="Fa'te" w:date="2026-09-18T15:57:37Z">
              <w:r>
                <w:rPr>
                  <w:rFonts w:ascii="Times New Roman" w:hAnsi="Times New Roman" w:eastAsia="宋体" w:cs="Times New Roman"/>
                  <w:color w:val="000000"/>
                  <w:sz w:val="16"/>
                </w:rPr>
                <w:delText>9.92</w:delText>
              </w:r>
            </w:del>
          </w:p>
        </w:tc>
      </w:tr>
      <w:tr w14:paraId="52436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del w:id="1083" w:author="Fa'te" w:date="2026-09-18T15:57:37Z"/>
        </w:trPr>
        <w:tc>
          <w:tcPr>
            <w:tcW w:w="1540" w:type="dxa"/>
            <w:vAlign w:val="center"/>
          </w:tcPr>
          <w:p w14:paraId="2369672E">
            <w:pPr>
              <w:keepNext/>
              <w:keepLines/>
              <w:spacing w:before="0" w:after="0" w:line="264" w:lineRule="auto"/>
              <w:ind w:left="0" w:right="0" w:firstLine="0"/>
              <w:jc w:val="left"/>
              <w:rPr>
                <w:del w:id="1084" w:author="Fa'te" w:date="2026-09-18T15:57:37Z"/>
              </w:rPr>
            </w:pPr>
            <w:del w:id="1085" w:author="Fa'te" w:date="2026-09-18T15:57:37Z">
              <w:r>
                <w:rPr>
                  <w:rFonts w:ascii="Times New Roman" w:hAnsi="Times New Roman" w:eastAsia="宋体" w:cs="Times New Roman"/>
                  <w:color w:val="000000"/>
                  <w:sz w:val="16"/>
                </w:rPr>
                <w:delText>AVGZSLNet[2]</w:delText>
              </w:r>
            </w:del>
          </w:p>
        </w:tc>
        <w:tc>
          <w:tcPr>
            <w:tcW w:w="564" w:type="dxa"/>
            <w:vAlign w:val="center"/>
          </w:tcPr>
          <w:p w14:paraId="6A64A565">
            <w:pPr>
              <w:keepNext/>
              <w:keepLines/>
              <w:spacing w:before="0" w:after="0" w:line="264" w:lineRule="auto"/>
              <w:ind w:left="0" w:right="0" w:firstLine="0"/>
              <w:jc w:val="center"/>
              <w:rPr>
                <w:del w:id="1086" w:author="Fa'te" w:date="2026-09-18T15:57:37Z"/>
              </w:rPr>
            </w:pPr>
            <w:del w:id="1087" w:author="Fa'te" w:date="2026-09-18T15:57:37Z">
              <w:r>
                <w:rPr>
                  <w:rFonts w:ascii="Times New Roman" w:hAnsi="Times New Roman" w:eastAsia="宋体" w:cs="Times New Roman"/>
                  <w:color w:val="000000"/>
                  <w:sz w:val="16"/>
                </w:rPr>
                <w:delText>13.02</w:delText>
              </w:r>
            </w:del>
          </w:p>
        </w:tc>
        <w:tc>
          <w:tcPr>
            <w:tcW w:w="564" w:type="dxa"/>
            <w:vAlign w:val="center"/>
          </w:tcPr>
          <w:p w14:paraId="0C5B6D88">
            <w:pPr>
              <w:keepNext/>
              <w:keepLines/>
              <w:spacing w:before="0" w:after="0" w:line="264" w:lineRule="auto"/>
              <w:ind w:left="0" w:right="0" w:firstLine="0"/>
              <w:jc w:val="center"/>
              <w:rPr>
                <w:del w:id="1088" w:author="Fa'te" w:date="2026-09-18T15:57:37Z"/>
              </w:rPr>
            </w:pPr>
            <w:del w:id="1089" w:author="Fa'te" w:date="2026-09-18T15:57:37Z">
              <w:r>
                <w:rPr>
                  <w:rFonts w:ascii="Times New Roman" w:hAnsi="Times New Roman" w:eastAsia="宋体" w:cs="Times New Roman"/>
                  <w:color w:val="000000"/>
                  <w:sz w:val="16"/>
                </w:rPr>
                <w:delText>2.88</w:delText>
              </w:r>
            </w:del>
          </w:p>
        </w:tc>
        <w:tc>
          <w:tcPr>
            <w:tcW w:w="564" w:type="dxa"/>
            <w:vAlign w:val="center"/>
          </w:tcPr>
          <w:p w14:paraId="28DBD25A">
            <w:pPr>
              <w:keepNext/>
              <w:keepLines/>
              <w:spacing w:before="0" w:after="0" w:line="264" w:lineRule="auto"/>
              <w:ind w:left="0" w:right="0" w:firstLine="0"/>
              <w:jc w:val="center"/>
              <w:rPr>
                <w:del w:id="1090" w:author="Fa'te" w:date="2026-09-18T15:57:37Z"/>
              </w:rPr>
            </w:pPr>
            <w:del w:id="1091" w:author="Fa'te" w:date="2026-09-18T15:57:37Z">
              <w:r>
                <w:rPr>
                  <w:rFonts w:ascii="Times New Roman" w:hAnsi="Times New Roman" w:eastAsia="宋体" w:cs="Times New Roman"/>
                  <w:color w:val="000000"/>
                  <w:sz w:val="16"/>
                </w:rPr>
                <w:delText>4.71</w:delText>
              </w:r>
            </w:del>
          </w:p>
        </w:tc>
        <w:tc>
          <w:tcPr>
            <w:tcW w:w="564" w:type="dxa"/>
            <w:vAlign w:val="center"/>
          </w:tcPr>
          <w:p w14:paraId="5E59BB54">
            <w:pPr>
              <w:keepNext/>
              <w:keepLines/>
              <w:spacing w:before="0" w:after="0" w:line="264" w:lineRule="auto"/>
              <w:ind w:left="0" w:right="0" w:firstLine="0"/>
              <w:jc w:val="center"/>
              <w:rPr>
                <w:del w:id="1092" w:author="Fa'te" w:date="2026-09-18T15:57:37Z"/>
              </w:rPr>
            </w:pPr>
            <w:del w:id="1093" w:author="Fa'te" w:date="2026-09-18T15:57:37Z">
              <w:r>
                <w:rPr>
                  <w:rFonts w:ascii="Times New Roman" w:hAnsi="Times New Roman" w:eastAsia="宋体" w:cs="Times New Roman"/>
                  <w:color w:val="000000"/>
                  <w:sz w:val="16"/>
                </w:rPr>
                <w:delText>5.44</w:delText>
              </w:r>
            </w:del>
          </w:p>
        </w:tc>
        <w:tc>
          <w:tcPr>
            <w:tcW w:w="564" w:type="dxa"/>
            <w:vAlign w:val="center"/>
          </w:tcPr>
          <w:p w14:paraId="1B0CA398">
            <w:pPr>
              <w:keepNext/>
              <w:keepLines/>
              <w:spacing w:before="0" w:after="0" w:line="264" w:lineRule="auto"/>
              <w:ind w:left="0" w:right="0" w:firstLine="0"/>
              <w:jc w:val="center"/>
              <w:rPr>
                <w:del w:id="1094" w:author="Fa'te" w:date="2026-09-18T15:57:37Z"/>
              </w:rPr>
            </w:pPr>
            <w:del w:id="1095" w:author="Fa'te" w:date="2026-09-18T15:57:37Z">
              <w:r>
                <w:rPr>
                  <w:rFonts w:ascii="Times New Roman" w:hAnsi="Times New Roman" w:eastAsia="宋体" w:cs="Times New Roman"/>
                  <w:color w:val="000000"/>
                  <w:sz w:val="16"/>
                </w:rPr>
                <w:delText>56.26</w:delText>
              </w:r>
            </w:del>
          </w:p>
        </w:tc>
        <w:tc>
          <w:tcPr>
            <w:tcW w:w="564" w:type="dxa"/>
            <w:vAlign w:val="center"/>
          </w:tcPr>
          <w:p w14:paraId="5DA6A694">
            <w:pPr>
              <w:keepNext/>
              <w:keepLines/>
              <w:spacing w:before="0" w:after="0" w:line="264" w:lineRule="auto"/>
              <w:ind w:left="0" w:right="0" w:firstLine="0"/>
              <w:jc w:val="center"/>
              <w:rPr>
                <w:del w:id="1096" w:author="Fa'te" w:date="2026-09-18T15:57:37Z"/>
              </w:rPr>
            </w:pPr>
            <w:del w:id="1097" w:author="Fa'te" w:date="2026-09-18T15:57:37Z">
              <w:r>
                <w:rPr>
                  <w:rFonts w:ascii="Times New Roman" w:hAnsi="Times New Roman" w:eastAsia="宋体" w:cs="Times New Roman"/>
                  <w:color w:val="000000"/>
                  <w:sz w:val="16"/>
                </w:rPr>
                <w:delText>34.37</w:delText>
              </w:r>
            </w:del>
          </w:p>
        </w:tc>
        <w:tc>
          <w:tcPr>
            <w:tcW w:w="564" w:type="dxa"/>
            <w:vAlign w:val="center"/>
          </w:tcPr>
          <w:p w14:paraId="5A73A246">
            <w:pPr>
              <w:keepNext/>
              <w:keepLines/>
              <w:spacing w:before="0" w:after="0" w:line="264" w:lineRule="auto"/>
              <w:ind w:left="0" w:right="0" w:firstLine="0"/>
              <w:jc w:val="center"/>
              <w:rPr>
                <w:del w:id="1098" w:author="Fa'te" w:date="2026-09-18T15:57:37Z"/>
              </w:rPr>
            </w:pPr>
            <w:del w:id="1099" w:author="Fa'te" w:date="2026-09-18T15:57:37Z">
              <w:r>
                <w:rPr>
                  <w:rFonts w:ascii="Times New Roman" w:hAnsi="Times New Roman" w:eastAsia="宋体" w:cs="Times New Roman"/>
                  <w:color w:val="000000"/>
                  <w:sz w:val="16"/>
                </w:rPr>
                <w:delText>42.67</w:delText>
              </w:r>
            </w:del>
          </w:p>
        </w:tc>
        <w:tc>
          <w:tcPr>
            <w:tcW w:w="564" w:type="dxa"/>
            <w:vAlign w:val="center"/>
          </w:tcPr>
          <w:p w14:paraId="1B03BAF7">
            <w:pPr>
              <w:keepNext/>
              <w:keepLines/>
              <w:spacing w:before="0" w:after="0" w:line="264" w:lineRule="auto"/>
              <w:ind w:left="0" w:right="0" w:firstLine="0"/>
              <w:jc w:val="center"/>
              <w:rPr>
                <w:del w:id="1100" w:author="Fa'te" w:date="2026-09-18T15:57:37Z"/>
              </w:rPr>
            </w:pPr>
            <w:del w:id="1101" w:author="Fa'te" w:date="2026-09-18T15:57:37Z">
              <w:r>
                <w:rPr>
                  <w:rFonts w:ascii="Times New Roman" w:hAnsi="Times New Roman" w:eastAsia="宋体" w:cs="Times New Roman"/>
                  <w:color w:val="000000"/>
                  <w:sz w:val="16"/>
                </w:rPr>
                <w:delText>35.66</w:delText>
              </w:r>
            </w:del>
          </w:p>
        </w:tc>
        <w:tc>
          <w:tcPr>
            <w:tcW w:w="564" w:type="dxa"/>
            <w:vAlign w:val="center"/>
          </w:tcPr>
          <w:p w14:paraId="128DD76C">
            <w:pPr>
              <w:keepNext/>
              <w:keepLines/>
              <w:spacing w:before="0" w:after="0" w:line="264" w:lineRule="auto"/>
              <w:ind w:left="0" w:right="0" w:firstLine="0"/>
              <w:jc w:val="center"/>
              <w:rPr>
                <w:del w:id="1102" w:author="Fa'te" w:date="2026-09-18T15:57:37Z"/>
              </w:rPr>
            </w:pPr>
            <w:del w:id="1103" w:author="Fa'te" w:date="2026-09-18T15:57:37Z">
              <w:r>
                <w:rPr>
                  <w:rFonts w:ascii="Times New Roman" w:hAnsi="Times New Roman" w:eastAsia="宋体" w:cs="Times New Roman"/>
                  <w:color w:val="000000"/>
                  <w:sz w:val="16"/>
                </w:rPr>
                <w:delText>14.81</w:delText>
              </w:r>
            </w:del>
          </w:p>
        </w:tc>
        <w:tc>
          <w:tcPr>
            <w:tcW w:w="564" w:type="dxa"/>
            <w:vAlign w:val="center"/>
          </w:tcPr>
          <w:p w14:paraId="4DE41696">
            <w:pPr>
              <w:keepNext/>
              <w:keepLines/>
              <w:spacing w:before="0" w:after="0" w:line="264" w:lineRule="auto"/>
              <w:ind w:left="0" w:right="0" w:firstLine="0"/>
              <w:jc w:val="center"/>
              <w:rPr>
                <w:del w:id="1104" w:author="Fa'te" w:date="2026-09-18T15:57:37Z"/>
              </w:rPr>
            </w:pPr>
            <w:del w:id="1105" w:author="Fa'te" w:date="2026-09-18T15:57:37Z">
              <w:r>
                <w:rPr>
                  <w:rFonts w:ascii="Times New Roman" w:hAnsi="Times New Roman" w:eastAsia="宋体" w:cs="Times New Roman"/>
                  <w:color w:val="000000"/>
                  <w:sz w:val="16"/>
                </w:rPr>
                <w:delText>11.11</w:delText>
              </w:r>
            </w:del>
          </w:p>
        </w:tc>
        <w:tc>
          <w:tcPr>
            <w:tcW w:w="564" w:type="dxa"/>
            <w:vAlign w:val="center"/>
          </w:tcPr>
          <w:p w14:paraId="192AF916">
            <w:pPr>
              <w:keepNext/>
              <w:keepLines/>
              <w:spacing w:before="0" w:after="0" w:line="264" w:lineRule="auto"/>
              <w:ind w:left="0" w:right="0" w:firstLine="0"/>
              <w:jc w:val="center"/>
              <w:rPr>
                <w:del w:id="1106" w:author="Fa'te" w:date="2026-09-18T15:57:37Z"/>
              </w:rPr>
            </w:pPr>
            <w:del w:id="1107" w:author="Fa'te" w:date="2026-09-18T15:57:37Z">
              <w:r>
                <w:rPr>
                  <w:rFonts w:ascii="Times New Roman" w:hAnsi="Times New Roman" w:eastAsia="宋体" w:cs="Times New Roman"/>
                  <w:color w:val="000000"/>
                  <w:sz w:val="16"/>
                </w:rPr>
                <w:delText>12.70</w:delText>
              </w:r>
            </w:del>
          </w:p>
        </w:tc>
        <w:tc>
          <w:tcPr>
            <w:tcW w:w="564" w:type="dxa"/>
            <w:vAlign w:val="center"/>
          </w:tcPr>
          <w:p w14:paraId="3EBA0B53">
            <w:pPr>
              <w:keepNext/>
              <w:keepLines/>
              <w:spacing w:before="0" w:after="0" w:line="264" w:lineRule="auto"/>
              <w:ind w:left="0" w:right="0" w:firstLine="0"/>
              <w:jc w:val="center"/>
              <w:rPr>
                <w:del w:id="1108" w:author="Fa'te" w:date="2026-09-18T15:57:37Z"/>
              </w:rPr>
            </w:pPr>
            <w:del w:id="1109" w:author="Fa'te" w:date="2026-09-18T15:57:37Z">
              <w:r>
                <w:rPr>
                  <w:rFonts w:ascii="Times New Roman" w:hAnsi="Times New Roman" w:eastAsia="宋体" w:cs="Times New Roman"/>
                  <w:color w:val="000000"/>
                  <w:sz w:val="16"/>
                </w:rPr>
                <w:delText>12.39</w:delText>
              </w:r>
            </w:del>
          </w:p>
        </w:tc>
      </w:tr>
      <w:tr w14:paraId="77E09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del w:id="1110" w:author="Fa'te" w:date="2026-09-18T15:57:37Z"/>
        </w:trPr>
        <w:tc>
          <w:tcPr>
            <w:tcW w:w="1540" w:type="dxa"/>
            <w:vAlign w:val="center"/>
          </w:tcPr>
          <w:p w14:paraId="423E6997">
            <w:pPr>
              <w:keepNext/>
              <w:keepLines/>
              <w:spacing w:before="0" w:after="0" w:line="264" w:lineRule="auto"/>
              <w:ind w:left="0" w:right="0" w:firstLine="0"/>
              <w:jc w:val="left"/>
              <w:rPr>
                <w:del w:id="1111" w:author="Fa'te" w:date="2026-09-18T15:57:37Z"/>
              </w:rPr>
            </w:pPr>
            <w:del w:id="1112" w:author="Fa'te" w:date="2026-09-18T15:57:37Z">
              <w:r>
                <w:rPr>
                  <w:rFonts w:ascii="Times New Roman" w:hAnsi="Times New Roman" w:eastAsia="宋体" w:cs="Times New Roman"/>
                  <w:color w:val="000000"/>
                  <w:sz w:val="16"/>
                </w:rPr>
                <w:delText>AVCA[3]</w:delText>
              </w:r>
            </w:del>
          </w:p>
        </w:tc>
        <w:tc>
          <w:tcPr>
            <w:tcW w:w="564" w:type="dxa"/>
            <w:vAlign w:val="center"/>
          </w:tcPr>
          <w:p w14:paraId="70BBE478">
            <w:pPr>
              <w:keepNext/>
              <w:keepLines/>
              <w:spacing w:before="0" w:after="0" w:line="264" w:lineRule="auto"/>
              <w:ind w:left="0" w:right="0" w:firstLine="0"/>
              <w:jc w:val="center"/>
              <w:rPr>
                <w:del w:id="1113" w:author="Fa'te" w:date="2026-09-18T15:57:37Z"/>
              </w:rPr>
            </w:pPr>
            <w:del w:id="1114" w:author="Fa'te" w:date="2026-09-18T15:57:37Z">
              <w:r>
                <w:rPr>
                  <w:rFonts w:ascii="Times New Roman" w:hAnsi="Times New Roman" w:eastAsia="宋体" w:cs="Times New Roman"/>
                  <w:color w:val="000000"/>
                  <w:sz w:val="16"/>
                </w:rPr>
                <w:delText>32.47</w:delText>
              </w:r>
            </w:del>
          </w:p>
        </w:tc>
        <w:tc>
          <w:tcPr>
            <w:tcW w:w="564" w:type="dxa"/>
            <w:vAlign w:val="center"/>
          </w:tcPr>
          <w:p w14:paraId="20D47881">
            <w:pPr>
              <w:keepNext/>
              <w:keepLines/>
              <w:spacing w:before="0" w:after="0" w:line="264" w:lineRule="auto"/>
              <w:ind w:left="0" w:right="0" w:firstLine="0"/>
              <w:jc w:val="center"/>
              <w:rPr>
                <w:del w:id="1115" w:author="Fa'te" w:date="2026-09-18T15:57:37Z"/>
              </w:rPr>
            </w:pPr>
            <w:del w:id="1116" w:author="Fa'te" w:date="2026-09-18T15:57:37Z">
              <w:r>
                <w:rPr>
                  <w:rFonts w:ascii="Times New Roman" w:hAnsi="Times New Roman" w:eastAsia="宋体" w:cs="Times New Roman"/>
                  <w:color w:val="000000"/>
                  <w:sz w:val="16"/>
                </w:rPr>
                <w:delText>6.81</w:delText>
              </w:r>
            </w:del>
          </w:p>
        </w:tc>
        <w:tc>
          <w:tcPr>
            <w:tcW w:w="564" w:type="dxa"/>
            <w:vAlign w:val="center"/>
          </w:tcPr>
          <w:p w14:paraId="5866F143">
            <w:pPr>
              <w:keepNext/>
              <w:keepLines/>
              <w:spacing w:before="0" w:after="0" w:line="264" w:lineRule="auto"/>
              <w:ind w:left="0" w:right="0" w:firstLine="0"/>
              <w:jc w:val="center"/>
              <w:rPr>
                <w:del w:id="1117" w:author="Fa'te" w:date="2026-09-18T15:57:37Z"/>
              </w:rPr>
            </w:pPr>
            <w:del w:id="1118" w:author="Fa'te" w:date="2026-09-18T15:57:37Z">
              <w:r>
                <w:rPr>
                  <w:rFonts w:ascii="Times New Roman" w:hAnsi="Times New Roman" w:eastAsia="宋体" w:cs="Times New Roman"/>
                  <w:color w:val="000000"/>
                  <w:sz w:val="16"/>
                </w:rPr>
                <w:delText>11.26</w:delText>
              </w:r>
            </w:del>
          </w:p>
        </w:tc>
        <w:tc>
          <w:tcPr>
            <w:tcW w:w="564" w:type="dxa"/>
            <w:vAlign w:val="center"/>
          </w:tcPr>
          <w:p w14:paraId="4FE4B92E">
            <w:pPr>
              <w:keepNext/>
              <w:keepLines/>
              <w:spacing w:before="0" w:after="0" w:line="264" w:lineRule="auto"/>
              <w:ind w:left="0" w:right="0" w:firstLine="0"/>
              <w:jc w:val="center"/>
              <w:rPr>
                <w:del w:id="1119" w:author="Fa'te" w:date="2026-09-18T15:57:37Z"/>
              </w:rPr>
            </w:pPr>
            <w:del w:id="1120" w:author="Fa'te" w:date="2026-09-18T15:57:37Z">
              <w:r>
                <w:rPr>
                  <w:rFonts w:ascii="Times New Roman" w:hAnsi="Times New Roman" w:eastAsia="宋体" w:cs="Times New Roman"/>
                  <w:color w:val="000000"/>
                  <w:sz w:val="16"/>
                </w:rPr>
                <w:delText>8.16</w:delText>
              </w:r>
            </w:del>
          </w:p>
        </w:tc>
        <w:tc>
          <w:tcPr>
            <w:tcW w:w="564" w:type="dxa"/>
            <w:vAlign w:val="center"/>
          </w:tcPr>
          <w:p w14:paraId="4732D7D9">
            <w:pPr>
              <w:keepNext/>
              <w:keepLines/>
              <w:spacing w:before="0" w:after="0" w:line="264" w:lineRule="auto"/>
              <w:ind w:left="0" w:right="0" w:firstLine="0"/>
              <w:jc w:val="center"/>
              <w:rPr>
                <w:del w:id="1121" w:author="Fa'te" w:date="2026-09-18T15:57:37Z"/>
              </w:rPr>
            </w:pPr>
            <w:del w:id="1122" w:author="Fa'te" w:date="2026-09-18T15:57:37Z">
              <w:r>
                <w:rPr>
                  <w:rFonts w:ascii="Times New Roman" w:hAnsi="Times New Roman" w:eastAsia="宋体" w:cs="Times New Roman"/>
                  <w:color w:val="000000"/>
                  <w:sz w:val="16"/>
                </w:rPr>
                <w:delText>34.90</w:delText>
              </w:r>
            </w:del>
          </w:p>
        </w:tc>
        <w:tc>
          <w:tcPr>
            <w:tcW w:w="564" w:type="dxa"/>
            <w:vAlign w:val="center"/>
          </w:tcPr>
          <w:p w14:paraId="0E3AB16D">
            <w:pPr>
              <w:keepNext/>
              <w:keepLines/>
              <w:spacing w:before="0" w:after="0" w:line="264" w:lineRule="auto"/>
              <w:ind w:left="0" w:right="0" w:firstLine="0"/>
              <w:jc w:val="center"/>
              <w:rPr>
                <w:del w:id="1123" w:author="Fa'te" w:date="2026-09-18T15:57:37Z"/>
              </w:rPr>
            </w:pPr>
            <w:del w:id="1124" w:author="Fa'te" w:date="2026-09-18T15:57:37Z">
              <w:r>
                <w:rPr>
                  <w:rFonts w:ascii="Times New Roman" w:hAnsi="Times New Roman" w:eastAsia="宋体" w:cs="Times New Roman"/>
                  <w:color w:val="000000"/>
                  <w:sz w:val="16"/>
                </w:rPr>
                <w:delText>38.67</w:delText>
              </w:r>
            </w:del>
          </w:p>
        </w:tc>
        <w:tc>
          <w:tcPr>
            <w:tcW w:w="564" w:type="dxa"/>
            <w:vAlign w:val="center"/>
          </w:tcPr>
          <w:p w14:paraId="1D12C115">
            <w:pPr>
              <w:keepNext/>
              <w:keepLines/>
              <w:spacing w:before="0" w:after="0" w:line="264" w:lineRule="auto"/>
              <w:ind w:left="0" w:right="0" w:firstLine="0"/>
              <w:jc w:val="center"/>
              <w:rPr>
                <w:del w:id="1125" w:author="Fa'te" w:date="2026-09-18T15:57:37Z"/>
              </w:rPr>
            </w:pPr>
            <w:del w:id="1126" w:author="Fa'te" w:date="2026-09-18T15:57:37Z">
              <w:r>
                <w:rPr>
                  <w:rFonts w:ascii="Times New Roman" w:hAnsi="Times New Roman" w:eastAsia="宋体" w:cs="Times New Roman"/>
                  <w:color w:val="000000"/>
                  <w:sz w:val="16"/>
                </w:rPr>
                <w:delText>36.69</w:delText>
              </w:r>
            </w:del>
          </w:p>
        </w:tc>
        <w:tc>
          <w:tcPr>
            <w:tcW w:w="564" w:type="dxa"/>
            <w:vAlign w:val="center"/>
          </w:tcPr>
          <w:p w14:paraId="2039D8B6">
            <w:pPr>
              <w:keepNext/>
              <w:keepLines/>
              <w:spacing w:before="0" w:after="0" w:line="264" w:lineRule="auto"/>
              <w:ind w:left="0" w:right="0" w:firstLine="0"/>
              <w:jc w:val="center"/>
              <w:rPr>
                <w:del w:id="1127" w:author="Fa'te" w:date="2026-09-18T15:57:37Z"/>
              </w:rPr>
            </w:pPr>
            <w:del w:id="1128" w:author="Fa'te" w:date="2026-09-18T15:57:37Z">
              <w:r>
                <w:rPr>
                  <w:rFonts w:ascii="Times New Roman" w:hAnsi="Times New Roman" w:eastAsia="宋体" w:cs="Times New Roman"/>
                  <w:color w:val="000000"/>
                  <w:sz w:val="16"/>
                </w:rPr>
                <w:delText>38.67</w:delText>
              </w:r>
            </w:del>
          </w:p>
        </w:tc>
        <w:tc>
          <w:tcPr>
            <w:tcW w:w="564" w:type="dxa"/>
            <w:vAlign w:val="center"/>
          </w:tcPr>
          <w:p w14:paraId="56B6464B">
            <w:pPr>
              <w:keepNext/>
              <w:keepLines/>
              <w:spacing w:before="0" w:after="0" w:line="264" w:lineRule="auto"/>
              <w:ind w:left="0" w:right="0" w:firstLine="0"/>
              <w:jc w:val="center"/>
              <w:rPr>
                <w:del w:id="1129" w:author="Fa'te" w:date="2026-09-18T15:57:37Z"/>
              </w:rPr>
            </w:pPr>
            <w:del w:id="1130" w:author="Fa'te" w:date="2026-09-18T15:57:37Z">
              <w:r>
                <w:rPr>
                  <w:rFonts w:ascii="Times New Roman" w:hAnsi="Times New Roman" w:eastAsia="宋体" w:cs="Times New Roman"/>
                  <w:color w:val="000000"/>
                  <w:sz w:val="16"/>
                </w:rPr>
                <w:delText>24.04</w:delText>
              </w:r>
            </w:del>
          </w:p>
        </w:tc>
        <w:tc>
          <w:tcPr>
            <w:tcW w:w="564" w:type="dxa"/>
            <w:vAlign w:val="center"/>
          </w:tcPr>
          <w:p w14:paraId="22E9E15F">
            <w:pPr>
              <w:keepNext/>
              <w:keepLines/>
              <w:spacing w:before="0" w:after="0" w:line="264" w:lineRule="auto"/>
              <w:ind w:left="0" w:right="0" w:firstLine="0"/>
              <w:jc w:val="center"/>
              <w:rPr>
                <w:del w:id="1131" w:author="Fa'te" w:date="2026-09-18T15:57:37Z"/>
              </w:rPr>
            </w:pPr>
            <w:del w:id="1132" w:author="Fa'te" w:date="2026-09-18T15:57:37Z">
              <w:r>
                <w:rPr>
                  <w:rFonts w:ascii="Times New Roman" w:hAnsi="Times New Roman" w:eastAsia="宋体" w:cs="Times New Roman"/>
                  <w:color w:val="000000"/>
                  <w:sz w:val="16"/>
                </w:rPr>
                <w:delText>19.88</w:delText>
              </w:r>
            </w:del>
          </w:p>
        </w:tc>
        <w:tc>
          <w:tcPr>
            <w:tcW w:w="564" w:type="dxa"/>
            <w:vAlign w:val="center"/>
          </w:tcPr>
          <w:p w14:paraId="4D3773DF">
            <w:pPr>
              <w:keepNext/>
              <w:keepLines/>
              <w:spacing w:before="0" w:after="0" w:line="264" w:lineRule="auto"/>
              <w:ind w:left="0" w:right="0" w:firstLine="0"/>
              <w:jc w:val="center"/>
              <w:rPr>
                <w:del w:id="1133" w:author="Fa'te" w:date="2026-09-18T15:57:37Z"/>
              </w:rPr>
            </w:pPr>
            <w:del w:id="1134" w:author="Fa'te" w:date="2026-09-18T15:57:37Z">
              <w:r>
                <w:rPr>
                  <w:rFonts w:ascii="Times New Roman" w:hAnsi="Times New Roman" w:eastAsia="宋体" w:cs="Times New Roman"/>
                  <w:color w:val="000000"/>
                  <w:sz w:val="16"/>
                </w:rPr>
                <w:delText>21.76</w:delText>
              </w:r>
            </w:del>
          </w:p>
        </w:tc>
        <w:tc>
          <w:tcPr>
            <w:tcW w:w="564" w:type="dxa"/>
            <w:vAlign w:val="center"/>
          </w:tcPr>
          <w:p w14:paraId="0A280CAB">
            <w:pPr>
              <w:keepNext/>
              <w:keepLines/>
              <w:spacing w:before="0" w:after="0" w:line="264" w:lineRule="auto"/>
              <w:ind w:left="0" w:right="0" w:firstLine="0"/>
              <w:jc w:val="center"/>
              <w:rPr>
                <w:del w:id="1135" w:author="Fa'te" w:date="2026-09-18T15:57:37Z"/>
              </w:rPr>
            </w:pPr>
            <w:del w:id="1136" w:author="Fa'te" w:date="2026-09-18T15:57:37Z">
              <w:r>
                <w:rPr>
                  <w:rFonts w:ascii="Times New Roman" w:hAnsi="Times New Roman" w:eastAsia="宋体" w:cs="Times New Roman"/>
                  <w:color w:val="000000"/>
                  <w:sz w:val="16"/>
                </w:rPr>
                <w:delText>20.88</w:delText>
              </w:r>
            </w:del>
          </w:p>
        </w:tc>
      </w:tr>
      <w:tr w14:paraId="2421B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del w:id="1137" w:author="Fa'te" w:date="2026-09-18T15:57:37Z"/>
        </w:trPr>
        <w:tc>
          <w:tcPr>
            <w:tcW w:w="1540" w:type="dxa"/>
            <w:vAlign w:val="center"/>
          </w:tcPr>
          <w:p w14:paraId="59FB4904">
            <w:pPr>
              <w:keepNext/>
              <w:keepLines/>
              <w:spacing w:before="0" w:after="0" w:line="264" w:lineRule="auto"/>
              <w:ind w:left="0" w:right="0" w:firstLine="0"/>
              <w:jc w:val="left"/>
              <w:rPr>
                <w:del w:id="1138" w:author="Fa'te" w:date="2026-09-18T15:57:37Z"/>
              </w:rPr>
            </w:pPr>
            <w:del w:id="1139" w:author="Fa'te" w:date="2026-09-18T15:57:37Z">
              <w:r>
                <w:rPr>
                  <w:rFonts w:ascii="Times New Roman" w:hAnsi="Times New Roman" w:eastAsia="宋体" w:cs="Times New Roman"/>
                  <w:color w:val="000000"/>
                  <w:sz w:val="16"/>
                </w:rPr>
                <w:delText>TCaF[5]</w:delText>
              </w:r>
            </w:del>
          </w:p>
        </w:tc>
        <w:tc>
          <w:tcPr>
            <w:tcW w:w="564" w:type="dxa"/>
            <w:vAlign w:val="center"/>
          </w:tcPr>
          <w:p w14:paraId="7E1FCA14">
            <w:pPr>
              <w:keepNext/>
              <w:keepLines/>
              <w:spacing w:before="0" w:after="0" w:line="264" w:lineRule="auto"/>
              <w:ind w:left="0" w:right="0" w:firstLine="0"/>
              <w:jc w:val="center"/>
              <w:rPr>
                <w:del w:id="1140" w:author="Fa'te" w:date="2026-09-18T15:57:37Z"/>
              </w:rPr>
            </w:pPr>
            <w:del w:id="1141" w:author="Fa'te" w:date="2026-09-18T15:57:37Z">
              <w:r>
                <w:rPr>
                  <w:rFonts w:ascii="Times New Roman" w:hAnsi="Times New Roman" w:eastAsia="宋体" w:cs="Times New Roman"/>
                  <w:color w:val="000000"/>
                  <w:sz w:val="16"/>
                </w:rPr>
                <w:delText>12.63</w:delText>
              </w:r>
            </w:del>
          </w:p>
        </w:tc>
        <w:tc>
          <w:tcPr>
            <w:tcW w:w="564" w:type="dxa"/>
            <w:vAlign w:val="center"/>
          </w:tcPr>
          <w:p w14:paraId="06FE3245">
            <w:pPr>
              <w:keepNext/>
              <w:keepLines/>
              <w:spacing w:before="0" w:after="0" w:line="264" w:lineRule="auto"/>
              <w:ind w:left="0" w:right="0" w:firstLine="0"/>
              <w:jc w:val="center"/>
              <w:rPr>
                <w:del w:id="1142" w:author="Fa'te" w:date="2026-09-18T15:57:37Z"/>
              </w:rPr>
            </w:pPr>
            <w:del w:id="1143" w:author="Fa'te" w:date="2026-09-18T15:57:37Z">
              <w:r>
                <w:rPr>
                  <w:rFonts w:ascii="Times New Roman" w:hAnsi="Times New Roman" w:eastAsia="宋体" w:cs="Times New Roman"/>
                  <w:color w:val="000000"/>
                  <w:sz w:val="16"/>
                </w:rPr>
                <w:delText>6.72</w:delText>
              </w:r>
            </w:del>
          </w:p>
        </w:tc>
        <w:tc>
          <w:tcPr>
            <w:tcW w:w="564" w:type="dxa"/>
            <w:vAlign w:val="center"/>
          </w:tcPr>
          <w:p w14:paraId="431D7969">
            <w:pPr>
              <w:keepNext/>
              <w:keepLines/>
              <w:spacing w:before="0" w:after="0" w:line="264" w:lineRule="auto"/>
              <w:ind w:left="0" w:right="0" w:firstLine="0"/>
              <w:jc w:val="center"/>
              <w:rPr>
                <w:del w:id="1144" w:author="Fa'te" w:date="2026-09-18T15:57:37Z"/>
              </w:rPr>
            </w:pPr>
            <w:del w:id="1145" w:author="Fa'te" w:date="2026-09-18T15:57:37Z">
              <w:r>
                <w:rPr>
                  <w:rFonts w:ascii="Times New Roman" w:hAnsi="Times New Roman" w:eastAsia="宋体" w:cs="Times New Roman"/>
                  <w:color w:val="000000"/>
                  <w:sz w:val="16"/>
                </w:rPr>
                <w:delText>8.77</w:delText>
              </w:r>
            </w:del>
          </w:p>
        </w:tc>
        <w:tc>
          <w:tcPr>
            <w:tcW w:w="564" w:type="dxa"/>
            <w:vAlign w:val="center"/>
          </w:tcPr>
          <w:p w14:paraId="6A46082B">
            <w:pPr>
              <w:keepNext/>
              <w:keepLines/>
              <w:spacing w:before="0" w:after="0" w:line="264" w:lineRule="auto"/>
              <w:ind w:left="0" w:right="0" w:firstLine="0"/>
              <w:jc w:val="center"/>
              <w:rPr>
                <w:del w:id="1146" w:author="Fa'te" w:date="2026-09-18T15:57:37Z"/>
              </w:rPr>
            </w:pPr>
            <w:del w:id="1147" w:author="Fa'te" w:date="2026-09-18T15:57:37Z">
              <w:r>
                <w:rPr>
                  <w:rFonts w:ascii="Times New Roman" w:hAnsi="Times New Roman" w:eastAsia="宋体" w:cs="Times New Roman"/>
                  <w:color w:val="000000"/>
                  <w:sz w:val="16"/>
                </w:rPr>
                <w:delText>7.41</w:delText>
              </w:r>
            </w:del>
          </w:p>
        </w:tc>
        <w:tc>
          <w:tcPr>
            <w:tcW w:w="564" w:type="dxa"/>
            <w:vAlign w:val="center"/>
          </w:tcPr>
          <w:p w14:paraId="3A2AE950">
            <w:pPr>
              <w:keepNext/>
              <w:keepLines/>
              <w:spacing w:before="0" w:after="0" w:line="264" w:lineRule="auto"/>
              <w:ind w:left="0" w:right="0" w:firstLine="0"/>
              <w:jc w:val="center"/>
              <w:rPr>
                <w:del w:id="1148" w:author="Fa'te" w:date="2026-09-18T15:57:37Z"/>
              </w:rPr>
            </w:pPr>
            <w:del w:id="1149" w:author="Fa'te" w:date="2026-09-18T15:57:37Z">
              <w:r>
                <w:rPr>
                  <w:rFonts w:ascii="Times New Roman" w:hAnsi="Times New Roman" w:eastAsia="宋体" w:cs="Times New Roman"/>
                  <w:color w:val="000000"/>
                  <w:sz w:val="16"/>
                </w:rPr>
                <w:delText>67.14</w:delText>
              </w:r>
            </w:del>
          </w:p>
        </w:tc>
        <w:tc>
          <w:tcPr>
            <w:tcW w:w="564" w:type="dxa"/>
            <w:vAlign w:val="center"/>
          </w:tcPr>
          <w:p w14:paraId="0DFBDD41">
            <w:pPr>
              <w:keepNext/>
              <w:keepLines/>
              <w:spacing w:before="0" w:after="0" w:line="264" w:lineRule="auto"/>
              <w:ind w:left="0" w:right="0" w:firstLine="0"/>
              <w:jc w:val="center"/>
              <w:rPr>
                <w:del w:id="1150" w:author="Fa'te" w:date="2026-09-18T15:57:37Z"/>
              </w:rPr>
            </w:pPr>
            <w:del w:id="1151" w:author="Fa'te" w:date="2026-09-18T15:57:37Z">
              <w:r>
                <w:rPr>
                  <w:rFonts w:ascii="Times New Roman" w:hAnsi="Times New Roman" w:eastAsia="宋体" w:cs="Times New Roman"/>
                  <w:color w:val="000000"/>
                  <w:sz w:val="16"/>
                </w:rPr>
                <w:delText>40.83</w:delText>
              </w:r>
            </w:del>
          </w:p>
        </w:tc>
        <w:tc>
          <w:tcPr>
            <w:tcW w:w="564" w:type="dxa"/>
            <w:vAlign w:val="center"/>
          </w:tcPr>
          <w:p w14:paraId="6FE8D112">
            <w:pPr>
              <w:keepNext/>
              <w:keepLines/>
              <w:spacing w:before="0" w:after="0" w:line="264" w:lineRule="auto"/>
              <w:ind w:left="0" w:right="0" w:firstLine="0"/>
              <w:jc w:val="center"/>
              <w:rPr>
                <w:del w:id="1152" w:author="Fa'te" w:date="2026-09-18T15:57:37Z"/>
              </w:rPr>
            </w:pPr>
            <w:del w:id="1153" w:author="Fa'te" w:date="2026-09-18T15:57:37Z">
              <w:r>
                <w:rPr>
                  <w:rFonts w:ascii="Times New Roman" w:hAnsi="Times New Roman" w:eastAsia="宋体" w:cs="Times New Roman"/>
                  <w:color w:val="000000"/>
                  <w:sz w:val="16"/>
                </w:rPr>
                <w:delText>50.78</w:delText>
              </w:r>
            </w:del>
          </w:p>
        </w:tc>
        <w:tc>
          <w:tcPr>
            <w:tcW w:w="564" w:type="dxa"/>
            <w:vAlign w:val="center"/>
          </w:tcPr>
          <w:p w14:paraId="2F3FE8F5">
            <w:pPr>
              <w:keepNext/>
              <w:keepLines/>
              <w:spacing w:before="0" w:after="0" w:line="264" w:lineRule="auto"/>
              <w:ind w:left="0" w:right="0" w:firstLine="0"/>
              <w:jc w:val="center"/>
              <w:rPr>
                <w:del w:id="1154" w:author="Fa'te" w:date="2026-09-18T15:57:37Z"/>
              </w:rPr>
            </w:pPr>
            <w:del w:id="1155" w:author="Fa'te" w:date="2026-09-18T15:57:37Z">
              <w:r>
                <w:rPr>
                  <w:rFonts w:ascii="Times New Roman" w:hAnsi="Times New Roman" w:eastAsia="宋体" w:cs="Times New Roman"/>
                  <w:color w:val="000000"/>
                  <w:sz w:val="16"/>
                </w:rPr>
                <w:delText>44.64</w:delText>
              </w:r>
            </w:del>
          </w:p>
        </w:tc>
        <w:tc>
          <w:tcPr>
            <w:tcW w:w="564" w:type="dxa"/>
            <w:vAlign w:val="center"/>
          </w:tcPr>
          <w:p w14:paraId="68FF45C8">
            <w:pPr>
              <w:keepNext/>
              <w:keepLines/>
              <w:spacing w:before="0" w:after="0" w:line="264" w:lineRule="auto"/>
              <w:ind w:left="0" w:right="0" w:firstLine="0"/>
              <w:jc w:val="center"/>
              <w:rPr>
                <w:del w:id="1156" w:author="Fa'te" w:date="2026-09-18T15:57:37Z"/>
              </w:rPr>
            </w:pPr>
            <w:del w:id="1157" w:author="Fa'te" w:date="2026-09-18T15:57:37Z">
              <w:r>
                <w:rPr>
                  <w:rFonts w:ascii="Times New Roman" w:hAnsi="Times New Roman" w:eastAsia="宋体" w:cs="Times New Roman"/>
                  <w:color w:val="000000"/>
                  <w:sz w:val="16"/>
                </w:rPr>
                <w:delText>30.12</w:delText>
              </w:r>
            </w:del>
          </w:p>
        </w:tc>
        <w:tc>
          <w:tcPr>
            <w:tcW w:w="564" w:type="dxa"/>
            <w:vAlign w:val="center"/>
          </w:tcPr>
          <w:p w14:paraId="57653410">
            <w:pPr>
              <w:keepNext/>
              <w:keepLines/>
              <w:spacing w:before="0" w:after="0" w:line="264" w:lineRule="auto"/>
              <w:ind w:left="0" w:right="0" w:firstLine="0"/>
              <w:jc w:val="center"/>
              <w:rPr>
                <w:del w:id="1158" w:author="Fa'te" w:date="2026-09-18T15:57:37Z"/>
              </w:rPr>
            </w:pPr>
            <w:del w:id="1159" w:author="Fa'te" w:date="2026-09-18T15:57:37Z">
              <w:r>
                <w:rPr>
                  <w:rFonts w:ascii="Times New Roman" w:hAnsi="Times New Roman" w:eastAsia="宋体" w:cs="Times New Roman"/>
                  <w:color w:val="000000"/>
                  <w:sz w:val="16"/>
                </w:rPr>
                <w:delText>7.65</w:delText>
              </w:r>
            </w:del>
          </w:p>
        </w:tc>
        <w:tc>
          <w:tcPr>
            <w:tcW w:w="564" w:type="dxa"/>
            <w:vAlign w:val="center"/>
          </w:tcPr>
          <w:p w14:paraId="61856492">
            <w:pPr>
              <w:keepNext/>
              <w:keepLines/>
              <w:spacing w:before="0" w:after="0" w:line="264" w:lineRule="auto"/>
              <w:ind w:left="0" w:right="0" w:firstLine="0"/>
              <w:jc w:val="center"/>
              <w:rPr>
                <w:del w:id="1160" w:author="Fa'te" w:date="2026-09-18T15:57:37Z"/>
              </w:rPr>
            </w:pPr>
            <w:del w:id="1161" w:author="Fa'te" w:date="2026-09-18T15:57:37Z">
              <w:r>
                <w:rPr>
                  <w:rFonts w:ascii="Times New Roman" w:hAnsi="Times New Roman" w:eastAsia="宋体" w:cs="Times New Roman"/>
                  <w:color w:val="000000"/>
                  <w:sz w:val="16"/>
                </w:rPr>
                <w:delText>12.20</w:delText>
              </w:r>
            </w:del>
          </w:p>
        </w:tc>
        <w:tc>
          <w:tcPr>
            <w:tcW w:w="564" w:type="dxa"/>
            <w:vAlign w:val="center"/>
          </w:tcPr>
          <w:p w14:paraId="69184D47">
            <w:pPr>
              <w:keepNext/>
              <w:keepLines/>
              <w:spacing w:before="0" w:after="0" w:line="264" w:lineRule="auto"/>
              <w:ind w:left="0" w:right="0" w:firstLine="0"/>
              <w:jc w:val="center"/>
              <w:rPr>
                <w:del w:id="1162" w:author="Fa'te" w:date="2026-09-18T15:57:37Z"/>
              </w:rPr>
            </w:pPr>
            <w:del w:id="1163" w:author="Fa'te" w:date="2026-09-18T15:57:37Z">
              <w:r>
                <w:rPr>
                  <w:rFonts w:ascii="Times New Roman" w:hAnsi="Times New Roman" w:eastAsia="宋体" w:cs="Times New Roman"/>
                  <w:color w:val="000000"/>
                  <w:sz w:val="16"/>
                </w:rPr>
                <w:delText>7.96</w:delText>
              </w:r>
            </w:del>
          </w:p>
        </w:tc>
      </w:tr>
      <w:tr w14:paraId="783D3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del w:id="1164" w:author="Fa'te" w:date="2026-09-18T15:57:37Z"/>
        </w:trPr>
        <w:tc>
          <w:tcPr>
            <w:tcW w:w="1540" w:type="dxa"/>
            <w:vAlign w:val="center"/>
          </w:tcPr>
          <w:p w14:paraId="1182B062">
            <w:pPr>
              <w:keepNext/>
              <w:keepLines/>
              <w:spacing w:before="0" w:after="0" w:line="264" w:lineRule="auto"/>
              <w:ind w:left="0" w:right="0" w:firstLine="0"/>
              <w:jc w:val="left"/>
              <w:rPr>
                <w:del w:id="1165" w:author="Fa'te" w:date="2026-09-18T15:57:37Z"/>
              </w:rPr>
            </w:pPr>
            <w:del w:id="1166" w:author="Fa'te" w:date="2026-09-18T15:57:37Z">
              <w:r>
                <w:rPr>
                  <w:rFonts w:ascii="Times New Roman" w:hAnsi="Times New Roman" w:eastAsia="宋体" w:cs="Times New Roman"/>
                  <w:color w:val="000000"/>
                  <w:sz w:val="16"/>
                </w:rPr>
                <w:delText>Hyper-multiple[26]</w:delText>
              </w:r>
            </w:del>
          </w:p>
        </w:tc>
        <w:tc>
          <w:tcPr>
            <w:tcW w:w="564" w:type="dxa"/>
            <w:vAlign w:val="center"/>
          </w:tcPr>
          <w:p w14:paraId="60136791">
            <w:pPr>
              <w:keepNext/>
              <w:keepLines/>
              <w:spacing w:before="0" w:after="0" w:line="264" w:lineRule="auto"/>
              <w:ind w:left="0" w:right="0" w:firstLine="0"/>
              <w:jc w:val="center"/>
              <w:rPr>
                <w:del w:id="1167" w:author="Fa'te" w:date="2026-09-18T15:57:37Z"/>
              </w:rPr>
            </w:pPr>
            <w:del w:id="1168" w:author="Fa'te" w:date="2026-09-18T15:57:37Z">
              <w:r>
                <w:rPr>
                  <w:rFonts w:ascii="Times New Roman" w:hAnsi="Times New Roman" w:eastAsia="宋体" w:cs="Times New Roman"/>
                  <w:color w:val="000000"/>
                  <w:sz w:val="16"/>
                </w:rPr>
                <w:delText>21.99</w:delText>
              </w:r>
            </w:del>
          </w:p>
        </w:tc>
        <w:tc>
          <w:tcPr>
            <w:tcW w:w="564" w:type="dxa"/>
            <w:vAlign w:val="center"/>
          </w:tcPr>
          <w:p w14:paraId="032A3648">
            <w:pPr>
              <w:keepNext/>
              <w:keepLines/>
              <w:spacing w:before="0" w:after="0" w:line="264" w:lineRule="auto"/>
              <w:ind w:left="0" w:right="0" w:firstLine="0"/>
              <w:jc w:val="center"/>
              <w:rPr>
                <w:del w:id="1169" w:author="Fa'te" w:date="2026-09-18T15:57:37Z"/>
              </w:rPr>
            </w:pPr>
            <w:del w:id="1170" w:author="Fa'te" w:date="2026-09-18T15:57:37Z">
              <w:r>
                <w:rPr>
                  <w:rFonts w:ascii="Times New Roman" w:hAnsi="Times New Roman" w:eastAsia="宋体" w:cs="Times New Roman"/>
                  <w:color w:val="000000"/>
                  <w:sz w:val="16"/>
                </w:rPr>
                <w:delText>8.12</w:delText>
              </w:r>
            </w:del>
          </w:p>
        </w:tc>
        <w:tc>
          <w:tcPr>
            <w:tcW w:w="564" w:type="dxa"/>
            <w:vAlign w:val="center"/>
          </w:tcPr>
          <w:p w14:paraId="533CBA1F">
            <w:pPr>
              <w:keepNext/>
              <w:keepLines/>
              <w:spacing w:before="0" w:after="0" w:line="264" w:lineRule="auto"/>
              <w:ind w:left="0" w:right="0" w:firstLine="0"/>
              <w:jc w:val="center"/>
              <w:rPr>
                <w:del w:id="1171" w:author="Fa'te" w:date="2026-09-18T15:57:37Z"/>
              </w:rPr>
            </w:pPr>
            <w:del w:id="1172" w:author="Fa'te" w:date="2026-09-18T15:57:37Z">
              <w:r>
                <w:rPr>
                  <w:rFonts w:ascii="Times New Roman" w:hAnsi="Times New Roman" w:eastAsia="宋体" w:cs="Times New Roman"/>
                  <w:color w:val="000000"/>
                  <w:sz w:val="16"/>
                </w:rPr>
                <w:delText>11.87</w:delText>
              </w:r>
            </w:del>
          </w:p>
        </w:tc>
        <w:tc>
          <w:tcPr>
            <w:tcW w:w="564" w:type="dxa"/>
            <w:vAlign w:val="center"/>
          </w:tcPr>
          <w:p w14:paraId="02B3C3ED">
            <w:pPr>
              <w:keepNext/>
              <w:keepLines/>
              <w:spacing w:before="0" w:after="0" w:line="264" w:lineRule="auto"/>
              <w:ind w:left="0" w:right="0" w:firstLine="0"/>
              <w:jc w:val="center"/>
              <w:rPr>
                <w:del w:id="1173" w:author="Fa'te" w:date="2026-09-18T15:57:37Z"/>
              </w:rPr>
            </w:pPr>
            <w:del w:id="1174" w:author="Fa'te" w:date="2026-09-18T15:57:37Z">
              <w:r>
                <w:rPr>
                  <w:rFonts w:ascii="Times New Roman" w:hAnsi="Times New Roman" w:eastAsia="宋体" w:cs="Times New Roman"/>
                  <w:color w:val="000000"/>
                  <w:sz w:val="16"/>
                </w:rPr>
                <w:delText>8.47</w:delText>
              </w:r>
            </w:del>
          </w:p>
        </w:tc>
        <w:tc>
          <w:tcPr>
            <w:tcW w:w="564" w:type="dxa"/>
            <w:vAlign w:val="center"/>
          </w:tcPr>
          <w:p w14:paraId="426BB11F">
            <w:pPr>
              <w:keepNext/>
              <w:keepLines/>
              <w:spacing w:before="0" w:after="0" w:line="264" w:lineRule="auto"/>
              <w:ind w:left="0" w:right="0" w:firstLine="0"/>
              <w:jc w:val="center"/>
              <w:rPr>
                <w:del w:id="1175" w:author="Fa'te" w:date="2026-09-18T15:57:37Z"/>
              </w:rPr>
            </w:pPr>
            <w:del w:id="1176" w:author="Fa'te" w:date="2026-09-18T15:57:37Z">
              <w:r>
                <w:rPr>
                  <w:rFonts w:ascii="Times New Roman" w:hAnsi="Times New Roman" w:eastAsia="宋体" w:cs="Times New Roman"/>
                  <w:color w:val="000000"/>
                  <w:sz w:val="16"/>
                </w:rPr>
                <w:delText>43.52</w:delText>
              </w:r>
            </w:del>
          </w:p>
        </w:tc>
        <w:tc>
          <w:tcPr>
            <w:tcW w:w="564" w:type="dxa"/>
            <w:vAlign w:val="center"/>
          </w:tcPr>
          <w:p w14:paraId="270ABB10">
            <w:pPr>
              <w:keepNext/>
              <w:keepLines/>
              <w:spacing w:before="0" w:after="0" w:line="264" w:lineRule="auto"/>
              <w:ind w:left="0" w:right="0" w:firstLine="0"/>
              <w:jc w:val="center"/>
              <w:rPr>
                <w:del w:id="1177" w:author="Fa'te" w:date="2026-09-18T15:57:37Z"/>
              </w:rPr>
            </w:pPr>
            <w:del w:id="1178" w:author="Fa'te" w:date="2026-09-18T15:57:37Z">
              <w:r>
                <w:rPr>
                  <w:rFonts w:ascii="Times New Roman" w:hAnsi="Times New Roman" w:eastAsia="宋体" w:cs="Times New Roman"/>
                  <w:color w:val="000000"/>
                  <w:sz w:val="16"/>
                </w:rPr>
                <w:delText>39.77</w:delText>
              </w:r>
            </w:del>
          </w:p>
        </w:tc>
        <w:tc>
          <w:tcPr>
            <w:tcW w:w="564" w:type="dxa"/>
            <w:vAlign w:val="center"/>
          </w:tcPr>
          <w:p w14:paraId="451F2130">
            <w:pPr>
              <w:keepNext/>
              <w:keepLines/>
              <w:spacing w:before="0" w:after="0" w:line="264" w:lineRule="auto"/>
              <w:ind w:left="0" w:right="0" w:firstLine="0"/>
              <w:jc w:val="center"/>
              <w:rPr>
                <w:del w:id="1179" w:author="Fa'te" w:date="2026-09-18T15:57:37Z"/>
              </w:rPr>
            </w:pPr>
            <w:del w:id="1180" w:author="Fa'te" w:date="2026-09-18T15:57:37Z">
              <w:r>
                <w:rPr>
                  <w:rFonts w:ascii="Times New Roman" w:hAnsi="Times New Roman" w:eastAsia="宋体" w:cs="Times New Roman"/>
                  <w:color w:val="000000"/>
                  <w:sz w:val="16"/>
                </w:rPr>
                <w:delText>41.56</w:delText>
              </w:r>
            </w:del>
          </w:p>
        </w:tc>
        <w:tc>
          <w:tcPr>
            <w:tcW w:w="564" w:type="dxa"/>
            <w:vAlign w:val="center"/>
          </w:tcPr>
          <w:p w14:paraId="719B930A">
            <w:pPr>
              <w:keepNext/>
              <w:keepLines/>
              <w:spacing w:before="0" w:after="0" w:line="264" w:lineRule="auto"/>
              <w:ind w:left="0" w:right="0" w:firstLine="0"/>
              <w:jc w:val="center"/>
              <w:rPr>
                <w:del w:id="1181" w:author="Fa'te" w:date="2026-09-18T15:57:37Z"/>
              </w:rPr>
            </w:pPr>
            <w:del w:id="1182" w:author="Fa'te" w:date="2026-09-18T15:57:37Z">
              <w:r>
                <w:rPr>
                  <w:rFonts w:ascii="Times New Roman" w:hAnsi="Times New Roman" w:eastAsia="宋体" w:cs="Times New Roman"/>
                  <w:color w:val="000000"/>
                  <w:sz w:val="16"/>
                </w:rPr>
                <w:delText>40.28</w:delText>
              </w:r>
            </w:del>
          </w:p>
        </w:tc>
        <w:tc>
          <w:tcPr>
            <w:tcW w:w="564" w:type="dxa"/>
            <w:vAlign w:val="center"/>
          </w:tcPr>
          <w:p w14:paraId="29662AE6">
            <w:pPr>
              <w:keepNext/>
              <w:keepLines/>
              <w:spacing w:before="0" w:after="0" w:line="264" w:lineRule="auto"/>
              <w:ind w:left="0" w:right="0" w:firstLine="0"/>
              <w:jc w:val="center"/>
              <w:rPr>
                <w:del w:id="1183" w:author="Fa'te" w:date="2026-09-18T15:57:37Z"/>
              </w:rPr>
            </w:pPr>
            <w:del w:id="1184" w:author="Fa'te" w:date="2026-09-18T15:57:37Z">
              <w:r>
                <w:rPr>
                  <w:rFonts w:ascii="Times New Roman" w:hAnsi="Times New Roman" w:eastAsia="宋体" w:cs="Times New Roman"/>
                  <w:color w:val="000000"/>
                  <w:sz w:val="16"/>
                </w:rPr>
                <w:delText>20.52</w:delText>
              </w:r>
            </w:del>
          </w:p>
        </w:tc>
        <w:tc>
          <w:tcPr>
            <w:tcW w:w="564" w:type="dxa"/>
            <w:vAlign w:val="center"/>
          </w:tcPr>
          <w:p w14:paraId="460C7B99">
            <w:pPr>
              <w:keepNext/>
              <w:keepLines/>
              <w:spacing w:before="0" w:after="0" w:line="264" w:lineRule="auto"/>
              <w:ind w:left="0" w:right="0" w:firstLine="0"/>
              <w:jc w:val="center"/>
              <w:rPr>
                <w:del w:id="1185" w:author="Fa'te" w:date="2026-09-18T15:57:37Z"/>
              </w:rPr>
            </w:pPr>
            <w:del w:id="1186" w:author="Fa'te" w:date="2026-09-18T15:57:37Z">
              <w:r>
                <w:rPr>
                  <w:rFonts w:ascii="Times New Roman" w:hAnsi="Times New Roman" w:eastAsia="宋体" w:cs="Times New Roman"/>
                  <w:color w:val="000000"/>
                  <w:sz w:val="16"/>
                  <w:u w:val="single"/>
                </w:rPr>
                <w:delText>21.30</w:delText>
              </w:r>
            </w:del>
          </w:p>
        </w:tc>
        <w:tc>
          <w:tcPr>
            <w:tcW w:w="564" w:type="dxa"/>
            <w:vAlign w:val="center"/>
          </w:tcPr>
          <w:p w14:paraId="0F981644">
            <w:pPr>
              <w:keepNext/>
              <w:keepLines/>
              <w:spacing w:before="0" w:after="0" w:line="264" w:lineRule="auto"/>
              <w:ind w:left="0" w:right="0" w:firstLine="0"/>
              <w:jc w:val="center"/>
              <w:rPr>
                <w:del w:id="1187" w:author="Fa'te" w:date="2026-09-18T15:57:37Z"/>
              </w:rPr>
            </w:pPr>
            <w:del w:id="1188" w:author="Fa'te" w:date="2026-09-18T15:57:37Z">
              <w:r>
                <w:rPr>
                  <w:rFonts w:ascii="Times New Roman" w:hAnsi="Times New Roman" w:eastAsia="宋体" w:cs="Times New Roman"/>
                  <w:color w:val="000000"/>
                  <w:sz w:val="16"/>
                </w:rPr>
                <w:delText>20.90</w:delText>
              </w:r>
            </w:del>
          </w:p>
        </w:tc>
        <w:tc>
          <w:tcPr>
            <w:tcW w:w="564" w:type="dxa"/>
            <w:vAlign w:val="center"/>
          </w:tcPr>
          <w:p w14:paraId="7AAF5E53">
            <w:pPr>
              <w:keepNext/>
              <w:keepLines/>
              <w:spacing w:before="0" w:after="0" w:line="264" w:lineRule="auto"/>
              <w:ind w:left="0" w:right="0" w:firstLine="0"/>
              <w:jc w:val="center"/>
              <w:rPr>
                <w:del w:id="1189" w:author="Fa'te" w:date="2026-09-18T15:57:37Z"/>
              </w:rPr>
            </w:pPr>
            <w:del w:id="1190" w:author="Fa'te" w:date="2026-09-18T15:57:37Z">
              <w:r>
                <w:rPr>
                  <w:rFonts w:ascii="Times New Roman" w:hAnsi="Times New Roman" w:eastAsia="宋体" w:cs="Times New Roman"/>
                  <w:color w:val="000000"/>
                  <w:sz w:val="16"/>
                  <w:u w:val="single"/>
                </w:rPr>
                <w:delText>22.18</w:delText>
              </w:r>
            </w:del>
          </w:p>
        </w:tc>
      </w:tr>
      <w:tr w14:paraId="5BBB2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del w:id="1191" w:author="Fa'te" w:date="2026-09-18T15:57:37Z"/>
        </w:trPr>
        <w:tc>
          <w:tcPr>
            <w:tcW w:w="1540" w:type="dxa"/>
            <w:vAlign w:val="center"/>
          </w:tcPr>
          <w:p w14:paraId="0A513BFC">
            <w:pPr>
              <w:keepNext/>
              <w:keepLines/>
              <w:spacing w:before="0" w:after="0" w:line="264" w:lineRule="auto"/>
              <w:ind w:left="0" w:right="0" w:firstLine="0"/>
              <w:jc w:val="left"/>
              <w:rPr>
                <w:del w:id="1192" w:author="Fa'te" w:date="2026-09-18T15:57:37Z"/>
              </w:rPr>
            </w:pPr>
            <w:del w:id="1193" w:author="Fa'te" w:date="2026-09-18T15:57:37Z">
              <w:r>
                <w:rPr>
                  <w:rFonts w:ascii="Times New Roman" w:hAnsi="Times New Roman" w:eastAsia="宋体" w:cs="Times New Roman"/>
                  <w:color w:val="000000"/>
                  <w:sz w:val="16"/>
                </w:rPr>
                <w:delText>KDA[6]</w:delText>
              </w:r>
            </w:del>
          </w:p>
        </w:tc>
        <w:tc>
          <w:tcPr>
            <w:tcW w:w="564" w:type="dxa"/>
            <w:vAlign w:val="center"/>
          </w:tcPr>
          <w:p w14:paraId="7FDF6604">
            <w:pPr>
              <w:keepNext/>
              <w:keepLines/>
              <w:spacing w:before="0" w:after="0" w:line="264" w:lineRule="auto"/>
              <w:ind w:left="0" w:right="0" w:firstLine="0"/>
              <w:jc w:val="center"/>
              <w:rPr>
                <w:del w:id="1194" w:author="Fa'te" w:date="2026-09-18T15:57:37Z"/>
              </w:rPr>
            </w:pPr>
            <w:del w:id="1195" w:author="Fa'te" w:date="2026-09-18T15:57:37Z">
              <w:r>
                <w:rPr>
                  <w:rFonts w:ascii="Times New Roman" w:hAnsi="Times New Roman" w:eastAsia="宋体" w:cs="Times New Roman"/>
                  <w:color w:val="000000"/>
                  <w:sz w:val="16"/>
                </w:rPr>
                <w:delText>13.30</w:delText>
              </w:r>
            </w:del>
          </w:p>
        </w:tc>
        <w:tc>
          <w:tcPr>
            <w:tcW w:w="564" w:type="dxa"/>
            <w:vAlign w:val="center"/>
          </w:tcPr>
          <w:p w14:paraId="28700820">
            <w:pPr>
              <w:keepNext/>
              <w:keepLines/>
              <w:spacing w:before="0" w:after="0" w:line="264" w:lineRule="auto"/>
              <w:ind w:left="0" w:right="0" w:firstLine="0"/>
              <w:jc w:val="center"/>
              <w:rPr>
                <w:del w:id="1196" w:author="Fa'te" w:date="2026-09-18T15:57:37Z"/>
              </w:rPr>
            </w:pPr>
            <w:del w:id="1197" w:author="Fa'te" w:date="2026-09-18T15:57:37Z">
              <w:r>
                <w:rPr>
                  <w:rFonts w:ascii="Times New Roman" w:hAnsi="Times New Roman" w:eastAsia="宋体" w:cs="Times New Roman"/>
                  <w:color w:val="000000"/>
                  <w:sz w:val="16"/>
                </w:rPr>
                <w:delText>7.74</w:delText>
              </w:r>
            </w:del>
          </w:p>
        </w:tc>
        <w:tc>
          <w:tcPr>
            <w:tcW w:w="564" w:type="dxa"/>
            <w:vAlign w:val="center"/>
          </w:tcPr>
          <w:p w14:paraId="0CC9052A">
            <w:pPr>
              <w:keepNext/>
              <w:keepLines/>
              <w:spacing w:before="0" w:after="0" w:line="264" w:lineRule="auto"/>
              <w:ind w:left="0" w:right="0" w:firstLine="0"/>
              <w:jc w:val="center"/>
              <w:rPr>
                <w:del w:id="1198" w:author="Fa'te" w:date="2026-09-18T15:57:37Z"/>
              </w:rPr>
            </w:pPr>
            <w:del w:id="1199" w:author="Fa'te" w:date="2026-09-18T15:57:37Z">
              <w:r>
                <w:rPr>
                  <w:rFonts w:ascii="Times New Roman" w:hAnsi="Times New Roman" w:eastAsia="宋体" w:cs="Times New Roman"/>
                  <w:color w:val="000000"/>
                  <w:sz w:val="16"/>
                </w:rPr>
                <w:delText>9.78</w:delText>
              </w:r>
            </w:del>
          </w:p>
        </w:tc>
        <w:tc>
          <w:tcPr>
            <w:tcW w:w="564" w:type="dxa"/>
            <w:vAlign w:val="center"/>
          </w:tcPr>
          <w:p w14:paraId="0254AD03">
            <w:pPr>
              <w:keepNext/>
              <w:keepLines/>
              <w:spacing w:before="0" w:after="0" w:line="264" w:lineRule="auto"/>
              <w:ind w:left="0" w:right="0" w:firstLine="0"/>
              <w:jc w:val="center"/>
              <w:rPr>
                <w:del w:id="1200" w:author="Fa'te" w:date="2026-09-18T15:57:37Z"/>
              </w:rPr>
            </w:pPr>
            <w:del w:id="1201" w:author="Fa'te" w:date="2026-09-18T15:57:37Z">
              <w:r>
                <w:rPr>
                  <w:rFonts w:ascii="Times New Roman" w:hAnsi="Times New Roman" w:eastAsia="宋体" w:cs="Times New Roman"/>
                  <w:color w:val="000000"/>
                  <w:sz w:val="16"/>
                </w:rPr>
                <w:delText>8.32</w:delText>
              </w:r>
            </w:del>
          </w:p>
        </w:tc>
        <w:tc>
          <w:tcPr>
            <w:tcW w:w="564" w:type="dxa"/>
            <w:vAlign w:val="center"/>
          </w:tcPr>
          <w:p w14:paraId="2863716F">
            <w:pPr>
              <w:keepNext/>
              <w:keepLines/>
              <w:spacing w:before="0" w:after="0" w:line="264" w:lineRule="auto"/>
              <w:ind w:left="0" w:right="0" w:firstLine="0"/>
              <w:jc w:val="center"/>
              <w:rPr>
                <w:del w:id="1202" w:author="Fa'te" w:date="2026-09-18T15:57:37Z"/>
              </w:rPr>
            </w:pPr>
            <w:del w:id="1203" w:author="Fa'te" w:date="2026-09-18T15:57:37Z">
              <w:r>
                <w:rPr>
                  <w:rFonts w:ascii="Times New Roman" w:hAnsi="Times New Roman" w:eastAsia="宋体" w:cs="Times New Roman"/>
                  <w:color w:val="000000"/>
                  <w:sz w:val="16"/>
                </w:rPr>
                <w:delText>75.88</w:delText>
              </w:r>
            </w:del>
          </w:p>
        </w:tc>
        <w:tc>
          <w:tcPr>
            <w:tcW w:w="564" w:type="dxa"/>
            <w:vAlign w:val="center"/>
          </w:tcPr>
          <w:p w14:paraId="198ABE9F">
            <w:pPr>
              <w:keepNext/>
              <w:keepLines/>
              <w:spacing w:before="0" w:after="0" w:line="264" w:lineRule="auto"/>
              <w:ind w:left="0" w:right="0" w:firstLine="0"/>
              <w:jc w:val="center"/>
              <w:rPr>
                <w:del w:id="1204" w:author="Fa'te" w:date="2026-09-18T15:57:37Z"/>
              </w:rPr>
            </w:pPr>
            <w:del w:id="1205" w:author="Fa'te" w:date="2026-09-18T15:57:37Z">
              <w:r>
                <w:rPr>
                  <w:rFonts w:ascii="Times New Roman" w:hAnsi="Times New Roman" w:eastAsia="宋体" w:cs="Times New Roman"/>
                  <w:color w:val="000000"/>
                  <w:sz w:val="16"/>
                </w:rPr>
                <w:delText>42.97</w:delText>
              </w:r>
            </w:del>
          </w:p>
        </w:tc>
        <w:tc>
          <w:tcPr>
            <w:tcW w:w="564" w:type="dxa"/>
            <w:vAlign w:val="center"/>
          </w:tcPr>
          <w:p w14:paraId="0CE321EF">
            <w:pPr>
              <w:keepNext/>
              <w:keepLines/>
              <w:spacing w:before="0" w:after="0" w:line="264" w:lineRule="auto"/>
              <w:ind w:left="0" w:right="0" w:firstLine="0"/>
              <w:jc w:val="center"/>
              <w:rPr>
                <w:del w:id="1206" w:author="Fa'te" w:date="2026-09-18T15:57:37Z"/>
              </w:rPr>
            </w:pPr>
            <w:del w:id="1207" w:author="Fa'te" w:date="2026-09-18T15:57:37Z">
              <w:r>
                <w:rPr>
                  <w:rFonts w:ascii="Times New Roman" w:hAnsi="Times New Roman" w:eastAsia="宋体" w:cs="Times New Roman"/>
                  <w:color w:val="000000"/>
                  <w:sz w:val="16"/>
                </w:rPr>
                <w:delText>54.84</w:delText>
              </w:r>
            </w:del>
          </w:p>
        </w:tc>
        <w:tc>
          <w:tcPr>
            <w:tcW w:w="564" w:type="dxa"/>
            <w:vAlign w:val="center"/>
          </w:tcPr>
          <w:p w14:paraId="14A71D29">
            <w:pPr>
              <w:keepNext/>
              <w:keepLines/>
              <w:spacing w:before="0" w:after="0" w:line="264" w:lineRule="auto"/>
              <w:ind w:left="0" w:right="0" w:firstLine="0"/>
              <w:jc w:val="center"/>
              <w:rPr>
                <w:del w:id="1208" w:author="Fa'te" w:date="2026-09-18T15:57:37Z"/>
              </w:rPr>
            </w:pPr>
            <w:del w:id="1209" w:author="Fa'te" w:date="2026-09-18T15:57:37Z">
              <w:r>
                <w:rPr>
                  <w:rFonts w:ascii="Times New Roman" w:hAnsi="Times New Roman" w:eastAsia="宋体" w:cs="Times New Roman"/>
                  <w:b/>
                  <w:color w:val="000000"/>
                  <w:sz w:val="16"/>
                </w:rPr>
                <w:delText>52.66</w:delText>
              </w:r>
            </w:del>
          </w:p>
        </w:tc>
        <w:tc>
          <w:tcPr>
            <w:tcW w:w="564" w:type="dxa"/>
            <w:vAlign w:val="center"/>
          </w:tcPr>
          <w:p w14:paraId="44C49032">
            <w:pPr>
              <w:keepNext/>
              <w:keepLines/>
              <w:spacing w:before="0" w:after="0" w:line="264" w:lineRule="auto"/>
              <w:ind w:left="0" w:right="0" w:firstLine="0"/>
              <w:jc w:val="center"/>
              <w:rPr>
                <w:del w:id="1210" w:author="Fa'te" w:date="2026-09-18T15:57:37Z"/>
              </w:rPr>
            </w:pPr>
            <w:del w:id="1211" w:author="Fa'te" w:date="2026-09-18T15:57:37Z">
              <w:r>
                <w:rPr>
                  <w:rFonts w:ascii="Times New Roman" w:hAnsi="Times New Roman" w:eastAsia="宋体" w:cs="Times New Roman"/>
                  <w:color w:val="000000"/>
                  <w:sz w:val="16"/>
                </w:rPr>
                <w:delText>37.55</w:delText>
              </w:r>
            </w:del>
          </w:p>
        </w:tc>
        <w:tc>
          <w:tcPr>
            <w:tcW w:w="564" w:type="dxa"/>
            <w:vAlign w:val="center"/>
          </w:tcPr>
          <w:p w14:paraId="38140AD9">
            <w:pPr>
              <w:keepNext/>
              <w:keepLines/>
              <w:spacing w:before="0" w:after="0" w:line="264" w:lineRule="auto"/>
              <w:ind w:left="0" w:right="0" w:firstLine="0"/>
              <w:jc w:val="center"/>
              <w:rPr>
                <w:del w:id="1212" w:author="Fa'te" w:date="2026-09-18T15:57:37Z"/>
              </w:rPr>
            </w:pPr>
            <w:del w:id="1213" w:author="Fa'te" w:date="2026-09-18T15:57:37Z">
              <w:r>
                <w:rPr>
                  <w:rFonts w:ascii="Times New Roman" w:hAnsi="Times New Roman" w:eastAsia="宋体" w:cs="Times New Roman"/>
                  <w:color w:val="000000"/>
                  <w:sz w:val="16"/>
                </w:rPr>
                <w:delText>10.25</w:delText>
              </w:r>
            </w:del>
          </w:p>
        </w:tc>
        <w:tc>
          <w:tcPr>
            <w:tcW w:w="564" w:type="dxa"/>
            <w:vAlign w:val="center"/>
          </w:tcPr>
          <w:p w14:paraId="4A0C4DE0">
            <w:pPr>
              <w:keepNext/>
              <w:keepLines/>
              <w:spacing w:before="0" w:after="0" w:line="264" w:lineRule="auto"/>
              <w:ind w:left="0" w:right="0" w:firstLine="0"/>
              <w:jc w:val="center"/>
              <w:rPr>
                <w:del w:id="1214" w:author="Fa'te" w:date="2026-09-18T15:57:37Z"/>
              </w:rPr>
            </w:pPr>
            <w:del w:id="1215" w:author="Fa'te" w:date="2026-09-18T15:57:37Z">
              <w:r>
                <w:rPr>
                  <w:rFonts w:ascii="Times New Roman" w:hAnsi="Times New Roman" w:eastAsia="宋体" w:cs="Times New Roman"/>
                  <w:color w:val="000000"/>
                  <w:sz w:val="16"/>
                </w:rPr>
                <w:delText>17.95</w:delText>
              </w:r>
            </w:del>
          </w:p>
        </w:tc>
        <w:tc>
          <w:tcPr>
            <w:tcW w:w="564" w:type="dxa"/>
            <w:vAlign w:val="center"/>
          </w:tcPr>
          <w:p w14:paraId="783A3751">
            <w:pPr>
              <w:keepNext/>
              <w:keepLines/>
              <w:spacing w:before="0" w:after="0" w:line="264" w:lineRule="auto"/>
              <w:ind w:left="0" w:right="0" w:firstLine="0"/>
              <w:jc w:val="center"/>
              <w:rPr>
                <w:del w:id="1216" w:author="Fa'te" w:date="2026-09-18T15:57:37Z"/>
              </w:rPr>
            </w:pPr>
            <w:del w:id="1217" w:author="Fa'te" w:date="2026-09-18T15:57:37Z">
              <w:r>
                <w:rPr>
                  <w:rFonts w:ascii="Times New Roman" w:hAnsi="Times New Roman" w:eastAsia="宋体" w:cs="Times New Roman"/>
                  <w:color w:val="000000"/>
                  <w:sz w:val="16"/>
                </w:rPr>
                <w:delText>11.85</w:delText>
              </w:r>
            </w:del>
          </w:p>
        </w:tc>
      </w:tr>
      <w:tr w14:paraId="115D4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del w:id="1218" w:author="Fa'te" w:date="2026-09-18T15:57:37Z"/>
        </w:trPr>
        <w:tc>
          <w:tcPr>
            <w:tcW w:w="1540" w:type="dxa"/>
            <w:vAlign w:val="center"/>
          </w:tcPr>
          <w:p w14:paraId="33F4E829">
            <w:pPr>
              <w:keepNext/>
              <w:keepLines/>
              <w:spacing w:before="0" w:after="0" w:line="264" w:lineRule="auto"/>
              <w:ind w:left="0" w:right="0" w:firstLine="0"/>
              <w:jc w:val="left"/>
              <w:rPr>
                <w:del w:id="1219" w:author="Fa'te" w:date="2026-09-18T15:57:37Z"/>
              </w:rPr>
            </w:pPr>
            <w:del w:id="1220" w:author="Fa'te" w:date="2026-09-18T15:57:37Z">
              <w:r>
                <w:rPr>
                  <w:rFonts w:ascii="Times New Roman" w:hAnsi="Times New Roman" w:eastAsia="宋体" w:cs="Times New Roman"/>
                  <w:color w:val="000000"/>
                  <w:sz w:val="16"/>
                </w:rPr>
                <w:delText>ClipClap-GZSL[4]</w:delText>
              </w:r>
            </w:del>
          </w:p>
        </w:tc>
        <w:tc>
          <w:tcPr>
            <w:tcW w:w="564" w:type="dxa"/>
            <w:vAlign w:val="center"/>
          </w:tcPr>
          <w:p w14:paraId="1A66E437">
            <w:pPr>
              <w:keepNext/>
              <w:keepLines/>
              <w:spacing w:before="0" w:after="0" w:line="264" w:lineRule="auto"/>
              <w:ind w:left="0" w:right="0" w:firstLine="0"/>
              <w:jc w:val="center"/>
              <w:rPr>
                <w:del w:id="1221" w:author="Fa'te" w:date="2026-09-18T15:57:37Z"/>
              </w:rPr>
            </w:pPr>
            <w:del w:id="1222" w:author="Fa'te" w:date="2026-09-18T15:57:37Z">
              <w:r>
                <w:rPr>
                  <w:rFonts w:ascii="Times New Roman" w:hAnsi="Times New Roman" w:eastAsia="宋体" w:cs="Times New Roman"/>
                  <w:color w:val="000000"/>
                  <w:sz w:val="16"/>
                </w:rPr>
                <w:delText>27.59</w:delText>
              </w:r>
            </w:del>
          </w:p>
        </w:tc>
        <w:tc>
          <w:tcPr>
            <w:tcW w:w="564" w:type="dxa"/>
            <w:vAlign w:val="center"/>
          </w:tcPr>
          <w:p w14:paraId="2661C238">
            <w:pPr>
              <w:keepNext/>
              <w:keepLines/>
              <w:spacing w:before="0" w:after="0" w:line="264" w:lineRule="auto"/>
              <w:ind w:left="0" w:right="0" w:firstLine="0"/>
              <w:jc w:val="center"/>
              <w:rPr>
                <w:del w:id="1223" w:author="Fa'te" w:date="2026-09-18T15:57:37Z"/>
              </w:rPr>
            </w:pPr>
            <w:del w:id="1224" w:author="Fa'te" w:date="2026-09-18T15:57:37Z">
              <w:r>
                <w:rPr>
                  <w:rFonts w:ascii="Times New Roman" w:hAnsi="Times New Roman" w:eastAsia="宋体" w:cs="Times New Roman"/>
                  <w:color w:val="000000"/>
                  <w:sz w:val="16"/>
                  <w:u w:val="single"/>
                </w:rPr>
                <w:delText>11.00</w:delText>
              </w:r>
            </w:del>
          </w:p>
        </w:tc>
        <w:tc>
          <w:tcPr>
            <w:tcW w:w="564" w:type="dxa"/>
            <w:vAlign w:val="center"/>
          </w:tcPr>
          <w:p w14:paraId="17999E36">
            <w:pPr>
              <w:keepNext/>
              <w:keepLines/>
              <w:spacing w:before="0" w:after="0" w:line="264" w:lineRule="auto"/>
              <w:ind w:left="0" w:right="0" w:firstLine="0"/>
              <w:jc w:val="center"/>
              <w:rPr>
                <w:del w:id="1225" w:author="Fa'te" w:date="2026-09-18T15:57:37Z"/>
              </w:rPr>
            </w:pPr>
            <w:del w:id="1226" w:author="Fa'te" w:date="2026-09-18T15:57:37Z">
              <w:r>
                <w:rPr>
                  <w:rFonts w:ascii="Times New Roman" w:hAnsi="Times New Roman" w:eastAsia="宋体" w:cs="Times New Roman"/>
                  <w:color w:val="000000"/>
                  <w:sz w:val="16"/>
                  <w:u w:val="single"/>
                </w:rPr>
                <w:delText>15.73</w:delText>
              </w:r>
            </w:del>
          </w:p>
        </w:tc>
        <w:tc>
          <w:tcPr>
            <w:tcW w:w="564" w:type="dxa"/>
            <w:vAlign w:val="center"/>
          </w:tcPr>
          <w:p w14:paraId="3EF53E1F">
            <w:pPr>
              <w:keepNext/>
              <w:keepLines/>
              <w:spacing w:before="0" w:after="0" w:line="264" w:lineRule="auto"/>
              <w:ind w:left="0" w:right="0" w:firstLine="0"/>
              <w:jc w:val="center"/>
              <w:rPr>
                <w:del w:id="1227" w:author="Fa'te" w:date="2026-09-18T15:57:37Z"/>
              </w:rPr>
            </w:pPr>
            <w:del w:id="1228" w:author="Fa'te" w:date="2026-09-18T15:57:37Z">
              <w:r>
                <w:rPr>
                  <w:rFonts w:ascii="Times New Roman" w:hAnsi="Times New Roman" w:eastAsia="宋体" w:cs="Times New Roman"/>
                  <w:color w:val="000000"/>
                  <w:sz w:val="16"/>
                  <w:u w:val="single"/>
                </w:rPr>
                <w:delText>11.28</w:delText>
              </w:r>
            </w:del>
          </w:p>
        </w:tc>
        <w:tc>
          <w:tcPr>
            <w:tcW w:w="564" w:type="dxa"/>
            <w:vAlign w:val="center"/>
          </w:tcPr>
          <w:p w14:paraId="6DE723EB">
            <w:pPr>
              <w:keepNext/>
              <w:keepLines/>
              <w:spacing w:before="0" w:after="0" w:line="264" w:lineRule="auto"/>
              <w:ind w:left="0" w:right="0" w:firstLine="0"/>
              <w:jc w:val="center"/>
              <w:rPr>
                <w:del w:id="1229" w:author="Fa'te" w:date="2026-09-18T15:57:37Z"/>
              </w:rPr>
            </w:pPr>
            <w:del w:id="1230" w:author="Fa'te" w:date="2026-09-18T15:57:37Z">
              <w:r>
                <w:rPr>
                  <w:rFonts w:ascii="Times New Roman" w:hAnsi="Times New Roman" w:eastAsia="宋体" w:cs="Times New Roman"/>
                  <w:color w:val="000000"/>
                  <w:sz w:val="16"/>
                </w:rPr>
                <w:delText>78.20</w:delText>
              </w:r>
            </w:del>
          </w:p>
        </w:tc>
        <w:tc>
          <w:tcPr>
            <w:tcW w:w="564" w:type="dxa"/>
            <w:vAlign w:val="center"/>
          </w:tcPr>
          <w:p w14:paraId="0E95CC34">
            <w:pPr>
              <w:keepNext/>
              <w:keepLines/>
              <w:spacing w:before="0" w:after="0" w:line="264" w:lineRule="auto"/>
              <w:ind w:left="0" w:right="0" w:firstLine="0"/>
              <w:jc w:val="center"/>
              <w:rPr>
                <w:del w:id="1231" w:author="Fa'te" w:date="2026-09-18T15:57:37Z"/>
              </w:rPr>
            </w:pPr>
            <w:del w:id="1232" w:author="Fa'te" w:date="2026-09-18T15:57:37Z">
              <w:r>
                <w:rPr>
                  <w:rFonts w:ascii="Times New Roman" w:hAnsi="Times New Roman" w:eastAsia="宋体" w:cs="Times New Roman"/>
                  <w:color w:val="000000"/>
                  <w:sz w:val="16"/>
                </w:rPr>
                <w:delText>42.57</w:delText>
              </w:r>
            </w:del>
          </w:p>
        </w:tc>
        <w:tc>
          <w:tcPr>
            <w:tcW w:w="564" w:type="dxa"/>
            <w:vAlign w:val="center"/>
          </w:tcPr>
          <w:p w14:paraId="14E37AE9">
            <w:pPr>
              <w:keepNext/>
              <w:keepLines/>
              <w:spacing w:before="0" w:after="0" w:line="264" w:lineRule="auto"/>
              <w:ind w:left="0" w:right="0" w:firstLine="0"/>
              <w:jc w:val="center"/>
              <w:rPr>
                <w:del w:id="1233" w:author="Fa'te" w:date="2026-09-18T15:57:37Z"/>
              </w:rPr>
            </w:pPr>
            <w:del w:id="1234" w:author="Fa'te" w:date="2026-09-18T15:57:37Z">
              <w:r>
                <w:rPr>
                  <w:rFonts w:ascii="Times New Roman" w:hAnsi="Times New Roman" w:eastAsia="宋体" w:cs="Times New Roman"/>
                  <w:color w:val="000000"/>
                  <w:sz w:val="16"/>
                </w:rPr>
                <w:delText>55.13</w:delText>
              </w:r>
            </w:del>
          </w:p>
        </w:tc>
        <w:tc>
          <w:tcPr>
            <w:tcW w:w="564" w:type="dxa"/>
            <w:vAlign w:val="center"/>
          </w:tcPr>
          <w:p w14:paraId="39695E9D">
            <w:pPr>
              <w:keepNext/>
              <w:keepLines/>
              <w:spacing w:before="0" w:after="0" w:line="264" w:lineRule="auto"/>
              <w:ind w:left="0" w:right="0" w:firstLine="0"/>
              <w:jc w:val="center"/>
              <w:rPr>
                <w:del w:id="1235" w:author="Fa'te" w:date="2026-09-18T15:57:37Z"/>
              </w:rPr>
            </w:pPr>
            <w:del w:id="1236" w:author="Fa'te" w:date="2026-09-18T15:57:37Z">
              <w:r>
                <w:rPr>
                  <w:rFonts w:ascii="Times New Roman" w:hAnsi="Times New Roman" w:eastAsia="宋体" w:cs="Times New Roman"/>
                  <w:color w:val="000000"/>
                  <w:sz w:val="16"/>
                </w:rPr>
                <w:delText>46.01</w:delText>
              </w:r>
            </w:del>
          </w:p>
        </w:tc>
        <w:tc>
          <w:tcPr>
            <w:tcW w:w="564" w:type="dxa"/>
            <w:vAlign w:val="center"/>
          </w:tcPr>
          <w:p w14:paraId="0F5634C6">
            <w:pPr>
              <w:keepNext/>
              <w:keepLines/>
              <w:spacing w:before="0" w:after="0" w:line="264" w:lineRule="auto"/>
              <w:ind w:left="0" w:right="0" w:firstLine="0"/>
              <w:jc w:val="center"/>
              <w:rPr>
                <w:del w:id="1237" w:author="Fa'te" w:date="2026-09-18T15:57:37Z"/>
              </w:rPr>
            </w:pPr>
            <w:del w:id="1238" w:author="Fa'te" w:date="2026-09-18T15:57:37Z">
              <w:r>
                <w:rPr>
                  <w:rFonts w:ascii="Times New Roman" w:hAnsi="Times New Roman" w:eastAsia="宋体" w:cs="Times New Roman"/>
                  <w:b/>
                  <w:color w:val="000000"/>
                  <w:sz w:val="16"/>
                </w:rPr>
                <w:delText>44.89</w:delText>
              </w:r>
            </w:del>
          </w:p>
        </w:tc>
        <w:tc>
          <w:tcPr>
            <w:tcW w:w="564" w:type="dxa"/>
            <w:vAlign w:val="center"/>
          </w:tcPr>
          <w:p w14:paraId="46F2A28F">
            <w:pPr>
              <w:keepNext/>
              <w:keepLines/>
              <w:spacing w:before="0" w:after="0" w:line="264" w:lineRule="auto"/>
              <w:ind w:left="0" w:right="0" w:firstLine="0"/>
              <w:jc w:val="center"/>
              <w:rPr>
                <w:del w:id="1239" w:author="Fa'te" w:date="2026-09-18T15:57:37Z"/>
              </w:rPr>
            </w:pPr>
            <w:del w:id="1240" w:author="Fa'te" w:date="2026-09-18T15:57:37Z">
              <w:r>
                <w:rPr>
                  <w:rFonts w:ascii="Times New Roman" w:hAnsi="Times New Roman" w:eastAsia="宋体" w:cs="Times New Roman"/>
                  <w:color w:val="000000"/>
                  <w:sz w:val="16"/>
                </w:rPr>
                <w:delText>19.42</w:delText>
              </w:r>
            </w:del>
          </w:p>
        </w:tc>
        <w:tc>
          <w:tcPr>
            <w:tcW w:w="564" w:type="dxa"/>
            <w:vAlign w:val="center"/>
          </w:tcPr>
          <w:p w14:paraId="3D8A346F">
            <w:pPr>
              <w:keepNext/>
              <w:keepLines/>
              <w:spacing w:before="0" w:after="0" w:line="264" w:lineRule="auto"/>
              <w:ind w:left="0" w:right="0" w:firstLine="0"/>
              <w:jc w:val="center"/>
              <w:rPr>
                <w:del w:id="1241" w:author="Fa'te" w:date="2026-09-18T15:57:37Z"/>
              </w:rPr>
            </w:pPr>
            <w:del w:id="1242" w:author="Fa'te" w:date="2026-09-18T15:57:37Z">
              <w:r>
                <w:rPr>
                  <w:rFonts w:ascii="Times New Roman" w:hAnsi="Times New Roman" w:eastAsia="宋体" w:cs="Times New Roman"/>
                  <w:color w:val="000000"/>
                  <w:sz w:val="16"/>
                  <w:u w:val="single"/>
                </w:rPr>
                <w:delText>27.11</w:delText>
              </w:r>
            </w:del>
          </w:p>
        </w:tc>
        <w:tc>
          <w:tcPr>
            <w:tcW w:w="564" w:type="dxa"/>
            <w:vAlign w:val="center"/>
          </w:tcPr>
          <w:p w14:paraId="262F551B">
            <w:pPr>
              <w:keepNext/>
              <w:keepLines/>
              <w:spacing w:before="0" w:after="0" w:line="264" w:lineRule="auto"/>
              <w:ind w:left="0" w:right="0" w:firstLine="0"/>
              <w:jc w:val="center"/>
              <w:rPr>
                <w:del w:id="1243" w:author="Fa'te" w:date="2026-09-18T15:57:37Z"/>
              </w:rPr>
            </w:pPr>
            <w:del w:id="1244" w:author="Fa'te" w:date="2026-09-18T15:57:37Z">
              <w:r>
                <w:rPr>
                  <w:rFonts w:ascii="Times New Roman" w:hAnsi="Times New Roman" w:eastAsia="宋体" w:cs="Times New Roman"/>
                  <w:color w:val="000000"/>
                  <w:sz w:val="16"/>
                </w:rPr>
                <w:delText>21.76</w:delText>
              </w:r>
            </w:del>
          </w:p>
        </w:tc>
      </w:tr>
      <w:tr w14:paraId="1D89D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del w:id="1245" w:author="Fa'te" w:date="2026-09-18T15:57:37Z"/>
        </w:trPr>
        <w:tc>
          <w:tcPr>
            <w:tcW w:w="1540" w:type="dxa"/>
            <w:vAlign w:val="center"/>
          </w:tcPr>
          <w:p w14:paraId="5C88D62D">
            <w:pPr>
              <w:keepNext/>
              <w:keepLines/>
              <w:spacing w:before="0" w:after="0" w:line="264" w:lineRule="auto"/>
              <w:ind w:left="0" w:right="0" w:firstLine="0"/>
              <w:jc w:val="left"/>
              <w:rPr>
                <w:del w:id="1246" w:author="Fa'te" w:date="2026-09-18T15:57:37Z"/>
              </w:rPr>
            </w:pPr>
            <w:del w:id="1247" w:author="Fa'te" w:date="2026-09-18T15:57:37Z">
              <w:r>
                <w:rPr>
                  <w:rFonts w:ascii="Times New Roman" w:hAnsi="Times New Roman" w:eastAsia="宋体" w:cs="Times New Roman"/>
                  <w:color w:val="000000"/>
                  <w:sz w:val="16"/>
                </w:rPr>
                <w:delText>EZ-AVGZL[7]</w:delText>
              </w:r>
            </w:del>
          </w:p>
        </w:tc>
        <w:tc>
          <w:tcPr>
            <w:tcW w:w="564" w:type="dxa"/>
            <w:vAlign w:val="center"/>
          </w:tcPr>
          <w:p w14:paraId="6DF6A5C3">
            <w:pPr>
              <w:keepNext/>
              <w:keepLines/>
              <w:spacing w:before="0" w:after="0" w:line="264" w:lineRule="auto"/>
              <w:ind w:left="0" w:right="0" w:firstLine="0"/>
              <w:jc w:val="center"/>
              <w:rPr>
                <w:del w:id="1248" w:author="Fa'te" w:date="2026-09-18T15:57:37Z"/>
              </w:rPr>
            </w:pPr>
            <w:del w:id="1249" w:author="Fa'te" w:date="2026-09-18T15:57:37Z">
              <w:r>
                <w:rPr>
                  <w:rFonts w:ascii="Times New Roman" w:hAnsi="Times New Roman" w:eastAsia="宋体" w:cs="Times New Roman"/>
                  <w:color w:val="000000"/>
                  <w:sz w:val="16"/>
                </w:rPr>
                <w:delText>17.26</w:delText>
              </w:r>
            </w:del>
          </w:p>
        </w:tc>
        <w:tc>
          <w:tcPr>
            <w:tcW w:w="564" w:type="dxa"/>
            <w:vAlign w:val="center"/>
          </w:tcPr>
          <w:p w14:paraId="74A081BA">
            <w:pPr>
              <w:keepNext/>
              <w:keepLines/>
              <w:spacing w:before="0" w:after="0" w:line="264" w:lineRule="auto"/>
              <w:ind w:left="0" w:right="0" w:firstLine="0"/>
              <w:jc w:val="center"/>
              <w:rPr>
                <w:del w:id="1250" w:author="Fa'te" w:date="2026-09-18T15:57:37Z"/>
              </w:rPr>
            </w:pPr>
            <w:del w:id="1251" w:author="Fa'te" w:date="2026-09-18T15:57:37Z">
              <w:r>
                <w:rPr>
                  <w:rFonts w:ascii="Times New Roman" w:hAnsi="Times New Roman" w:eastAsia="宋体" w:cs="Times New Roman"/>
                  <w:color w:val="000000"/>
                  <w:sz w:val="16"/>
                </w:rPr>
                <w:delText>8.68</w:delText>
              </w:r>
            </w:del>
          </w:p>
        </w:tc>
        <w:tc>
          <w:tcPr>
            <w:tcW w:w="564" w:type="dxa"/>
            <w:vAlign w:val="center"/>
          </w:tcPr>
          <w:p w14:paraId="5B85B503">
            <w:pPr>
              <w:keepNext/>
              <w:keepLines/>
              <w:spacing w:before="0" w:after="0" w:line="264" w:lineRule="auto"/>
              <w:ind w:left="0" w:right="0" w:firstLine="0"/>
              <w:jc w:val="center"/>
              <w:rPr>
                <w:del w:id="1252" w:author="Fa'te" w:date="2026-09-18T15:57:37Z"/>
              </w:rPr>
            </w:pPr>
            <w:del w:id="1253" w:author="Fa'te" w:date="2026-09-18T15:57:37Z">
              <w:r>
                <w:rPr>
                  <w:rFonts w:ascii="Times New Roman" w:hAnsi="Times New Roman" w:eastAsia="宋体" w:cs="Times New Roman"/>
                  <w:color w:val="000000"/>
                  <w:sz w:val="16"/>
                </w:rPr>
                <w:delText>11.55</w:delText>
              </w:r>
            </w:del>
          </w:p>
        </w:tc>
        <w:tc>
          <w:tcPr>
            <w:tcW w:w="564" w:type="dxa"/>
            <w:vAlign w:val="center"/>
          </w:tcPr>
          <w:p w14:paraId="11CC820C">
            <w:pPr>
              <w:keepNext/>
              <w:keepLines/>
              <w:spacing w:before="0" w:after="0" w:line="264" w:lineRule="auto"/>
              <w:ind w:left="0" w:right="0" w:firstLine="0"/>
              <w:jc w:val="center"/>
              <w:rPr>
                <w:del w:id="1254" w:author="Fa'te" w:date="2026-09-18T15:57:37Z"/>
              </w:rPr>
            </w:pPr>
            <w:del w:id="1255" w:author="Fa'te" w:date="2026-09-18T15:57:37Z">
              <w:r>
                <w:rPr>
                  <w:rFonts w:ascii="Times New Roman" w:hAnsi="Times New Roman" w:eastAsia="宋体" w:cs="Times New Roman"/>
                  <w:color w:val="000000"/>
                  <w:sz w:val="16"/>
                </w:rPr>
                <w:delText>8.92</w:delText>
              </w:r>
            </w:del>
          </w:p>
        </w:tc>
        <w:tc>
          <w:tcPr>
            <w:tcW w:w="564" w:type="dxa"/>
            <w:vAlign w:val="center"/>
          </w:tcPr>
          <w:p w14:paraId="796D652F">
            <w:pPr>
              <w:keepNext/>
              <w:keepLines/>
              <w:spacing w:before="0" w:after="0" w:line="264" w:lineRule="auto"/>
              <w:ind w:left="0" w:right="0" w:firstLine="0"/>
              <w:jc w:val="center"/>
              <w:rPr>
                <w:del w:id="1256" w:author="Fa'te" w:date="2026-09-18T15:57:37Z"/>
              </w:rPr>
            </w:pPr>
            <w:del w:id="1257" w:author="Fa'te" w:date="2026-09-18T15:57:37Z">
              <w:r>
                <w:rPr>
                  <w:rFonts w:ascii="Times New Roman" w:hAnsi="Times New Roman" w:eastAsia="宋体" w:cs="Times New Roman"/>
                  <w:color w:val="000000"/>
                  <w:sz w:val="16"/>
                  <w:u w:val="single"/>
                </w:rPr>
                <w:delText>78.32</w:delText>
              </w:r>
            </w:del>
          </w:p>
        </w:tc>
        <w:tc>
          <w:tcPr>
            <w:tcW w:w="564" w:type="dxa"/>
            <w:vAlign w:val="center"/>
          </w:tcPr>
          <w:p w14:paraId="0496E973">
            <w:pPr>
              <w:keepNext/>
              <w:keepLines/>
              <w:spacing w:before="0" w:after="0" w:line="264" w:lineRule="auto"/>
              <w:ind w:left="0" w:right="0" w:firstLine="0"/>
              <w:jc w:val="center"/>
              <w:rPr>
                <w:del w:id="1258" w:author="Fa'te" w:date="2026-09-18T15:57:37Z"/>
              </w:rPr>
            </w:pPr>
            <w:del w:id="1259" w:author="Fa'te" w:date="2026-09-18T15:57:37Z">
              <w:r>
                <w:rPr>
                  <w:rFonts w:ascii="Times New Roman" w:hAnsi="Times New Roman" w:eastAsia="宋体" w:cs="Times New Roman"/>
                  <w:color w:val="000000"/>
                  <w:sz w:val="16"/>
                  <w:u w:val="single"/>
                </w:rPr>
                <w:delText>46.35</w:delText>
              </w:r>
            </w:del>
          </w:p>
        </w:tc>
        <w:tc>
          <w:tcPr>
            <w:tcW w:w="564" w:type="dxa"/>
            <w:vAlign w:val="center"/>
          </w:tcPr>
          <w:p w14:paraId="2DDF00B5">
            <w:pPr>
              <w:keepNext/>
              <w:keepLines/>
              <w:spacing w:before="0" w:after="0" w:line="264" w:lineRule="auto"/>
              <w:ind w:left="0" w:right="0" w:firstLine="0"/>
              <w:jc w:val="center"/>
              <w:rPr>
                <w:del w:id="1260" w:author="Fa'te" w:date="2026-09-18T15:57:37Z"/>
              </w:rPr>
            </w:pPr>
            <w:del w:id="1261" w:author="Fa'te" w:date="2026-09-18T15:57:37Z">
              <w:r>
                <w:rPr>
                  <w:rFonts w:ascii="Times New Roman" w:hAnsi="Times New Roman" w:eastAsia="宋体" w:cs="Times New Roman"/>
                  <w:color w:val="000000"/>
                  <w:sz w:val="16"/>
                  <w:u w:val="single"/>
                </w:rPr>
                <w:delText>58.24</w:delText>
              </w:r>
            </w:del>
          </w:p>
        </w:tc>
        <w:tc>
          <w:tcPr>
            <w:tcW w:w="564" w:type="dxa"/>
            <w:vAlign w:val="center"/>
          </w:tcPr>
          <w:p w14:paraId="19D7BF36">
            <w:pPr>
              <w:keepNext/>
              <w:keepLines/>
              <w:spacing w:before="0" w:after="0" w:line="264" w:lineRule="auto"/>
              <w:ind w:left="0" w:right="0" w:firstLine="0"/>
              <w:jc w:val="center"/>
              <w:rPr>
                <w:del w:id="1262" w:author="Fa'te" w:date="2026-09-18T15:57:37Z"/>
              </w:rPr>
            </w:pPr>
            <w:del w:id="1263" w:author="Fa'te" w:date="2026-09-18T15:57:37Z">
              <w:r>
                <w:rPr>
                  <w:rFonts w:ascii="Times New Roman" w:hAnsi="Times New Roman" w:eastAsia="宋体" w:cs="Times New Roman"/>
                  <w:color w:val="000000"/>
                  <w:sz w:val="16"/>
                </w:rPr>
                <w:delText>48.27</w:delText>
              </w:r>
            </w:del>
          </w:p>
        </w:tc>
        <w:tc>
          <w:tcPr>
            <w:tcW w:w="564" w:type="dxa"/>
            <w:vAlign w:val="center"/>
          </w:tcPr>
          <w:p w14:paraId="247148DA">
            <w:pPr>
              <w:keepNext/>
              <w:keepLines/>
              <w:spacing w:before="0" w:after="0" w:line="264" w:lineRule="auto"/>
              <w:ind w:left="0" w:right="0" w:firstLine="0"/>
              <w:jc w:val="center"/>
              <w:rPr>
                <w:del w:id="1264" w:author="Fa'te" w:date="2026-09-18T15:57:37Z"/>
              </w:rPr>
            </w:pPr>
            <w:del w:id="1265" w:author="Fa'te" w:date="2026-09-18T15:57:37Z">
              <w:r>
                <w:rPr>
                  <w:rFonts w:ascii="Times New Roman" w:hAnsi="Times New Roman" w:eastAsia="宋体" w:cs="Times New Roman"/>
                  <w:color w:val="000000"/>
                  <w:sz w:val="16"/>
                </w:rPr>
                <w:delText>38.52</w:delText>
              </w:r>
            </w:del>
          </w:p>
        </w:tc>
        <w:tc>
          <w:tcPr>
            <w:tcW w:w="564" w:type="dxa"/>
            <w:vAlign w:val="center"/>
          </w:tcPr>
          <w:p w14:paraId="4EC8FB4B">
            <w:pPr>
              <w:keepNext/>
              <w:keepLines/>
              <w:spacing w:before="0" w:after="0" w:line="264" w:lineRule="auto"/>
              <w:ind w:left="0" w:right="0" w:firstLine="0"/>
              <w:jc w:val="center"/>
              <w:rPr>
                <w:del w:id="1266" w:author="Fa'te" w:date="2026-09-18T15:57:37Z"/>
              </w:rPr>
            </w:pPr>
            <w:del w:id="1267" w:author="Fa'te" w:date="2026-09-18T15:57:37Z">
              <w:r>
                <w:rPr>
                  <w:rFonts w:ascii="Times New Roman" w:hAnsi="Times New Roman" w:eastAsia="宋体" w:cs="Times New Roman"/>
                  <w:color w:val="000000"/>
                  <w:sz w:val="16"/>
                </w:rPr>
                <w:delText>12.85</w:delText>
              </w:r>
            </w:del>
          </w:p>
        </w:tc>
        <w:tc>
          <w:tcPr>
            <w:tcW w:w="564" w:type="dxa"/>
            <w:vAlign w:val="center"/>
          </w:tcPr>
          <w:p w14:paraId="6F411E06">
            <w:pPr>
              <w:keepNext/>
              <w:keepLines/>
              <w:spacing w:before="0" w:after="0" w:line="264" w:lineRule="auto"/>
              <w:ind w:left="0" w:right="0" w:firstLine="0"/>
              <w:jc w:val="center"/>
              <w:rPr>
                <w:del w:id="1268" w:author="Fa'te" w:date="2026-09-18T15:57:37Z"/>
              </w:rPr>
            </w:pPr>
            <w:del w:id="1269" w:author="Fa'te" w:date="2026-09-18T15:57:37Z">
              <w:r>
                <w:rPr>
                  <w:rFonts w:ascii="Times New Roman" w:hAnsi="Times New Roman" w:eastAsia="宋体" w:cs="Times New Roman"/>
                  <w:color w:val="000000"/>
                  <w:sz w:val="16"/>
                </w:rPr>
                <w:delText>19.27</w:delText>
              </w:r>
            </w:del>
          </w:p>
        </w:tc>
        <w:tc>
          <w:tcPr>
            <w:tcW w:w="564" w:type="dxa"/>
            <w:vAlign w:val="center"/>
          </w:tcPr>
          <w:p w14:paraId="6E295B0A">
            <w:pPr>
              <w:keepNext/>
              <w:keepLines/>
              <w:spacing w:before="0" w:after="0" w:line="264" w:lineRule="auto"/>
              <w:ind w:left="0" w:right="0" w:firstLine="0"/>
              <w:jc w:val="center"/>
              <w:rPr>
                <w:del w:id="1270" w:author="Fa'te" w:date="2026-09-18T15:57:37Z"/>
              </w:rPr>
            </w:pPr>
            <w:del w:id="1271" w:author="Fa'te" w:date="2026-09-18T15:57:37Z">
              <w:r>
                <w:rPr>
                  <w:rFonts w:ascii="Times New Roman" w:hAnsi="Times New Roman" w:eastAsia="宋体" w:cs="Times New Roman"/>
                  <w:color w:val="000000"/>
                  <w:sz w:val="16"/>
                </w:rPr>
                <w:delText>13.01</w:delText>
              </w:r>
            </w:del>
          </w:p>
        </w:tc>
      </w:tr>
      <w:tr w14:paraId="6080E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del w:id="1272" w:author="Fa'te" w:date="2026-09-18T15:57:37Z"/>
        </w:trPr>
        <w:tc>
          <w:tcPr>
            <w:tcW w:w="1540" w:type="dxa"/>
            <w:tcBorders>
              <w:bottom w:val="single" w:color="000000" w:sz="10" w:space="0"/>
            </w:tcBorders>
            <w:vAlign w:val="center"/>
          </w:tcPr>
          <w:p w14:paraId="0A693A96">
            <w:pPr>
              <w:keepNext w:val="0"/>
              <w:keepLines/>
              <w:spacing w:before="0" w:after="0" w:line="264" w:lineRule="auto"/>
              <w:ind w:left="0" w:right="0" w:firstLine="0"/>
              <w:jc w:val="left"/>
              <w:rPr>
                <w:del w:id="1273" w:author="Fa'te" w:date="2026-09-18T15:57:37Z"/>
                <w:rFonts w:hint="eastAsia" w:eastAsia="宋体"/>
                <w:lang w:val="en-US" w:eastAsia="zh-CN"/>
              </w:rPr>
            </w:pPr>
            <w:del w:id="1274" w:author="Fa'te" w:date="2026-09-18T15:57:37Z">
              <w:r>
                <w:rPr>
                  <w:rFonts w:ascii="Times New Roman" w:hAnsi="Times New Roman" w:eastAsia="宋体" w:cs="Times New Roman"/>
                  <w:b/>
                  <w:color w:val="000000"/>
                  <w:sz w:val="16"/>
                  <w:highlight w:val="yellow"/>
                </w:rPr>
                <w:delText>方法</w:delText>
              </w:r>
            </w:del>
            <w:del w:id="1275" w:author="Fa'te" w:date="2026-09-18T15:57:37Z">
              <w:r>
                <w:rPr>
                  <w:rFonts w:hint="eastAsia" w:cs="Times New Roman"/>
                  <w:b/>
                  <w:color w:val="000000"/>
                  <w:sz w:val="16"/>
                  <w:highlight w:val="yellow"/>
                  <w:lang w:val="en-US" w:eastAsia="zh-CN"/>
                </w:rPr>
                <w:delText>名</w:delText>
              </w:r>
            </w:del>
          </w:p>
        </w:tc>
        <w:tc>
          <w:tcPr>
            <w:tcW w:w="564" w:type="dxa"/>
            <w:tcBorders>
              <w:bottom w:val="single" w:color="000000" w:sz="10" w:space="0"/>
            </w:tcBorders>
            <w:vAlign w:val="center"/>
          </w:tcPr>
          <w:p w14:paraId="48F36A5C">
            <w:pPr>
              <w:keepNext w:val="0"/>
              <w:keepLines/>
              <w:spacing w:before="0" w:after="0" w:line="264" w:lineRule="auto"/>
              <w:ind w:left="0" w:right="0" w:firstLine="0"/>
              <w:jc w:val="center"/>
              <w:rPr>
                <w:del w:id="1276" w:author="Fa'te" w:date="2026-09-18T15:57:37Z"/>
              </w:rPr>
            </w:pPr>
            <w:del w:id="1277" w:author="Fa'te" w:date="2026-09-18T15:57:37Z">
              <w:r>
                <w:rPr>
                  <w:rFonts w:ascii="Times New Roman" w:hAnsi="Times New Roman" w:eastAsia="宋体" w:cs="Times New Roman"/>
                  <w:color w:val="000000"/>
                  <w:sz w:val="16"/>
                </w:rPr>
                <w:delText>34.10</w:delText>
              </w:r>
            </w:del>
          </w:p>
        </w:tc>
        <w:tc>
          <w:tcPr>
            <w:tcW w:w="564" w:type="dxa"/>
            <w:tcBorders>
              <w:bottom w:val="single" w:color="000000" w:sz="10" w:space="0"/>
            </w:tcBorders>
            <w:vAlign w:val="center"/>
          </w:tcPr>
          <w:p w14:paraId="0714CAD4">
            <w:pPr>
              <w:keepNext w:val="0"/>
              <w:keepLines/>
              <w:spacing w:before="0" w:after="0" w:line="264" w:lineRule="auto"/>
              <w:ind w:left="0" w:right="0" w:firstLine="0"/>
              <w:jc w:val="center"/>
              <w:rPr>
                <w:del w:id="1278" w:author="Fa'te" w:date="2026-09-18T15:57:37Z"/>
              </w:rPr>
            </w:pPr>
            <w:del w:id="1279" w:author="Fa'te" w:date="2026-09-18T15:57:37Z">
              <w:r>
                <w:rPr>
                  <w:rFonts w:ascii="Times New Roman" w:hAnsi="Times New Roman" w:eastAsia="宋体" w:cs="Times New Roman"/>
                  <w:b/>
                  <w:color w:val="000000"/>
                  <w:sz w:val="16"/>
                </w:rPr>
                <w:delText>11.88</w:delText>
              </w:r>
            </w:del>
          </w:p>
        </w:tc>
        <w:tc>
          <w:tcPr>
            <w:tcW w:w="564" w:type="dxa"/>
            <w:tcBorders>
              <w:bottom w:val="single" w:color="000000" w:sz="10" w:space="0"/>
            </w:tcBorders>
            <w:vAlign w:val="center"/>
          </w:tcPr>
          <w:p w14:paraId="6E9DAC18">
            <w:pPr>
              <w:keepNext w:val="0"/>
              <w:keepLines/>
              <w:spacing w:before="0" w:after="0" w:line="264" w:lineRule="auto"/>
              <w:ind w:left="0" w:right="0" w:firstLine="0"/>
              <w:jc w:val="center"/>
              <w:rPr>
                <w:del w:id="1280" w:author="Fa'te" w:date="2026-09-18T15:57:37Z"/>
              </w:rPr>
            </w:pPr>
            <w:del w:id="1281" w:author="Fa'te" w:date="2026-09-18T15:57:37Z">
              <w:r>
                <w:rPr>
                  <w:rFonts w:ascii="Times New Roman" w:hAnsi="Times New Roman" w:eastAsia="宋体" w:cs="Times New Roman"/>
                  <w:b/>
                  <w:color w:val="000000"/>
                  <w:sz w:val="16"/>
                </w:rPr>
                <w:delText>17.62</w:delText>
              </w:r>
            </w:del>
          </w:p>
        </w:tc>
        <w:tc>
          <w:tcPr>
            <w:tcW w:w="564" w:type="dxa"/>
            <w:tcBorders>
              <w:bottom w:val="single" w:color="000000" w:sz="10" w:space="0"/>
            </w:tcBorders>
            <w:vAlign w:val="center"/>
          </w:tcPr>
          <w:p w14:paraId="6B8E6184">
            <w:pPr>
              <w:keepNext w:val="0"/>
              <w:keepLines/>
              <w:spacing w:before="0" w:after="0" w:line="264" w:lineRule="auto"/>
              <w:ind w:left="0" w:right="0" w:firstLine="0"/>
              <w:jc w:val="center"/>
              <w:rPr>
                <w:del w:id="1282" w:author="Fa'te" w:date="2026-09-18T15:57:37Z"/>
              </w:rPr>
            </w:pPr>
            <w:del w:id="1283" w:author="Fa'te" w:date="2026-09-18T15:57:37Z">
              <w:r>
                <w:rPr>
                  <w:rFonts w:ascii="Times New Roman" w:hAnsi="Times New Roman" w:eastAsia="宋体" w:cs="Times New Roman"/>
                  <w:b/>
                  <w:color w:val="000000"/>
                  <w:sz w:val="16"/>
                </w:rPr>
                <w:delText>12.89</w:delText>
              </w:r>
            </w:del>
          </w:p>
        </w:tc>
        <w:tc>
          <w:tcPr>
            <w:tcW w:w="564" w:type="dxa"/>
            <w:tcBorders>
              <w:bottom w:val="single" w:color="000000" w:sz="10" w:space="0"/>
            </w:tcBorders>
            <w:vAlign w:val="center"/>
          </w:tcPr>
          <w:p w14:paraId="0D917AEF">
            <w:pPr>
              <w:keepNext w:val="0"/>
              <w:keepLines/>
              <w:spacing w:before="0" w:after="0" w:line="264" w:lineRule="auto"/>
              <w:ind w:left="0" w:right="0" w:firstLine="0"/>
              <w:jc w:val="center"/>
              <w:rPr>
                <w:del w:id="1284" w:author="Fa'te" w:date="2026-09-18T15:57:37Z"/>
              </w:rPr>
            </w:pPr>
            <w:del w:id="1285" w:author="Fa'te" w:date="2026-09-18T15:57:37Z">
              <w:r>
                <w:rPr>
                  <w:rFonts w:ascii="Times New Roman" w:hAnsi="Times New Roman" w:eastAsia="宋体" w:cs="Times New Roman"/>
                  <w:b/>
                  <w:color w:val="000000"/>
                  <w:sz w:val="16"/>
                </w:rPr>
                <w:delText>84.60</w:delText>
              </w:r>
            </w:del>
          </w:p>
        </w:tc>
        <w:tc>
          <w:tcPr>
            <w:tcW w:w="564" w:type="dxa"/>
            <w:tcBorders>
              <w:bottom w:val="single" w:color="000000" w:sz="10" w:space="0"/>
            </w:tcBorders>
            <w:vAlign w:val="center"/>
          </w:tcPr>
          <w:p w14:paraId="531376D9">
            <w:pPr>
              <w:keepNext w:val="0"/>
              <w:keepLines/>
              <w:spacing w:before="0" w:after="0" w:line="264" w:lineRule="auto"/>
              <w:ind w:left="0" w:right="0" w:firstLine="0"/>
              <w:jc w:val="center"/>
              <w:rPr>
                <w:del w:id="1286" w:author="Fa'te" w:date="2026-09-18T15:57:37Z"/>
              </w:rPr>
            </w:pPr>
            <w:del w:id="1287" w:author="Fa'te" w:date="2026-09-18T15:57:37Z">
              <w:r>
                <w:rPr>
                  <w:rFonts w:ascii="Times New Roman" w:hAnsi="Times New Roman" w:eastAsia="宋体" w:cs="Times New Roman"/>
                  <w:b/>
                  <w:color w:val="000000"/>
                  <w:sz w:val="16"/>
                </w:rPr>
                <w:delText>48.04</w:delText>
              </w:r>
            </w:del>
          </w:p>
        </w:tc>
        <w:tc>
          <w:tcPr>
            <w:tcW w:w="564" w:type="dxa"/>
            <w:tcBorders>
              <w:bottom w:val="single" w:color="000000" w:sz="10" w:space="0"/>
            </w:tcBorders>
            <w:vAlign w:val="center"/>
          </w:tcPr>
          <w:p w14:paraId="189B2B1B">
            <w:pPr>
              <w:keepNext w:val="0"/>
              <w:keepLines/>
              <w:spacing w:before="0" w:after="0" w:line="264" w:lineRule="auto"/>
              <w:ind w:left="0" w:right="0" w:firstLine="0"/>
              <w:jc w:val="center"/>
              <w:rPr>
                <w:del w:id="1288" w:author="Fa'te" w:date="2026-09-18T15:57:37Z"/>
              </w:rPr>
            </w:pPr>
            <w:del w:id="1289" w:author="Fa'te" w:date="2026-09-18T15:57:37Z">
              <w:r>
                <w:rPr>
                  <w:rFonts w:ascii="Times New Roman" w:hAnsi="Times New Roman" w:eastAsia="宋体" w:cs="Times New Roman"/>
                  <w:b/>
                  <w:color w:val="000000"/>
                  <w:sz w:val="16"/>
                </w:rPr>
                <w:delText>61.28</w:delText>
              </w:r>
            </w:del>
          </w:p>
        </w:tc>
        <w:tc>
          <w:tcPr>
            <w:tcW w:w="564" w:type="dxa"/>
            <w:tcBorders>
              <w:bottom w:val="single" w:color="000000" w:sz="10" w:space="0"/>
            </w:tcBorders>
            <w:vAlign w:val="center"/>
          </w:tcPr>
          <w:p w14:paraId="6997AE8B">
            <w:pPr>
              <w:keepNext w:val="0"/>
              <w:keepLines/>
              <w:spacing w:before="0" w:after="0" w:line="264" w:lineRule="auto"/>
              <w:ind w:left="0" w:right="0" w:firstLine="0"/>
              <w:jc w:val="center"/>
              <w:rPr>
                <w:del w:id="1290" w:author="Fa'te" w:date="2026-09-18T15:57:37Z"/>
              </w:rPr>
            </w:pPr>
            <w:del w:id="1291" w:author="Fa'te" w:date="2026-09-18T15:57:37Z">
              <w:r>
                <w:rPr>
                  <w:rFonts w:ascii="Times New Roman" w:hAnsi="Times New Roman" w:eastAsia="宋体" w:cs="Times New Roman"/>
                  <w:color w:val="000000"/>
                  <w:sz w:val="16"/>
                  <w:u w:val="single"/>
                </w:rPr>
                <w:delText>51.74</w:delText>
              </w:r>
            </w:del>
          </w:p>
        </w:tc>
        <w:tc>
          <w:tcPr>
            <w:tcW w:w="564" w:type="dxa"/>
            <w:tcBorders>
              <w:bottom w:val="single" w:color="000000" w:sz="10" w:space="0"/>
            </w:tcBorders>
            <w:vAlign w:val="center"/>
          </w:tcPr>
          <w:p w14:paraId="30957BE6">
            <w:pPr>
              <w:keepNext w:val="0"/>
              <w:keepLines/>
              <w:spacing w:before="0" w:after="0" w:line="264" w:lineRule="auto"/>
              <w:ind w:left="0" w:right="0" w:firstLine="0"/>
              <w:jc w:val="center"/>
              <w:rPr>
                <w:del w:id="1292" w:author="Fa'te" w:date="2026-09-18T15:57:37Z"/>
              </w:rPr>
            </w:pPr>
            <w:del w:id="1293" w:author="Fa'te" w:date="2026-09-18T15:57:37Z">
              <w:r>
                <w:rPr>
                  <w:rFonts w:ascii="Times New Roman" w:hAnsi="Times New Roman" w:eastAsia="宋体" w:cs="Times New Roman"/>
                  <w:color w:val="000000"/>
                  <w:sz w:val="16"/>
                  <w:u w:val="single"/>
                </w:rPr>
                <w:delText>44.10</w:delText>
              </w:r>
            </w:del>
          </w:p>
        </w:tc>
        <w:tc>
          <w:tcPr>
            <w:tcW w:w="564" w:type="dxa"/>
            <w:tcBorders>
              <w:bottom w:val="single" w:color="000000" w:sz="10" w:space="0"/>
            </w:tcBorders>
            <w:vAlign w:val="center"/>
          </w:tcPr>
          <w:p w14:paraId="7491D8C4">
            <w:pPr>
              <w:keepNext w:val="0"/>
              <w:keepLines/>
              <w:spacing w:before="0" w:after="0" w:line="264" w:lineRule="auto"/>
              <w:ind w:left="0" w:right="0" w:firstLine="0"/>
              <w:jc w:val="center"/>
              <w:rPr>
                <w:del w:id="1294" w:author="Fa'te" w:date="2026-09-18T15:57:37Z"/>
              </w:rPr>
            </w:pPr>
            <w:del w:id="1295" w:author="Fa'te" w:date="2026-09-18T15:57:37Z">
              <w:r>
                <w:rPr>
                  <w:rFonts w:ascii="Times New Roman" w:hAnsi="Times New Roman" w:eastAsia="宋体" w:cs="Times New Roman"/>
                  <w:b/>
                  <w:color w:val="000000"/>
                  <w:sz w:val="16"/>
                </w:rPr>
                <w:delText>24.43</w:delText>
              </w:r>
            </w:del>
          </w:p>
        </w:tc>
        <w:tc>
          <w:tcPr>
            <w:tcW w:w="564" w:type="dxa"/>
            <w:tcBorders>
              <w:bottom w:val="single" w:color="000000" w:sz="10" w:space="0"/>
            </w:tcBorders>
            <w:vAlign w:val="center"/>
          </w:tcPr>
          <w:p w14:paraId="3FCF71D8">
            <w:pPr>
              <w:keepNext w:val="0"/>
              <w:keepLines/>
              <w:spacing w:before="0" w:after="0" w:line="264" w:lineRule="auto"/>
              <w:ind w:left="0" w:right="0" w:firstLine="0"/>
              <w:jc w:val="center"/>
              <w:rPr>
                <w:del w:id="1296" w:author="Fa'te" w:date="2026-09-18T15:57:37Z"/>
              </w:rPr>
            </w:pPr>
            <w:del w:id="1297" w:author="Fa'te" w:date="2026-09-18T15:57:37Z">
              <w:r>
                <w:rPr>
                  <w:rFonts w:ascii="Times New Roman" w:hAnsi="Times New Roman" w:eastAsia="宋体" w:cs="Times New Roman"/>
                  <w:b/>
                  <w:color w:val="000000"/>
                  <w:sz w:val="16"/>
                </w:rPr>
                <w:delText>31.44</w:delText>
              </w:r>
            </w:del>
          </w:p>
        </w:tc>
        <w:tc>
          <w:tcPr>
            <w:tcW w:w="564" w:type="dxa"/>
            <w:tcBorders>
              <w:bottom w:val="single" w:color="000000" w:sz="10" w:space="0"/>
            </w:tcBorders>
            <w:vAlign w:val="center"/>
          </w:tcPr>
          <w:p w14:paraId="5C4D8134">
            <w:pPr>
              <w:keepNext w:val="0"/>
              <w:keepLines/>
              <w:spacing w:before="0" w:after="0" w:line="264" w:lineRule="auto"/>
              <w:ind w:left="0" w:right="0" w:firstLine="0"/>
              <w:jc w:val="center"/>
              <w:rPr>
                <w:del w:id="1298" w:author="Fa'te" w:date="2026-09-18T15:57:37Z"/>
              </w:rPr>
            </w:pPr>
            <w:del w:id="1299" w:author="Fa'te" w:date="2026-09-18T15:57:37Z">
              <w:r>
                <w:rPr>
                  <w:rFonts w:ascii="Times New Roman" w:hAnsi="Times New Roman" w:eastAsia="宋体" w:cs="Times New Roman"/>
                  <w:b/>
                  <w:color w:val="000000"/>
                  <w:sz w:val="16"/>
                </w:rPr>
                <w:delText>25.21</w:delText>
              </w:r>
            </w:del>
          </w:p>
        </w:tc>
      </w:tr>
    </w:tbl>
    <w:p w14:paraId="4D2EB3D9">
      <w:pPr>
        <w:keepNext w:val="0"/>
        <w:keepLines w:val="0"/>
        <w:pageBreakBefore w:val="0"/>
        <w:widowControl/>
        <w:spacing w:before="0" w:after="0" w:line="360" w:lineRule="auto"/>
        <w:ind w:left="0" w:right="0" w:firstLine="420"/>
        <w:jc w:val="both"/>
        <w:rPr>
          <w:ins w:id="1300" w:author="Fa'te" w:date="2026-09-18T15:58:08Z"/>
        </w:rPr>
      </w:pPr>
      <w:del w:id="1301" w:author="Fa'te" w:date="2026-09-18T15:58:26Z">
        <w:r>
          <w:rPr>
            <w:rFonts w:ascii="Times New Roman" w:hAnsi="Times New Roman" w:eastAsia="宋体" w:cs="Times New Roman"/>
            <w:color w:val="000000"/>
            <w:sz w:val="21"/>
          </w:rPr>
          <w:delText>本文方法在三个数据集上的HM分别为17.62%、61.28%和31.44%，均高于表中其他方法。相较ClipClap-GZSL，三个数据集上的HM分别提高1.89、6.15和4.33个百分点。在UCF-GZSL</w:delText>
        </w:r>
      </w:del>
      <w:del w:id="1302" w:author="Fa'te" w:date="2026-09-18T15:58:26Z">
        <w:r>
          <w:rPr>
            <w:rFonts w:ascii="Times New Roman" w:hAnsi="Times New Roman" w:eastAsia="宋体" w:cs="Times New Roman"/>
            <w:color w:val="000000"/>
            <w:sz w:val="21"/>
            <w:vertAlign w:val="superscript"/>
          </w:rPr>
          <w:delText>cls</w:delText>
        </w:r>
      </w:del>
      <w:del w:id="1303" w:author="Fa'te" w:date="2026-09-18T15:58:26Z">
        <w:r>
          <w:rPr>
            <w:rFonts w:ascii="Times New Roman" w:hAnsi="Times New Roman" w:eastAsia="宋体" w:cs="Times New Roman"/>
            <w:color w:val="000000"/>
            <w:sz w:val="21"/>
          </w:rPr>
          <w:delText>上，本文方法的S和U分别为84.60%和48.04%，HM为61.28%；在ActivityNet-GZSL</w:delText>
        </w:r>
      </w:del>
      <w:del w:id="1304" w:author="Fa'te" w:date="2026-09-18T15:58:26Z">
        <w:r>
          <w:rPr>
            <w:rFonts w:ascii="Times New Roman" w:hAnsi="Times New Roman" w:eastAsia="宋体" w:cs="Times New Roman"/>
            <w:color w:val="000000"/>
            <w:sz w:val="21"/>
            <w:vertAlign w:val="superscript"/>
          </w:rPr>
          <w:delText>cls</w:delText>
        </w:r>
      </w:del>
      <w:del w:id="1305" w:author="Fa'te" w:date="2026-09-18T15:58:26Z">
        <w:r>
          <w:rPr>
            <w:rFonts w:ascii="Times New Roman" w:hAnsi="Times New Roman" w:eastAsia="宋体" w:cs="Times New Roman"/>
            <w:color w:val="000000"/>
            <w:sz w:val="21"/>
          </w:rPr>
          <w:delText>上，本文方法的S为44.10%，略低于ClipClap-GZSL的44.89%，但U由19.42%提高至24.43%，使HM由27.11%提高至31.44%。该数据集上的综合性能增益主要体现在未见类别识别能力的改善。在ZSL性能方面，本文方法在三个数据集上的准确率分别为12.89%、51.74%和25.21%。其中，VGGSound-GZSL</w:delText>
        </w:r>
      </w:del>
      <w:del w:id="1306" w:author="Fa'te" w:date="2026-09-18T15:58:26Z">
        <w:r>
          <w:rPr>
            <w:rFonts w:ascii="Times New Roman" w:hAnsi="Times New Roman" w:eastAsia="宋体" w:cs="Times New Roman"/>
            <w:color w:val="000000"/>
            <w:sz w:val="21"/>
            <w:vertAlign w:val="superscript"/>
          </w:rPr>
          <w:delText>cls</w:delText>
        </w:r>
      </w:del>
      <w:del w:id="1307" w:author="Fa'te" w:date="2026-09-18T15:58:26Z">
        <w:r>
          <w:rPr>
            <w:rFonts w:ascii="Times New Roman" w:hAnsi="Times New Roman" w:eastAsia="宋体" w:cs="Times New Roman"/>
            <w:color w:val="000000"/>
            <w:sz w:val="21"/>
          </w:rPr>
          <w:delText>与ActivityNet-GZSL</w:delText>
        </w:r>
      </w:del>
      <w:del w:id="1308" w:author="Fa'te" w:date="2026-09-18T15:58:26Z">
        <w:r>
          <w:rPr>
            <w:rFonts w:ascii="Times New Roman" w:hAnsi="Times New Roman" w:eastAsia="宋体" w:cs="Times New Roman"/>
            <w:color w:val="000000"/>
            <w:sz w:val="21"/>
            <w:vertAlign w:val="superscript"/>
          </w:rPr>
          <w:delText>cls</w:delText>
        </w:r>
      </w:del>
      <w:del w:id="1309" w:author="Fa'te" w:date="2026-09-18T15:58:26Z">
        <w:r>
          <w:rPr>
            <w:rFonts w:ascii="Times New Roman" w:hAnsi="Times New Roman" w:eastAsia="宋体" w:cs="Times New Roman"/>
            <w:color w:val="000000"/>
            <w:sz w:val="21"/>
          </w:rPr>
          <w:delText>上的ZSL高于表中其他方法；UCF-GZSL</w:delText>
        </w:r>
      </w:del>
      <w:del w:id="1310" w:author="Fa'te" w:date="2026-09-18T15:58:26Z">
        <w:r>
          <w:rPr>
            <w:rFonts w:ascii="Times New Roman" w:hAnsi="Times New Roman" w:eastAsia="宋体" w:cs="Times New Roman"/>
            <w:color w:val="000000"/>
            <w:sz w:val="21"/>
            <w:vertAlign w:val="superscript"/>
          </w:rPr>
          <w:delText>cls</w:delText>
        </w:r>
      </w:del>
      <w:del w:id="1311" w:author="Fa'te" w:date="2026-09-18T15:58:26Z">
        <w:r>
          <w:rPr>
            <w:rFonts w:ascii="Times New Roman" w:hAnsi="Times New Roman" w:eastAsia="宋体" w:cs="Times New Roman"/>
            <w:color w:val="000000"/>
            <w:sz w:val="21"/>
          </w:rPr>
          <w:delText>上的ZSL比KDA的52.66%低0.92个百分点，但S、U和HM均高于KDA。</w:delText>
        </w:r>
      </w:del>
      <w:ins w:id="1312" w:author="Fa'te" w:date="2026-09-18T15:58:08Z">
        <w:r>
          <w:rPr>
            <w:rFonts w:ascii="Times New Roman" w:hAnsi="Times New Roman" w:eastAsia="宋体" w:cs="Times New Roman"/>
            <w:color w:val="000000"/>
            <w:sz w:val="21"/>
          </w:rPr>
          <w:t>表 2给出了各方法在三个基准数据集上的性能。</w:t>
        </w:r>
      </w:ins>
      <w:ins w:id="1313" w:author="Fa'te" w:date="2026-09-18T15:58:08Z">
        <w:r>
          <w:rPr>
            <w:rFonts w:ascii="Times New Roman" w:hAnsi="Times New Roman" w:eastAsia="宋体" w:cs="Times New Roman"/>
            <w:b w:val="0"/>
            <w:i w:val="0"/>
            <w:color w:val="000000"/>
            <w:sz w:val="21"/>
          </w:rPr>
          <w:t>SGTG-AVGZSL在VGGSound-GZSL</w:t>
        </w:r>
      </w:ins>
      <w:ins w:id="1314" w:author="Fa'te" w:date="2026-09-18T15:58:08Z">
        <w:r>
          <w:rPr>
            <w:rFonts w:ascii="Times New Roman" w:hAnsi="Times New Roman" w:eastAsia="宋体" w:cs="Times New Roman"/>
            <w:b w:val="0"/>
            <w:i/>
            <w:color w:val="000000"/>
            <w:sz w:val="21"/>
            <w:vertAlign w:val="superscript"/>
          </w:rPr>
          <w:t>cls</w:t>
        </w:r>
      </w:ins>
      <w:ins w:id="1315" w:author="Fa'te" w:date="2026-09-18T15:58:08Z">
        <w:r>
          <w:rPr>
            <w:rFonts w:ascii="Times New Roman" w:hAnsi="Times New Roman" w:eastAsia="宋体" w:cs="Times New Roman"/>
            <w:b w:val="0"/>
            <w:i w:val="0"/>
            <w:color w:val="000000"/>
            <w:sz w:val="21"/>
          </w:rPr>
          <w:t>、UCF-GZSL</w:t>
        </w:r>
      </w:ins>
      <w:ins w:id="1316" w:author="Fa'te" w:date="2026-09-18T15:58:08Z">
        <w:r>
          <w:rPr>
            <w:rFonts w:ascii="Times New Roman" w:hAnsi="Times New Roman" w:eastAsia="宋体" w:cs="Times New Roman"/>
            <w:b w:val="0"/>
            <w:i/>
            <w:color w:val="000000"/>
            <w:sz w:val="21"/>
            <w:vertAlign w:val="superscript"/>
          </w:rPr>
          <w:t>cls</w:t>
        </w:r>
      </w:ins>
      <w:ins w:id="1317" w:author="Fa'te" w:date="2026-09-18T15:58:08Z">
        <w:r>
          <w:rPr>
            <w:rFonts w:ascii="Times New Roman" w:hAnsi="Times New Roman" w:eastAsia="宋体" w:cs="Times New Roman"/>
            <w:b w:val="0"/>
            <w:i w:val="0"/>
            <w:color w:val="000000"/>
            <w:sz w:val="21"/>
          </w:rPr>
          <w:t>和ActivityNet-GZSL</w:t>
        </w:r>
      </w:ins>
      <w:ins w:id="1318" w:author="Fa'te" w:date="2026-09-18T15:58:08Z">
        <w:r>
          <w:rPr>
            <w:rFonts w:ascii="Times New Roman" w:hAnsi="Times New Roman" w:eastAsia="宋体" w:cs="Times New Roman"/>
            <w:b w:val="0"/>
            <w:i/>
            <w:color w:val="000000"/>
            <w:sz w:val="21"/>
            <w:vertAlign w:val="superscript"/>
          </w:rPr>
          <w:t>cls</w:t>
        </w:r>
      </w:ins>
      <w:ins w:id="1319" w:author="Fa'te" w:date="2026-09-18T15:58:08Z">
        <w:r>
          <w:rPr>
            <w:rFonts w:ascii="Times New Roman" w:hAnsi="Times New Roman" w:eastAsia="宋体" w:cs="Times New Roman"/>
            <w:b w:val="0"/>
            <w:i w:val="0"/>
            <w:color w:val="000000"/>
            <w:sz w:val="21"/>
          </w:rPr>
          <w:t>上的HM分别达到22.78%、60.63%和33.22%，均为表中最高值。相较各数据集上HM最高的基线，即ClipClap-GZSL、EZ-AVGZL和ClipClap-GZSL，分别提高7.05、2.39和6.11个百分点；相较ClipClap-GZSL，三个数据集上的HM</w:t>
        </w:r>
      </w:ins>
      <w:ins w:id="1320" w:author="Fa'te" w:date="2026-09-18T15:58:08Z">
        <w:r>
          <w:rPr>
            <w:rFonts w:hint="eastAsia" w:cs="Times New Roman"/>
            <w:b w:val="0"/>
            <w:i w:val="0"/>
            <w:color w:val="000000"/>
            <w:sz w:val="21"/>
            <w:lang w:val="en-US" w:eastAsia="zh-CN"/>
          </w:rPr>
          <w:t>增加</w:t>
        </w:r>
      </w:ins>
      <w:ins w:id="1321" w:author="Fa'te" w:date="2026-09-18T15:58:08Z">
        <w:r>
          <w:rPr>
            <w:rFonts w:ascii="Times New Roman" w:hAnsi="Times New Roman" w:eastAsia="宋体" w:cs="Times New Roman"/>
            <w:b w:val="0"/>
            <w:i w:val="0"/>
            <w:color w:val="000000"/>
            <w:sz w:val="21"/>
          </w:rPr>
          <w:t>分别为7.05、5.50和6.11个百分点。从S与U的变化看，SGTG-AVGZSL在三个数据集上均取得最高的U，分别为16.87%、46.97%和25.61%。例如，在ActivityNet-GZSL</w:t>
        </w:r>
      </w:ins>
      <w:ins w:id="1322" w:author="Fa'te" w:date="2026-09-18T15:58:08Z">
        <w:r>
          <w:rPr>
            <w:rFonts w:ascii="Times New Roman" w:hAnsi="Times New Roman" w:eastAsia="宋体" w:cs="Times New Roman"/>
            <w:b w:val="0"/>
            <w:i/>
            <w:color w:val="000000"/>
            <w:sz w:val="21"/>
            <w:vertAlign w:val="superscript"/>
          </w:rPr>
          <w:t>cls</w:t>
        </w:r>
      </w:ins>
      <w:ins w:id="1323" w:author="Fa'te" w:date="2026-09-18T15:58:08Z">
        <w:r>
          <w:rPr>
            <w:rFonts w:ascii="Times New Roman" w:hAnsi="Times New Roman" w:eastAsia="宋体" w:cs="Times New Roman"/>
            <w:b w:val="0"/>
            <w:i w:val="0"/>
            <w:color w:val="000000"/>
            <w:sz w:val="21"/>
          </w:rPr>
          <w:t>上，相较ClipClap-GZSL，S由44.89%提高至47.28%，U由19.42%提高至25.61%，表明HM的提升同时伴随已见类和未见类识别能力的改善。在UCF-GZSL</w:t>
        </w:r>
      </w:ins>
      <w:ins w:id="1324" w:author="Fa'te" w:date="2026-09-18T15:58:08Z">
        <w:r>
          <w:rPr>
            <w:rFonts w:ascii="Times New Roman" w:hAnsi="Times New Roman" w:eastAsia="宋体" w:cs="Times New Roman"/>
            <w:b w:val="0"/>
            <w:i/>
            <w:color w:val="000000"/>
            <w:sz w:val="21"/>
            <w:vertAlign w:val="superscript"/>
          </w:rPr>
          <w:t>cls</w:t>
        </w:r>
      </w:ins>
      <w:ins w:id="1325" w:author="Fa'te" w:date="2026-09-18T15:58:08Z">
        <w:r>
          <w:rPr>
            <w:rFonts w:ascii="Times New Roman" w:hAnsi="Times New Roman" w:eastAsia="宋体" w:cs="Times New Roman"/>
            <w:b w:val="0"/>
            <w:i w:val="0"/>
            <w:color w:val="000000"/>
            <w:sz w:val="21"/>
          </w:rPr>
          <w:t>上，MSTR的S为86.32%，略高于本文方法的85.49%，但其U仅为19.97%，HM为32.43%；相比之下，</w:t>
        </w:r>
      </w:ins>
      <w:ins w:id="1326" w:author="Fa'te" w:date="2026-09-18T15:58:08Z">
        <w:r>
          <w:rPr>
            <w:rFonts w:hint="eastAsia" w:cs="Times New Roman"/>
            <w:b w:val="0"/>
            <w:i w:val="0"/>
            <w:color w:val="000000"/>
            <w:sz w:val="21"/>
            <w:lang w:val="en-US" w:eastAsia="zh-CN"/>
          </w:rPr>
          <w:t>我们的</w:t>
        </w:r>
      </w:ins>
      <w:ins w:id="1327" w:author="Fa'te" w:date="2026-09-18T15:58:08Z">
        <w:r>
          <w:rPr>
            <w:rFonts w:ascii="Times New Roman" w:hAnsi="Times New Roman" w:eastAsia="宋体" w:cs="Times New Roman"/>
            <w:b w:val="0"/>
            <w:i w:val="0"/>
            <w:color w:val="000000"/>
            <w:sz w:val="21"/>
          </w:rPr>
          <w:t>方法在保持较高S的同时取得更好的未见类识别结果。这说明本文方法的优势主要体现在两类任务的综合平衡，而非单独追求已见类准确率。</w:t>
        </w:r>
      </w:ins>
    </w:p>
    <w:p w14:paraId="3E2AC89A">
      <w:pPr>
        <w:keepNext w:val="0"/>
        <w:keepLines w:val="0"/>
        <w:pageBreakBefore w:val="0"/>
        <w:widowControl/>
        <w:spacing w:before="0" w:after="0" w:line="360" w:lineRule="auto"/>
        <w:ind w:left="0" w:right="0" w:firstLine="420"/>
        <w:jc w:val="both"/>
        <w:rPr>
          <w:del w:id="1328" w:author="Fa'te" w:date="2026-09-18T15:58:32Z"/>
          <w:rFonts w:ascii="Times New Roman" w:hAnsi="Times New Roman" w:eastAsia="宋体" w:cs="Times New Roman"/>
          <w:color w:val="000000"/>
          <w:sz w:val="21"/>
        </w:rPr>
      </w:pPr>
    </w:p>
    <w:p w14:paraId="56CA4ACD">
      <w:pPr>
        <w:pStyle w:val="4"/>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2"/>
        </w:rPr>
        <w:t>4.3 消融实验</w:t>
      </w:r>
    </w:p>
    <w:p w14:paraId="72A203F7">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4.3.1 核心模块消融</w:t>
      </w:r>
    </w:p>
    <w:p w14:paraId="114440D9">
      <w:pPr>
        <w:keepNext w:val="0"/>
        <w:keepLines w:val="0"/>
        <w:pageBreakBefore w:val="0"/>
        <w:widowControl/>
        <w:spacing w:before="0" w:after="0" w:line="360" w:lineRule="auto"/>
        <w:ind w:left="0" w:right="0" w:firstLine="420"/>
        <w:jc w:val="both"/>
        <w:rPr>
          <w:del w:id="1329" w:author="Fa'te" w:date="2026-09-18T16:03:02Z"/>
        </w:rPr>
      </w:pPr>
      <w:del w:id="1330" w:author="Fa'te" w:date="2026-09-18T16:03:02Z">
        <w:r>
          <w:rPr>
            <w:rFonts w:ascii="Times New Roman" w:hAnsi="Times New Roman" w:eastAsia="宋体" w:cs="Times New Roman"/>
            <w:color w:val="000000"/>
            <w:sz w:val="21"/>
          </w:rPr>
          <w:delText>为分析DSPO、SGTG和DMIF的作用，设置三个模块的八种组合。移除DSPO时，直接使用初始原型</w:delText>
        </w:r>
      </w:del>
      <m:oMath>
        <m:sSubSup>
          <m:sSubSupPr>
            <m:ctrlPr>
              <w:del w:id="1331" w:author="Fa'te" w:date="2026-09-18T16:03:02Z">
                <w:rPr/>
              </w:del>
            </m:ctrlPr>
          </m:sSubSupPr>
          <m:e>
            <w:del w:id="1332" w:author="Fa'te" w:date="2026-09-18T16:03:02Z">
              <m:r>
                <m:rPr/>
                <w:rPr/>
                <m:t>w</m:t>
              </m:r>
            </w:del>
            <m:ctrlPr>
              <w:del w:id="1333" w:author="Fa'te" w:date="2026-09-18T16:03:02Z">
                <w:rPr/>
              </w:del>
            </m:ctrlPr>
          </m:e>
          <m:sub>
            <w:del w:id="1334" w:author="Fa'te" w:date="2026-09-18T16:03:02Z">
              <m:r>
                <m:rPr/>
                <w:rPr/>
                <m:t>c</m:t>
              </m:r>
            </w:del>
            <m:ctrlPr>
              <w:del w:id="1335" w:author="Fa'te" w:date="2026-09-18T16:03:02Z">
                <w:rPr/>
              </w:del>
            </m:ctrlPr>
          </m:sub>
          <m:sup>
            <m:d>
              <m:dPr>
                <m:sepChr m:val=""/>
                <m:ctrlPr>
                  <w:del w:id="1336" w:author="Fa'te" w:date="2026-09-18T16:03:02Z">
                    <w:rPr/>
                  </w:del>
                </m:ctrlPr>
              </m:dPr>
              <m:e>
                <w:del w:id="1337" w:author="Fa'te" w:date="2026-09-18T16:03:02Z">
                  <m:r>
                    <m:rPr/>
                    <w:rPr/>
                    <m:t>0</m:t>
                  </m:r>
                </w:del>
                <m:ctrlPr>
                  <w:del w:id="1338" w:author="Fa'te" w:date="2026-09-18T16:03:02Z">
                    <w:rPr/>
                  </w:del>
                </m:ctrlPr>
              </m:e>
            </m:d>
            <m:ctrlPr>
              <w:del w:id="1339" w:author="Fa'te" w:date="2026-09-18T16:03:02Z">
                <w:rPr/>
              </w:del>
            </m:ctrlPr>
          </m:sup>
        </m:sSubSup>
      </m:oMath>
      <w:del w:id="1340" w:author="Fa'te" w:date="2026-09-18T16:03:02Z">
        <w:r>
          <w:rPr>
            <w:rFonts w:ascii="Times New Roman" w:hAnsi="Times New Roman" w:eastAsia="宋体" w:cs="Times New Roman"/>
            <w:color w:val="000000"/>
            <w:sz w:val="21"/>
          </w:rPr>
          <w:delText>作为条件查询与对齐目标；移除SGTG时，以时间均匀池化替代高斯定位，序列直接进入交互分支；移除DMIF时，对两条序列进行时间平均后拼接，再经线性层融合。各配置见表3。</w:delText>
        </w:r>
      </w:del>
    </w:p>
    <w:p w14:paraId="50662F9B">
      <w:pPr>
        <w:keepNext/>
        <w:keepLines/>
        <w:pageBreakBefore w:val="0"/>
        <w:widowControl/>
        <w:spacing w:before="80" w:after="80" w:line="288" w:lineRule="auto"/>
        <w:ind w:left="0" w:right="0" w:firstLine="0"/>
        <w:jc w:val="center"/>
      </w:pPr>
      <w:r>
        <w:rPr>
          <w:rFonts w:ascii="Times New Roman" w:hAnsi="Times New Roman" w:eastAsia="宋体" w:cs="Times New Roman"/>
          <w:color w:val="000000"/>
          <w:sz w:val="20"/>
        </w:rPr>
        <w:t>表 3 核心模块消融实验结果（%）</w:t>
      </w:r>
    </w:p>
    <w:tbl>
      <w:tblPr>
        <w:tblStyle w:val="19"/>
        <w:tblW w:w="83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5" w:type="dxa"/>
          <w:left w:w="15" w:type="dxa"/>
          <w:bottom w:w="35" w:type="dxa"/>
          <w:right w:w="15" w:type="dxa"/>
        </w:tblCellMar>
      </w:tblPr>
      <w:tblGrid>
        <w:gridCol w:w="10"/>
        <w:gridCol w:w="540"/>
        <w:gridCol w:w="540"/>
        <w:gridCol w:w="540"/>
        <w:gridCol w:w="213"/>
        <w:gridCol w:w="344"/>
        <w:gridCol w:w="195"/>
        <w:gridCol w:w="362"/>
        <w:gridCol w:w="177"/>
        <w:gridCol w:w="380"/>
        <w:gridCol w:w="159"/>
        <w:gridCol w:w="398"/>
        <w:gridCol w:w="141"/>
        <w:gridCol w:w="416"/>
        <w:gridCol w:w="123"/>
        <w:gridCol w:w="434"/>
        <w:gridCol w:w="105"/>
        <w:gridCol w:w="452"/>
        <w:gridCol w:w="87"/>
        <w:gridCol w:w="470"/>
        <w:gridCol w:w="69"/>
        <w:gridCol w:w="488"/>
        <w:gridCol w:w="51"/>
        <w:gridCol w:w="506"/>
        <w:gridCol w:w="33"/>
        <w:gridCol w:w="524"/>
        <w:gridCol w:w="15"/>
        <w:gridCol w:w="539"/>
        <w:gridCol w:w="3"/>
      </w:tblGrid>
      <w:tr w14:paraId="37A5B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tblHeader/>
          <w:jc w:val="center"/>
          <w:del w:id="1341" w:author="Fa'te" w:date="2026-09-18T16:13:16Z"/>
        </w:trPr>
        <w:tc>
          <w:tcPr>
            <w:tcW w:w="540" w:type="dxa"/>
            <w:vMerge w:val="restart"/>
            <w:tcBorders>
              <w:top w:val="single" w:color="000000" w:sz="10" w:space="0"/>
              <w:bottom w:val="single" w:color="000000" w:sz="6" w:space="0"/>
            </w:tcBorders>
            <w:vAlign w:val="center"/>
          </w:tcPr>
          <w:p w14:paraId="5420EA94">
            <w:pPr>
              <w:keepNext/>
              <w:keepLines/>
              <w:spacing w:before="0" w:after="0" w:line="264" w:lineRule="auto"/>
              <w:ind w:left="0" w:right="0" w:firstLine="0"/>
              <w:jc w:val="center"/>
              <w:rPr>
                <w:del w:id="1342" w:author="Fa'te" w:date="2026-09-18T16:13:16Z"/>
              </w:rPr>
            </w:pPr>
            <w:del w:id="1343" w:author="Fa'te" w:date="2026-09-18T16:13:16Z">
              <w:r>
                <w:rPr>
                  <w:rFonts w:ascii="Times New Roman" w:hAnsi="Times New Roman" w:eastAsia="宋体" w:cs="Times New Roman"/>
                  <w:b/>
                  <w:color w:val="000000"/>
                  <w:sz w:val="16"/>
                </w:rPr>
                <w:delText>DSPO</w:delText>
              </w:r>
            </w:del>
          </w:p>
        </w:tc>
        <w:tc>
          <w:tcPr>
            <w:tcW w:w="540" w:type="dxa"/>
            <w:vMerge w:val="restart"/>
            <w:tcBorders>
              <w:top w:val="single" w:color="000000" w:sz="10" w:space="0"/>
              <w:bottom w:val="single" w:color="000000" w:sz="6" w:space="0"/>
            </w:tcBorders>
            <w:vAlign w:val="center"/>
          </w:tcPr>
          <w:p w14:paraId="20B334DB">
            <w:pPr>
              <w:keepNext/>
              <w:keepLines/>
              <w:spacing w:before="0" w:after="0" w:line="264" w:lineRule="auto"/>
              <w:ind w:left="0" w:right="0" w:firstLine="0"/>
              <w:jc w:val="center"/>
              <w:rPr>
                <w:del w:id="1344" w:author="Fa'te" w:date="2026-09-18T16:13:16Z"/>
              </w:rPr>
            </w:pPr>
            <w:del w:id="1345" w:author="Fa'te" w:date="2026-09-18T16:13:16Z">
              <w:r>
                <w:rPr>
                  <w:rFonts w:ascii="Times New Roman" w:hAnsi="Times New Roman" w:eastAsia="宋体" w:cs="Times New Roman"/>
                  <w:b/>
                  <w:color w:val="000000"/>
                  <w:sz w:val="16"/>
                </w:rPr>
                <w:delText>SGTG</w:delText>
              </w:r>
            </w:del>
          </w:p>
        </w:tc>
        <w:tc>
          <w:tcPr>
            <w:tcW w:w="540" w:type="dxa"/>
            <w:vMerge w:val="restart"/>
            <w:tcBorders>
              <w:top w:val="single" w:color="000000" w:sz="10" w:space="0"/>
              <w:bottom w:val="single" w:color="000000" w:sz="6" w:space="0"/>
            </w:tcBorders>
            <w:vAlign w:val="center"/>
          </w:tcPr>
          <w:p w14:paraId="6AE2FF49">
            <w:pPr>
              <w:keepNext/>
              <w:keepLines/>
              <w:spacing w:before="0" w:after="0" w:line="264" w:lineRule="auto"/>
              <w:ind w:left="0" w:right="0" w:firstLine="0"/>
              <w:jc w:val="center"/>
              <w:rPr>
                <w:del w:id="1346" w:author="Fa'te" w:date="2026-09-18T16:13:16Z"/>
              </w:rPr>
            </w:pPr>
            <w:del w:id="1347" w:author="Fa'te" w:date="2026-09-18T16:13:16Z">
              <w:r>
                <w:rPr>
                  <w:rFonts w:ascii="Times New Roman" w:hAnsi="Times New Roman" w:eastAsia="宋体" w:cs="Times New Roman"/>
                  <w:b/>
                  <w:color w:val="000000"/>
                  <w:sz w:val="16"/>
                </w:rPr>
                <w:delText>DMIF</w:delText>
              </w:r>
            </w:del>
          </w:p>
        </w:tc>
        <w:tc>
          <w:tcPr>
            <w:tcW w:w="2228" w:type="dxa"/>
            <w:gridSpan w:val="8"/>
            <w:tcBorders>
              <w:top w:val="single" w:color="000000" w:sz="10" w:space="0"/>
              <w:bottom w:val="single" w:color="000000" w:sz="4" w:space="0"/>
            </w:tcBorders>
            <w:vAlign w:val="center"/>
          </w:tcPr>
          <w:p w14:paraId="353300D2">
            <w:pPr>
              <w:keepNext/>
              <w:keepLines/>
              <w:spacing w:before="0" w:after="0" w:line="264" w:lineRule="auto"/>
              <w:ind w:left="0" w:right="0" w:firstLine="0"/>
              <w:jc w:val="center"/>
              <w:rPr>
                <w:del w:id="1348" w:author="Fa'te" w:date="2026-09-18T16:13:16Z"/>
              </w:rPr>
            </w:pPr>
            <w:del w:id="1349" w:author="Fa'te" w:date="2026-09-18T16:13:16Z">
              <w:r>
                <w:rPr>
                  <w:rFonts w:ascii="Times New Roman" w:hAnsi="Times New Roman" w:eastAsia="宋体" w:cs="Times New Roman"/>
                  <w:b/>
                  <w:color w:val="000000"/>
                  <w:sz w:val="16"/>
                </w:rPr>
                <w:delText>VGGSound-GZSL</w:delText>
              </w:r>
            </w:del>
            <w:del w:id="1350" w:author="Fa'te" w:date="2026-09-18T16:13:16Z">
              <w:r>
                <w:rPr>
                  <w:rFonts w:ascii="Times New Roman" w:hAnsi="Times New Roman" w:eastAsia="宋体" w:cs="Times New Roman"/>
                  <w:b/>
                  <w:color w:val="000000"/>
                  <w:sz w:val="16"/>
                  <w:vertAlign w:val="superscript"/>
                </w:rPr>
                <w:delText>cls</w:delText>
              </w:r>
            </w:del>
          </w:p>
        </w:tc>
        <w:tc>
          <w:tcPr>
            <w:tcW w:w="2228" w:type="dxa"/>
            <w:gridSpan w:val="8"/>
            <w:tcBorders>
              <w:top w:val="single" w:color="000000" w:sz="10" w:space="0"/>
              <w:bottom w:val="single" w:color="000000" w:sz="4" w:space="0"/>
            </w:tcBorders>
            <w:vAlign w:val="center"/>
          </w:tcPr>
          <w:p w14:paraId="11154B8A">
            <w:pPr>
              <w:keepNext/>
              <w:keepLines/>
              <w:spacing w:before="0" w:after="0" w:line="264" w:lineRule="auto"/>
              <w:ind w:left="0" w:right="0" w:firstLine="0"/>
              <w:jc w:val="center"/>
              <w:rPr>
                <w:del w:id="1351" w:author="Fa'te" w:date="2026-09-18T16:13:16Z"/>
              </w:rPr>
            </w:pPr>
            <w:del w:id="1352" w:author="Fa'te" w:date="2026-09-18T16:13:16Z">
              <w:r>
                <w:rPr>
                  <w:rFonts w:ascii="Times New Roman" w:hAnsi="Times New Roman" w:eastAsia="宋体" w:cs="Times New Roman"/>
                  <w:b/>
                  <w:color w:val="000000"/>
                  <w:sz w:val="16"/>
                </w:rPr>
                <w:delText>UCF-GZSL</w:delText>
              </w:r>
            </w:del>
            <w:del w:id="1353" w:author="Fa'te" w:date="2026-09-18T16:13:16Z">
              <w:r>
                <w:rPr>
                  <w:rFonts w:ascii="Times New Roman" w:hAnsi="Times New Roman" w:eastAsia="宋体" w:cs="Times New Roman"/>
                  <w:b/>
                  <w:color w:val="000000"/>
                  <w:sz w:val="16"/>
                  <w:vertAlign w:val="superscript"/>
                </w:rPr>
                <w:delText>cls</w:delText>
              </w:r>
            </w:del>
          </w:p>
        </w:tc>
        <w:tc>
          <w:tcPr>
            <w:tcW w:w="2228" w:type="dxa"/>
            <w:gridSpan w:val="9"/>
            <w:tcBorders>
              <w:top w:val="single" w:color="000000" w:sz="10" w:space="0"/>
              <w:bottom w:val="single" w:color="000000" w:sz="4" w:space="0"/>
            </w:tcBorders>
            <w:vAlign w:val="center"/>
          </w:tcPr>
          <w:p w14:paraId="6734F4D4">
            <w:pPr>
              <w:keepNext/>
              <w:keepLines/>
              <w:spacing w:before="0" w:after="0" w:line="264" w:lineRule="auto"/>
              <w:ind w:left="0" w:right="0" w:firstLine="0"/>
              <w:jc w:val="center"/>
              <w:rPr>
                <w:del w:id="1354" w:author="Fa'te" w:date="2026-09-18T16:13:16Z"/>
              </w:rPr>
            </w:pPr>
            <w:del w:id="1355" w:author="Fa'te" w:date="2026-09-18T16:13:16Z">
              <w:r>
                <w:rPr>
                  <w:rFonts w:ascii="Times New Roman" w:hAnsi="Times New Roman" w:eastAsia="宋体" w:cs="Times New Roman"/>
                  <w:b/>
                  <w:color w:val="000000"/>
                  <w:sz w:val="16"/>
                </w:rPr>
                <w:delText>ActivityNet-GZSL</w:delText>
              </w:r>
            </w:del>
            <w:del w:id="1356" w:author="Fa'te" w:date="2026-09-18T16:13:16Z">
              <w:r>
                <w:rPr>
                  <w:rFonts w:ascii="Times New Roman" w:hAnsi="Times New Roman" w:eastAsia="宋体" w:cs="Times New Roman"/>
                  <w:b/>
                  <w:color w:val="000000"/>
                  <w:sz w:val="16"/>
                  <w:vertAlign w:val="superscript"/>
                </w:rPr>
                <w:delText>cls</w:delText>
              </w:r>
            </w:del>
          </w:p>
        </w:tc>
      </w:tr>
      <w:tr w14:paraId="5E7D6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tblHeader/>
          <w:jc w:val="center"/>
          <w:del w:id="1357" w:author="Fa'te" w:date="2026-09-18T16:13:16Z"/>
        </w:trPr>
        <w:tc>
          <w:tcPr>
            <w:tcW w:w="540" w:type="dxa"/>
            <w:vMerge w:val="continue"/>
            <w:vAlign w:val="center"/>
          </w:tcPr>
          <w:p w14:paraId="7D41945B">
            <w:pPr>
              <w:rPr>
                <w:del w:id="1358" w:author="Fa'te" w:date="2026-09-18T16:13:16Z"/>
              </w:rPr>
            </w:pPr>
          </w:p>
        </w:tc>
        <w:tc>
          <w:tcPr>
            <w:tcW w:w="540" w:type="dxa"/>
            <w:vMerge w:val="continue"/>
            <w:vAlign w:val="center"/>
          </w:tcPr>
          <w:p w14:paraId="4B101DA0">
            <w:pPr>
              <w:rPr>
                <w:del w:id="1359" w:author="Fa'te" w:date="2026-09-18T16:13:16Z"/>
              </w:rPr>
            </w:pPr>
          </w:p>
        </w:tc>
        <w:tc>
          <w:tcPr>
            <w:tcW w:w="540" w:type="dxa"/>
            <w:vMerge w:val="continue"/>
            <w:vAlign w:val="center"/>
          </w:tcPr>
          <w:p w14:paraId="4BFAEB17">
            <w:pPr>
              <w:rPr>
                <w:del w:id="1360" w:author="Fa'te" w:date="2026-09-18T16:13:16Z"/>
              </w:rPr>
            </w:pPr>
          </w:p>
        </w:tc>
        <w:tc>
          <w:tcPr>
            <w:tcW w:w="557" w:type="dxa"/>
            <w:gridSpan w:val="2"/>
            <w:tcBorders>
              <w:bottom w:val="single" w:color="000000" w:sz="6" w:space="0"/>
            </w:tcBorders>
            <w:vAlign w:val="center"/>
          </w:tcPr>
          <w:p w14:paraId="3A0CF3C2">
            <w:pPr>
              <w:keepNext/>
              <w:keepLines/>
              <w:spacing w:before="0" w:after="0" w:line="264" w:lineRule="auto"/>
              <w:ind w:left="0" w:right="0" w:firstLine="0"/>
              <w:jc w:val="center"/>
              <w:rPr>
                <w:del w:id="1361" w:author="Fa'te" w:date="2026-09-18T16:13:16Z"/>
              </w:rPr>
            </w:pPr>
            <w:del w:id="1362" w:author="Fa'te" w:date="2026-09-18T16:13:16Z">
              <w:r>
                <w:rPr>
                  <w:rFonts w:ascii="Times New Roman" w:hAnsi="Times New Roman" w:eastAsia="宋体" w:cs="Times New Roman"/>
                  <w:b/>
                  <w:color w:val="000000"/>
                  <w:sz w:val="16"/>
                </w:rPr>
                <w:delText>S</w:delText>
              </w:r>
            </w:del>
          </w:p>
        </w:tc>
        <w:tc>
          <w:tcPr>
            <w:tcW w:w="557" w:type="dxa"/>
            <w:gridSpan w:val="2"/>
            <w:tcBorders>
              <w:bottom w:val="single" w:color="000000" w:sz="6" w:space="0"/>
            </w:tcBorders>
            <w:vAlign w:val="center"/>
          </w:tcPr>
          <w:p w14:paraId="54D176B4">
            <w:pPr>
              <w:keepNext/>
              <w:keepLines/>
              <w:spacing w:before="0" w:after="0" w:line="264" w:lineRule="auto"/>
              <w:ind w:left="0" w:right="0" w:firstLine="0"/>
              <w:jc w:val="center"/>
              <w:rPr>
                <w:del w:id="1363" w:author="Fa'te" w:date="2026-09-18T16:13:16Z"/>
              </w:rPr>
            </w:pPr>
            <w:del w:id="1364" w:author="Fa'te" w:date="2026-09-18T16:13:16Z">
              <w:r>
                <w:rPr>
                  <w:rFonts w:ascii="Times New Roman" w:hAnsi="Times New Roman" w:eastAsia="宋体" w:cs="Times New Roman"/>
                  <w:b/>
                  <w:color w:val="000000"/>
                  <w:sz w:val="16"/>
                </w:rPr>
                <w:delText>U</w:delText>
              </w:r>
            </w:del>
          </w:p>
        </w:tc>
        <w:tc>
          <w:tcPr>
            <w:tcW w:w="557" w:type="dxa"/>
            <w:gridSpan w:val="2"/>
            <w:tcBorders>
              <w:bottom w:val="single" w:color="000000" w:sz="6" w:space="0"/>
            </w:tcBorders>
            <w:vAlign w:val="center"/>
          </w:tcPr>
          <w:p w14:paraId="05C5E277">
            <w:pPr>
              <w:keepNext/>
              <w:keepLines/>
              <w:spacing w:before="0" w:after="0" w:line="264" w:lineRule="auto"/>
              <w:ind w:left="0" w:right="0" w:firstLine="0"/>
              <w:jc w:val="center"/>
              <w:rPr>
                <w:del w:id="1365" w:author="Fa'te" w:date="2026-09-18T16:13:16Z"/>
              </w:rPr>
            </w:pPr>
            <w:del w:id="1366" w:author="Fa'te" w:date="2026-09-18T16:13:16Z">
              <w:r>
                <w:rPr>
                  <w:rFonts w:ascii="Times New Roman" w:hAnsi="Times New Roman" w:eastAsia="宋体" w:cs="Times New Roman"/>
                  <w:b/>
                  <w:color w:val="000000"/>
                  <w:sz w:val="16"/>
                </w:rPr>
                <w:delText>HM</w:delText>
              </w:r>
            </w:del>
          </w:p>
        </w:tc>
        <w:tc>
          <w:tcPr>
            <w:tcW w:w="557" w:type="dxa"/>
            <w:gridSpan w:val="2"/>
            <w:tcBorders>
              <w:bottom w:val="single" w:color="000000" w:sz="6" w:space="0"/>
            </w:tcBorders>
            <w:vAlign w:val="center"/>
          </w:tcPr>
          <w:p w14:paraId="1080543A">
            <w:pPr>
              <w:keepNext/>
              <w:keepLines/>
              <w:spacing w:before="0" w:after="0" w:line="264" w:lineRule="auto"/>
              <w:ind w:left="0" w:right="0" w:firstLine="0"/>
              <w:jc w:val="center"/>
              <w:rPr>
                <w:del w:id="1367" w:author="Fa'te" w:date="2026-09-18T16:13:16Z"/>
              </w:rPr>
            </w:pPr>
            <w:del w:id="1368" w:author="Fa'te" w:date="2026-09-18T16:13:16Z">
              <w:r>
                <w:rPr>
                  <w:rFonts w:ascii="Times New Roman" w:hAnsi="Times New Roman" w:eastAsia="宋体" w:cs="Times New Roman"/>
                  <w:b/>
                  <w:color w:val="000000"/>
                  <w:sz w:val="16"/>
                </w:rPr>
                <w:delText>ZSL</w:delText>
              </w:r>
            </w:del>
          </w:p>
        </w:tc>
        <w:tc>
          <w:tcPr>
            <w:tcW w:w="557" w:type="dxa"/>
            <w:gridSpan w:val="2"/>
            <w:tcBorders>
              <w:bottom w:val="single" w:color="000000" w:sz="6" w:space="0"/>
            </w:tcBorders>
            <w:vAlign w:val="center"/>
          </w:tcPr>
          <w:p w14:paraId="755037BF">
            <w:pPr>
              <w:keepNext/>
              <w:keepLines/>
              <w:spacing w:before="0" w:after="0" w:line="264" w:lineRule="auto"/>
              <w:ind w:left="0" w:right="0" w:firstLine="0"/>
              <w:jc w:val="center"/>
              <w:rPr>
                <w:del w:id="1369" w:author="Fa'te" w:date="2026-09-18T16:13:16Z"/>
              </w:rPr>
            </w:pPr>
            <w:del w:id="1370" w:author="Fa'te" w:date="2026-09-18T16:13:16Z">
              <w:r>
                <w:rPr>
                  <w:rFonts w:ascii="Times New Roman" w:hAnsi="Times New Roman" w:eastAsia="宋体" w:cs="Times New Roman"/>
                  <w:b/>
                  <w:color w:val="000000"/>
                  <w:sz w:val="16"/>
                </w:rPr>
                <w:delText>S</w:delText>
              </w:r>
            </w:del>
          </w:p>
        </w:tc>
        <w:tc>
          <w:tcPr>
            <w:tcW w:w="557" w:type="dxa"/>
            <w:gridSpan w:val="2"/>
            <w:tcBorders>
              <w:bottom w:val="single" w:color="000000" w:sz="6" w:space="0"/>
            </w:tcBorders>
            <w:vAlign w:val="center"/>
          </w:tcPr>
          <w:p w14:paraId="53CCCA5E">
            <w:pPr>
              <w:keepNext/>
              <w:keepLines/>
              <w:spacing w:before="0" w:after="0" w:line="264" w:lineRule="auto"/>
              <w:ind w:left="0" w:right="0" w:firstLine="0"/>
              <w:jc w:val="center"/>
              <w:rPr>
                <w:del w:id="1371" w:author="Fa'te" w:date="2026-09-18T16:13:16Z"/>
              </w:rPr>
            </w:pPr>
            <w:del w:id="1372" w:author="Fa'te" w:date="2026-09-18T16:13:16Z">
              <w:r>
                <w:rPr>
                  <w:rFonts w:ascii="Times New Roman" w:hAnsi="Times New Roman" w:eastAsia="宋体" w:cs="Times New Roman"/>
                  <w:b/>
                  <w:color w:val="000000"/>
                  <w:sz w:val="16"/>
                </w:rPr>
                <w:delText>U</w:delText>
              </w:r>
            </w:del>
          </w:p>
        </w:tc>
        <w:tc>
          <w:tcPr>
            <w:tcW w:w="557" w:type="dxa"/>
            <w:gridSpan w:val="2"/>
            <w:tcBorders>
              <w:bottom w:val="single" w:color="000000" w:sz="6" w:space="0"/>
            </w:tcBorders>
            <w:vAlign w:val="center"/>
          </w:tcPr>
          <w:p w14:paraId="4CE60619">
            <w:pPr>
              <w:keepNext/>
              <w:keepLines/>
              <w:spacing w:before="0" w:after="0" w:line="264" w:lineRule="auto"/>
              <w:ind w:left="0" w:right="0" w:firstLine="0"/>
              <w:jc w:val="center"/>
              <w:rPr>
                <w:del w:id="1373" w:author="Fa'te" w:date="2026-09-18T16:13:16Z"/>
              </w:rPr>
            </w:pPr>
            <w:del w:id="1374" w:author="Fa'te" w:date="2026-09-18T16:13:16Z">
              <w:r>
                <w:rPr>
                  <w:rFonts w:ascii="Times New Roman" w:hAnsi="Times New Roman" w:eastAsia="宋体" w:cs="Times New Roman"/>
                  <w:b/>
                  <w:color w:val="000000"/>
                  <w:sz w:val="16"/>
                </w:rPr>
                <w:delText>HM</w:delText>
              </w:r>
            </w:del>
          </w:p>
        </w:tc>
        <w:tc>
          <w:tcPr>
            <w:tcW w:w="557" w:type="dxa"/>
            <w:gridSpan w:val="2"/>
            <w:tcBorders>
              <w:bottom w:val="single" w:color="000000" w:sz="6" w:space="0"/>
            </w:tcBorders>
            <w:vAlign w:val="center"/>
          </w:tcPr>
          <w:p w14:paraId="27B48E4B">
            <w:pPr>
              <w:keepNext/>
              <w:keepLines/>
              <w:spacing w:before="0" w:after="0" w:line="264" w:lineRule="auto"/>
              <w:ind w:left="0" w:right="0" w:firstLine="0"/>
              <w:jc w:val="center"/>
              <w:rPr>
                <w:del w:id="1375" w:author="Fa'te" w:date="2026-09-18T16:13:16Z"/>
              </w:rPr>
            </w:pPr>
            <w:del w:id="1376" w:author="Fa'te" w:date="2026-09-18T16:13:16Z">
              <w:r>
                <w:rPr>
                  <w:rFonts w:ascii="Times New Roman" w:hAnsi="Times New Roman" w:eastAsia="宋体" w:cs="Times New Roman"/>
                  <w:b/>
                  <w:color w:val="000000"/>
                  <w:sz w:val="16"/>
                </w:rPr>
                <w:delText>ZSL</w:delText>
              </w:r>
            </w:del>
          </w:p>
        </w:tc>
        <w:tc>
          <w:tcPr>
            <w:tcW w:w="557" w:type="dxa"/>
            <w:gridSpan w:val="2"/>
            <w:tcBorders>
              <w:bottom w:val="single" w:color="000000" w:sz="6" w:space="0"/>
            </w:tcBorders>
            <w:vAlign w:val="center"/>
          </w:tcPr>
          <w:p w14:paraId="4D20A74C">
            <w:pPr>
              <w:keepNext/>
              <w:keepLines/>
              <w:spacing w:before="0" w:after="0" w:line="264" w:lineRule="auto"/>
              <w:ind w:left="0" w:right="0" w:firstLine="0"/>
              <w:jc w:val="center"/>
              <w:rPr>
                <w:del w:id="1377" w:author="Fa'te" w:date="2026-09-18T16:13:16Z"/>
              </w:rPr>
            </w:pPr>
            <w:del w:id="1378" w:author="Fa'te" w:date="2026-09-18T16:13:16Z">
              <w:r>
                <w:rPr>
                  <w:rFonts w:ascii="Times New Roman" w:hAnsi="Times New Roman" w:eastAsia="宋体" w:cs="Times New Roman"/>
                  <w:b/>
                  <w:color w:val="000000"/>
                  <w:sz w:val="16"/>
                </w:rPr>
                <w:delText>S</w:delText>
              </w:r>
            </w:del>
          </w:p>
        </w:tc>
        <w:tc>
          <w:tcPr>
            <w:tcW w:w="557" w:type="dxa"/>
            <w:gridSpan w:val="2"/>
            <w:tcBorders>
              <w:bottom w:val="single" w:color="000000" w:sz="6" w:space="0"/>
            </w:tcBorders>
            <w:vAlign w:val="center"/>
          </w:tcPr>
          <w:p w14:paraId="40D3BC44">
            <w:pPr>
              <w:keepNext/>
              <w:keepLines/>
              <w:spacing w:before="0" w:after="0" w:line="264" w:lineRule="auto"/>
              <w:ind w:left="0" w:right="0" w:firstLine="0"/>
              <w:jc w:val="center"/>
              <w:rPr>
                <w:del w:id="1379" w:author="Fa'te" w:date="2026-09-18T16:13:16Z"/>
              </w:rPr>
            </w:pPr>
            <w:del w:id="1380" w:author="Fa'te" w:date="2026-09-18T16:13:16Z">
              <w:r>
                <w:rPr>
                  <w:rFonts w:ascii="Times New Roman" w:hAnsi="Times New Roman" w:eastAsia="宋体" w:cs="Times New Roman"/>
                  <w:b/>
                  <w:color w:val="000000"/>
                  <w:sz w:val="16"/>
                </w:rPr>
                <w:delText>U</w:delText>
              </w:r>
            </w:del>
          </w:p>
        </w:tc>
        <w:tc>
          <w:tcPr>
            <w:tcW w:w="557" w:type="dxa"/>
            <w:gridSpan w:val="2"/>
            <w:tcBorders>
              <w:bottom w:val="single" w:color="000000" w:sz="6" w:space="0"/>
            </w:tcBorders>
            <w:vAlign w:val="center"/>
          </w:tcPr>
          <w:p w14:paraId="1B82890B">
            <w:pPr>
              <w:keepNext/>
              <w:keepLines/>
              <w:spacing w:before="0" w:after="0" w:line="264" w:lineRule="auto"/>
              <w:ind w:left="0" w:right="0" w:firstLine="0"/>
              <w:jc w:val="center"/>
              <w:rPr>
                <w:del w:id="1381" w:author="Fa'te" w:date="2026-09-18T16:13:16Z"/>
              </w:rPr>
            </w:pPr>
            <w:del w:id="1382" w:author="Fa'te" w:date="2026-09-18T16:13:16Z">
              <w:r>
                <w:rPr>
                  <w:rFonts w:ascii="Times New Roman" w:hAnsi="Times New Roman" w:eastAsia="宋体" w:cs="Times New Roman"/>
                  <w:b/>
                  <w:color w:val="000000"/>
                  <w:sz w:val="16"/>
                </w:rPr>
                <w:delText>HM</w:delText>
              </w:r>
            </w:del>
          </w:p>
        </w:tc>
        <w:tc>
          <w:tcPr>
            <w:tcW w:w="557" w:type="dxa"/>
            <w:gridSpan w:val="3"/>
            <w:tcBorders>
              <w:bottom w:val="single" w:color="000000" w:sz="6" w:space="0"/>
            </w:tcBorders>
            <w:vAlign w:val="center"/>
          </w:tcPr>
          <w:p w14:paraId="291816C0">
            <w:pPr>
              <w:keepNext/>
              <w:keepLines/>
              <w:spacing w:before="0" w:after="0" w:line="264" w:lineRule="auto"/>
              <w:ind w:left="0" w:right="0" w:firstLine="0"/>
              <w:jc w:val="center"/>
              <w:rPr>
                <w:del w:id="1383" w:author="Fa'te" w:date="2026-09-18T16:13:16Z"/>
              </w:rPr>
            </w:pPr>
            <w:del w:id="1384" w:author="Fa'te" w:date="2026-09-18T16:13:16Z">
              <w:r>
                <w:rPr>
                  <w:rFonts w:ascii="Times New Roman" w:hAnsi="Times New Roman" w:eastAsia="宋体" w:cs="Times New Roman"/>
                  <w:b/>
                  <w:color w:val="000000"/>
                  <w:sz w:val="16"/>
                </w:rPr>
                <w:delText>ZSL</w:delText>
              </w:r>
            </w:del>
          </w:p>
        </w:tc>
      </w:tr>
      <w:tr w14:paraId="2EEE0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jc w:val="center"/>
          <w:del w:id="1385" w:author="Fa'te" w:date="2026-09-18T16:13:16Z"/>
        </w:trPr>
        <w:tc>
          <w:tcPr>
            <w:tcW w:w="540" w:type="dxa"/>
            <w:vAlign w:val="center"/>
          </w:tcPr>
          <w:p w14:paraId="1D50E92E">
            <w:pPr>
              <w:keepNext/>
              <w:keepLines/>
              <w:spacing w:before="0" w:after="0" w:line="264" w:lineRule="auto"/>
              <w:ind w:left="0" w:right="0" w:firstLine="0"/>
              <w:jc w:val="center"/>
              <w:rPr>
                <w:del w:id="1386" w:author="Fa'te" w:date="2026-09-18T16:13:16Z"/>
              </w:rPr>
            </w:pPr>
            <w:del w:id="1387" w:author="Fa'te" w:date="2026-09-18T16:13:16Z">
              <w:r>
                <w:rPr>
                  <w:rFonts w:ascii="Times New Roman" w:hAnsi="Times New Roman" w:eastAsia="宋体" w:cs="Times New Roman"/>
                  <w:color w:val="000000"/>
                  <w:sz w:val="16"/>
                </w:rPr>
                <w:delText>✗</w:delText>
              </w:r>
            </w:del>
          </w:p>
        </w:tc>
        <w:tc>
          <w:tcPr>
            <w:tcW w:w="540" w:type="dxa"/>
            <w:vAlign w:val="center"/>
          </w:tcPr>
          <w:p w14:paraId="6FD57BA3">
            <w:pPr>
              <w:keepNext/>
              <w:keepLines/>
              <w:spacing w:before="0" w:after="0" w:line="264" w:lineRule="auto"/>
              <w:ind w:left="0" w:right="0" w:firstLine="0"/>
              <w:jc w:val="center"/>
              <w:rPr>
                <w:del w:id="1388" w:author="Fa'te" w:date="2026-09-18T16:13:16Z"/>
              </w:rPr>
            </w:pPr>
            <w:del w:id="1389" w:author="Fa'te" w:date="2026-09-18T16:13:16Z">
              <w:r>
                <w:rPr>
                  <w:rFonts w:ascii="Times New Roman" w:hAnsi="Times New Roman" w:eastAsia="宋体" w:cs="Times New Roman"/>
                  <w:color w:val="000000"/>
                  <w:sz w:val="16"/>
                </w:rPr>
                <w:delText>✗</w:delText>
              </w:r>
            </w:del>
          </w:p>
        </w:tc>
        <w:tc>
          <w:tcPr>
            <w:tcW w:w="540" w:type="dxa"/>
            <w:vAlign w:val="center"/>
          </w:tcPr>
          <w:p w14:paraId="77542F68">
            <w:pPr>
              <w:keepNext/>
              <w:keepLines/>
              <w:spacing w:before="0" w:after="0" w:line="264" w:lineRule="auto"/>
              <w:ind w:left="0" w:right="0" w:firstLine="0"/>
              <w:jc w:val="center"/>
              <w:rPr>
                <w:del w:id="1390" w:author="Fa'te" w:date="2026-09-18T16:13:16Z"/>
              </w:rPr>
            </w:pPr>
            <w:del w:id="1391" w:author="Fa'te" w:date="2026-09-18T16:13:16Z">
              <w:r>
                <w:rPr>
                  <w:rFonts w:ascii="Times New Roman" w:hAnsi="Times New Roman" w:eastAsia="宋体" w:cs="Times New Roman"/>
                  <w:color w:val="000000"/>
                  <w:sz w:val="16"/>
                </w:rPr>
                <w:delText>✗</w:delText>
              </w:r>
            </w:del>
          </w:p>
        </w:tc>
        <w:tc>
          <w:tcPr>
            <w:tcW w:w="557" w:type="dxa"/>
            <w:gridSpan w:val="2"/>
            <w:vAlign w:val="center"/>
          </w:tcPr>
          <w:p w14:paraId="7DDDB5BD">
            <w:pPr>
              <w:keepNext/>
              <w:keepLines/>
              <w:spacing w:before="0" w:after="0" w:line="264" w:lineRule="auto"/>
              <w:ind w:left="0" w:right="0" w:firstLine="0"/>
              <w:jc w:val="center"/>
              <w:rPr>
                <w:del w:id="1392" w:author="Fa'te" w:date="2026-09-18T16:13:16Z"/>
              </w:rPr>
            </w:pPr>
            <w:del w:id="1393" w:author="Fa'te" w:date="2026-09-18T16:13:16Z">
              <w:r>
                <w:rPr>
                  <w:rFonts w:ascii="Times New Roman" w:hAnsi="Times New Roman" w:eastAsia="宋体" w:cs="Times New Roman"/>
                  <w:color w:val="000000"/>
                  <w:sz w:val="16"/>
                </w:rPr>
                <w:delText>30.18</w:delText>
              </w:r>
            </w:del>
          </w:p>
        </w:tc>
        <w:tc>
          <w:tcPr>
            <w:tcW w:w="557" w:type="dxa"/>
            <w:gridSpan w:val="2"/>
            <w:vAlign w:val="center"/>
          </w:tcPr>
          <w:p w14:paraId="22E52224">
            <w:pPr>
              <w:keepNext/>
              <w:keepLines/>
              <w:spacing w:before="0" w:after="0" w:line="264" w:lineRule="auto"/>
              <w:ind w:left="0" w:right="0" w:firstLine="0"/>
              <w:jc w:val="center"/>
              <w:rPr>
                <w:del w:id="1394" w:author="Fa'te" w:date="2026-09-18T16:13:16Z"/>
              </w:rPr>
            </w:pPr>
            <w:del w:id="1395" w:author="Fa'te" w:date="2026-09-18T16:13:16Z">
              <w:r>
                <w:rPr>
                  <w:rFonts w:ascii="Times New Roman" w:hAnsi="Times New Roman" w:eastAsia="宋体" w:cs="Times New Roman"/>
                  <w:color w:val="000000"/>
                  <w:sz w:val="16"/>
                </w:rPr>
                <w:delText>7.83</w:delText>
              </w:r>
            </w:del>
          </w:p>
        </w:tc>
        <w:tc>
          <w:tcPr>
            <w:tcW w:w="557" w:type="dxa"/>
            <w:gridSpan w:val="2"/>
            <w:vAlign w:val="center"/>
          </w:tcPr>
          <w:p w14:paraId="42A152B5">
            <w:pPr>
              <w:keepNext/>
              <w:keepLines/>
              <w:spacing w:before="0" w:after="0" w:line="264" w:lineRule="auto"/>
              <w:ind w:left="0" w:right="0" w:firstLine="0"/>
              <w:jc w:val="center"/>
              <w:rPr>
                <w:del w:id="1396" w:author="Fa'te" w:date="2026-09-18T16:13:16Z"/>
              </w:rPr>
            </w:pPr>
            <w:del w:id="1397" w:author="Fa'te" w:date="2026-09-18T16:13:16Z">
              <w:r>
                <w:rPr>
                  <w:rFonts w:ascii="Times New Roman" w:hAnsi="Times New Roman" w:eastAsia="宋体" w:cs="Times New Roman"/>
                  <w:color w:val="000000"/>
                  <w:sz w:val="16"/>
                </w:rPr>
                <w:delText>12.43</w:delText>
              </w:r>
            </w:del>
          </w:p>
        </w:tc>
        <w:tc>
          <w:tcPr>
            <w:tcW w:w="557" w:type="dxa"/>
            <w:gridSpan w:val="2"/>
            <w:vAlign w:val="center"/>
          </w:tcPr>
          <w:p w14:paraId="6AE50D32">
            <w:pPr>
              <w:keepNext/>
              <w:keepLines/>
              <w:spacing w:before="0" w:after="0" w:line="264" w:lineRule="auto"/>
              <w:ind w:left="0" w:right="0" w:firstLine="0"/>
              <w:jc w:val="center"/>
              <w:rPr>
                <w:del w:id="1398" w:author="Fa'te" w:date="2026-09-18T16:13:16Z"/>
              </w:rPr>
            </w:pPr>
            <w:del w:id="1399" w:author="Fa'te" w:date="2026-09-18T16:13:16Z">
              <w:r>
                <w:rPr>
                  <w:rFonts w:ascii="Times New Roman" w:hAnsi="Times New Roman" w:eastAsia="宋体" w:cs="Times New Roman"/>
                  <w:color w:val="000000"/>
                  <w:sz w:val="16"/>
                </w:rPr>
                <w:delText>8.70</w:delText>
              </w:r>
            </w:del>
          </w:p>
        </w:tc>
        <w:tc>
          <w:tcPr>
            <w:tcW w:w="557" w:type="dxa"/>
            <w:gridSpan w:val="2"/>
            <w:vAlign w:val="center"/>
          </w:tcPr>
          <w:p w14:paraId="743312FF">
            <w:pPr>
              <w:keepNext/>
              <w:keepLines/>
              <w:spacing w:before="0" w:after="0" w:line="264" w:lineRule="auto"/>
              <w:ind w:left="0" w:right="0" w:firstLine="0"/>
              <w:jc w:val="center"/>
              <w:rPr>
                <w:del w:id="1400" w:author="Fa'te" w:date="2026-09-18T16:13:16Z"/>
              </w:rPr>
            </w:pPr>
            <w:del w:id="1401" w:author="Fa'te" w:date="2026-09-18T16:13:16Z">
              <w:r>
                <w:rPr>
                  <w:rFonts w:ascii="Times New Roman" w:hAnsi="Times New Roman" w:eastAsia="宋体" w:cs="Times New Roman"/>
                  <w:color w:val="000000"/>
                  <w:sz w:val="16"/>
                </w:rPr>
                <w:delText>78.71</w:delText>
              </w:r>
            </w:del>
          </w:p>
        </w:tc>
        <w:tc>
          <w:tcPr>
            <w:tcW w:w="557" w:type="dxa"/>
            <w:gridSpan w:val="2"/>
            <w:vAlign w:val="center"/>
          </w:tcPr>
          <w:p w14:paraId="197457E7">
            <w:pPr>
              <w:keepNext/>
              <w:keepLines/>
              <w:spacing w:before="0" w:after="0" w:line="264" w:lineRule="auto"/>
              <w:ind w:left="0" w:right="0" w:firstLine="0"/>
              <w:jc w:val="center"/>
              <w:rPr>
                <w:del w:id="1402" w:author="Fa'te" w:date="2026-09-18T16:13:16Z"/>
              </w:rPr>
            </w:pPr>
            <w:del w:id="1403" w:author="Fa'te" w:date="2026-09-18T16:13:16Z">
              <w:r>
                <w:rPr>
                  <w:rFonts w:ascii="Times New Roman" w:hAnsi="Times New Roman" w:eastAsia="宋体" w:cs="Times New Roman"/>
                  <w:color w:val="000000"/>
                  <w:sz w:val="16"/>
                </w:rPr>
                <w:delText>36.49</w:delText>
              </w:r>
            </w:del>
          </w:p>
        </w:tc>
        <w:tc>
          <w:tcPr>
            <w:tcW w:w="557" w:type="dxa"/>
            <w:gridSpan w:val="2"/>
            <w:vAlign w:val="center"/>
          </w:tcPr>
          <w:p w14:paraId="6F310E5F">
            <w:pPr>
              <w:keepNext/>
              <w:keepLines/>
              <w:spacing w:before="0" w:after="0" w:line="264" w:lineRule="auto"/>
              <w:ind w:left="0" w:right="0" w:firstLine="0"/>
              <w:jc w:val="center"/>
              <w:rPr>
                <w:del w:id="1404" w:author="Fa'te" w:date="2026-09-18T16:13:16Z"/>
              </w:rPr>
            </w:pPr>
            <w:del w:id="1405" w:author="Fa'te" w:date="2026-09-18T16:13:16Z">
              <w:r>
                <w:rPr>
                  <w:rFonts w:ascii="Times New Roman" w:hAnsi="Times New Roman" w:eastAsia="宋体" w:cs="Times New Roman"/>
                  <w:color w:val="000000"/>
                  <w:sz w:val="16"/>
                </w:rPr>
                <w:delText>49.86</w:delText>
              </w:r>
            </w:del>
          </w:p>
        </w:tc>
        <w:tc>
          <w:tcPr>
            <w:tcW w:w="557" w:type="dxa"/>
            <w:gridSpan w:val="2"/>
            <w:vAlign w:val="center"/>
          </w:tcPr>
          <w:p w14:paraId="4DBE6B9E">
            <w:pPr>
              <w:keepNext/>
              <w:keepLines/>
              <w:spacing w:before="0" w:after="0" w:line="264" w:lineRule="auto"/>
              <w:ind w:left="0" w:right="0" w:firstLine="0"/>
              <w:jc w:val="center"/>
              <w:rPr>
                <w:del w:id="1406" w:author="Fa'te" w:date="2026-09-18T16:13:16Z"/>
              </w:rPr>
            </w:pPr>
            <w:del w:id="1407" w:author="Fa'te" w:date="2026-09-18T16:13:16Z">
              <w:r>
                <w:rPr>
                  <w:rFonts w:ascii="Times New Roman" w:hAnsi="Times New Roman" w:eastAsia="宋体" w:cs="Times New Roman"/>
                  <w:color w:val="000000"/>
                  <w:sz w:val="16"/>
                </w:rPr>
                <w:delText>42.35</w:delText>
              </w:r>
            </w:del>
          </w:p>
        </w:tc>
        <w:tc>
          <w:tcPr>
            <w:tcW w:w="557" w:type="dxa"/>
            <w:gridSpan w:val="2"/>
            <w:vAlign w:val="center"/>
          </w:tcPr>
          <w:p w14:paraId="1B983D25">
            <w:pPr>
              <w:keepNext/>
              <w:keepLines/>
              <w:spacing w:before="0" w:after="0" w:line="264" w:lineRule="auto"/>
              <w:ind w:left="0" w:right="0" w:firstLine="0"/>
              <w:jc w:val="center"/>
              <w:rPr>
                <w:del w:id="1408" w:author="Fa'te" w:date="2026-09-18T16:13:16Z"/>
              </w:rPr>
            </w:pPr>
            <w:del w:id="1409" w:author="Fa'te" w:date="2026-09-18T16:13:16Z">
              <w:r>
                <w:rPr>
                  <w:rFonts w:ascii="Times New Roman" w:hAnsi="Times New Roman" w:eastAsia="宋体" w:cs="Times New Roman"/>
                  <w:color w:val="000000"/>
                  <w:sz w:val="16"/>
                </w:rPr>
                <w:delText>40.65</w:delText>
              </w:r>
            </w:del>
          </w:p>
        </w:tc>
        <w:tc>
          <w:tcPr>
            <w:tcW w:w="557" w:type="dxa"/>
            <w:gridSpan w:val="2"/>
            <w:vAlign w:val="center"/>
          </w:tcPr>
          <w:p w14:paraId="2AEF090D">
            <w:pPr>
              <w:keepNext/>
              <w:keepLines/>
              <w:spacing w:before="0" w:after="0" w:line="264" w:lineRule="auto"/>
              <w:ind w:left="0" w:right="0" w:firstLine="0"/>
              <w:jc w:val="center"/>
              <w:rPr>
                <w:del w:id="1410" w:author="Fa'te" w:date="2026-09-18T16:13:16Z"/>
              </w:rPr>
            </w:pPr>
            <w:del w:id="1411" w:author="Fa'te" w:date="2026-09-18T16:13:16Z">
              <w:r>
                <w:rPr>
                  <w:rFonts w:ascii="Times New Roman" w:hAnsi="Times New Roman" w:eastAsia="宋体" w:cs="Times New Roman"/>
                  <w:color w:val="000000"/>
                  <w:sz w:val="16"/>
                </w:rPr>
                <w:delText>17.97</w:delText>
              </w:r>
            </w:del>
          </w:p>
        </w:tc>
        <w:tc>
          <w:tcPr>
            <w:tcW w:w="557" w:type="dxa"/>
            <w:gridSpan w:val="2"/>
            <w:vAlign w:val="center"/>
          </w:tcPr>
          <w:p w14:paraId="65E9DBBC">
            <w:pPr>
              <w:keepNext/>
              <w:keepLines/>
              <w:spacing w:before="0" w:after="0" w:line="264" w:lineRule="auto"/>
              <w:ind w:left="0" w:right="0" w:firstLine="0"/>
              <w:jc w:val="center"/>
              <w:rPr>
                <w:del w:id="1412" w:author="Fa'te" w:date="2026-09-18T16:13:16Z"/>
              </w:rPr>
            </w:pPr>
            <w:del w:id="1413" w:author="Fa'te" w:date="2026-09-18T16:13:16Z">
              <w:r>
                <w:rPr>
                  <w:rFonts w:ascii="Times New Roman" w:hAnsi="Times New Roman" w:eastAsia="宋体" w:cs="Times New Roman"/>
                  <w:color w:val="000000"/>
                  <w:sz w:val="16"/>
                </w:rPr>
                <w:delText>24.92</w:delText>
              </w:r>
            </w:del>
          </w:p>
        </w:tc>
        <w:tc>
          <w:tcPr>
            <w:tcW w:w="557" w:type="dxa"/>
            <w:gridSpan w:val="3"/>
            <w:vAlign w:val="center"/>
          </w:tcPr>
          <w:p w14:paraId="177C4FC9">
            <w:pPr>
              <w:keepNext/>
              <w:keepLines/>
              <w:spacing w:before="0" w:after="0" w:line="264" w:lineRule="auto"/>
              <w:ind w:left="0" w:right="0" w:firstLine="0"/>
              <w:jc w:val="center"/>
              <w:rPr>
                <w:del w:id="1414" w:author="Fa'te" w:date="2026-09-18T16:13:16Z"/>
              </w:rPr>
            </w:pPr>
            <w:del w:id="1415" w:author="Fa'te" w:date="2026-09-18T16:13:16Z">
              <w:r>
                <w:rPr>
                  <w:rFonts w:ascii="Times New Roman" w:hAnsi="Times New Roman" w:eastAsia="宋体" w:cs="Times New Roman"/>
                  <w:color w:val="000000"/>
                  <w:sz w:val="16"/>
                </w:rPr>
                <w:delText>18.66</w:delText>
              </w:r>
            </w:del>
          </w:p>
        </w:tc>
      </w:tr>
      <w:tr w14:paraId="75A19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jc w:val="center"/>
          <w:del w:id="1416" w:author="Fa'te" w:date="2026-09-18T16:13:16Z"/>
        </w:trPr>
        <w:tc>
          <w:tcPr>
            <w:tcW w:w="540" w:type="dxa"/>
            <w:vAlign w:val="center"/>
          </w:tcPr>
          <w:p w14:paraId="2746050D">
            <w:pPr>
              <w:keepNext/>
              <w:keepLines/>
              <w:spacing w:before="0" w:after="0" w:line="264" w:lineRule="auto"/>
              <w:ind w:left="0" w:right="0" w:firstLine="0"/>
              <w:jc w:val="center"/>
              <w:rPr>
                <w:del w:id="1417" w:author="Fa'te" w:date="2026-09-18T16:13:16Z"/>
              </w:rPr>
            </w:pPr>
            <w:del w:id="1418" w:author="Fa'te" w:date="2026-09-18T16:13:16Z">
              <w:r>
                <w:rPr>
                  <w:rFonts w:ascii="Times New Roman" w:hAnsi="Times New Roman" w:eastAsia="宋体" w:cs="Times New Roman"/>
                  <w:color w:val="000000"/>
                  <w:sz w:val="16"/>
                </w:rPr>
                <w:delText>✓</w:delText>
              </w:r>
            </w:del>
          </w:p>
        </w:tc>
        <w:tc>
          <w:tcPr>
            <w:tcW w:w="540" w:type="dxa"/>
            <w:vAlign w:val="center"/>
          </w:tcPr>
          <w:p w14:paraId="7BF79F62">
            <w:pPr>
              <w:keepNext/>
              <w:keepLines/>
              <w:spacing w:before="0" w:after="0" w:line="264" w:lineRule="auto"/>
              <w:ind w:left="0" w:right="0" w:firstLine="0"/>
              <w:jc w:val="center"/>
              <w:rPr>
                <w:del w:id="1419" w:author="Fa'te" w:date="2026-09-18T16:13:16Z"/>
              </w:rPr>
            </w:pPr>
            <w:del w:id="1420" w:author="Fa'te" w:date="2026-09-18T16:13:16Z">
              <w:r>
                <w:rPr>
                  <w:rFonts w:ascii="Times New Roman" w:hAnsi="Times New Roman" w:eastAsia="宋体" w:cs="Times New Roman"/>
                  <w:color w:val="000000"/>
                  <w:sz w:val="16"/>
                </w:rPr>
                <w:delText>✗</w:delText>
              </w:r>
            </w:del>
          </w:p>
        </w:tc>
        <w:tc>
          <w:tcPr>
            <w:tcW w:w="540" w:type="dxa"/>
            <w:vAlign w:val="center"/>
          </w:tcPr>
          <w:p w14:paraId="539C58EB">
            <w:pPr>
              <w:keepNext/>
              <w:keepLines/>
              <w:spacing w:before="0" w:after="0" w:line="264" w:lineRule="auto"/>
              <w:ind w:left="0" w:right="0" w:firstLine="0"/>
              <w:jc w:val="center"/>
              <w:rPr>
                <w:del w:id="1421" w:author="Fa'te" w:date="2026-09-18T16:13:16Z"/>
              </w:rPr>
            </w:pPr>
            <w:del w:id="1422" w:author="Fa'te" w:date="2026-09-18T16:13:16Z">
              <w:r>
                <w:rPr>
                  <w:rFonts w:ascii="Times New Roman" w:hAnsi="Times New Roman" w:eastAsia="宋体" w:cs="Times New Roman"/>
                  <w:color w:val="000000"/>
                  <w:sz w:val="16"/>
                </w:rPr>
                <w:delText>✗</w:delText>
              </w:r>
            </w:del>
          </w:p>
        </w:tc>
        <w:tc>
          <w:tcPr>
            <w:tcW w:w="557" w:type="dxa"/>
            <w:gridSpan w:val="2"/>
            <w:vAlign w:val="center"/>
          </w:tcPr>
          <w:p w14:paraId="1936945A">
            <w:pPr>
              <w:keepNext/>
              <w:keepLines/>
              <w:spacing w:before="0" w:after="0" w:line="264" w:lineRule="auto"/>
              <w:ind w:left="0" w:right="0" w:firstLine="0"/>
              <w:jc w:val="center"/>
              <w:rPr>
                <w:del w:id="1423" w:author="Fa'te" w:date="2026-09-18T16:13:16Z"/>
              </w:rPr>
            </w:pPr>
            <w:del w:id="1424" w:author="Fa'te" w:date="2026-09-18T16:13:16Z">
              <w:r>
                <w:rPr>
                  <w:rFonts w:ascii="Times New Roman" w:hAnsi="Times New Roman" w:eastAsia="宋体" w:cs="Times New Roman"/>
                  <w:color w:val="000000"/>
                  <w:sz w:val="16"/>
                </w:rPr>
                <w:delText>30.89</w:delText>
              </w:r>
            </w:del>
          </w:p>
        </w:tc>
        <w:tc>
          <w:tcPr>
            <w:tcW w:w="557" w:type="dxa"/>
            <w:gridSpan w:val="2"/>
            <w:vAlign w:val="center"/>
          </w:tcPr>
          <w:p w14:paraId="320C8071">
            <w:pPr>
              <w:keepNext/>
              <w:keepLines/>
              <w:spacing w:before="0" w:after="0" w:line="264" w:lineRule="auto"/>
              <w:ind w:left="0" w:right="0" w:firstLine="0"/>
              <w:jc w:val="center"/>
              <w:rPr>
                <w:del w:id="1425" w:author="Fa'te" w:date="2026-09-18T16:13:16Z"/>
              </w:rPr>
            </w:pPr>
            <w:del w:id="1426" w:author="Fa'te" w:date="2026-09-18T16:13:16Z">
              <w:r>
                <w:rPr>
                  <w:rFonts w:ascii="Times New Roman" w:hAnsi="Times New Roman" w:eastAsia="宋体" w:cs="Times New Roman"/>
                  <w:color w:val="000000"/>
                  <w:sz w:val="16"/>
                </w:rPr>
                <w:delText>8.46</w:delText>
              </w:r>
            </w:del>
          </w:p>
        </w:tc>
        <w:tc>
          <w:tcPr>
            <w:tcW w:w="557" w:type="dxa"/>
            <w:gridSpan w:val="2"/>
            <w:vAlign w:val="center"/>
          </w:tcPr>
          <w:p w14:paraId="79B3D1A7">
            <w:pPr>
              <w:keepNext/>
              <w:keepLines/>
              <w:spacing w:before="0" w:after="0" w:line="264" w:lineRule="auto"/>
              <w:ind w:left="0" w:right="0" w:firstLine="0"/>
              <w:jc w:val="center"/>
              <w:rPr>
                <w:del w:id="1427" w:author="Fa'te" w:date="2026-09-18T16:13:16Z"/>
              </w:rPr>
            </w:pPr>
            <w:del w:id="1428" w:author="Fa'te" w:date="2026-09-18T16:13:16Z">
              <w:r>
                <w:rPr>
                  <w:rFonts w:ascii="Times New Roman" w:hAnsi="Times New Roman" w:eastAsia="宋体" w:cs="Times New Roman"/>
                  <w:color w:val="000000"/>
                  <w:sz w:val="16"/>
                </w:rPr>
                <w:delText>13.28</w:delText>
              </w:r>
            </w:del>
          </w:p>
        </w:tc>
        <w:tc>
          <w:tcPr>
            <w:tcW w:w="557" w:type="dxa"/>
            <w:gridSpan w:val="2"/>
            <w:vAlign w:val="center"/>
          </w:tcPr>
          <w:p w14:paraId="444CD186">
            <w:pPr>
              <w:keepNext/>
              <w:keepLines/>
              <w:spacing w:before="0" w:after="0" w:line="264" w:lineRule="auto"/>
              <w:ind w:left="0" w:right="0" w:firstLine="0"/>
              <w:jc w:val="center"/>
              <w:rPr>
                <w:del w:id="1429" w:author="Fa'te" w:date="2026-09-18T16:13:16Z"/>
              </w:rPr>
            </w:pPr>
            <w:del w:id="1430" w:author="Fa'te" w:date="2026-09-18T16:13:16Z">
              <w:r>
                <w:rPr>
                  <w:rFonts w:ascii="Times New Roman" w:hAnsi="Times New Roman" w:eastAsia="宋体" w:cs="Times New Roman"/>
                  <w:color w:val="000000"/>
                  <w:sz w:val="16"/>
                </w:rPr>
                <w:delText>9.34</w:delText>
              </w:r>
            </w:del>
          </w:p>
        </w:tc>
        <w:tc>
          <w:tcPr>
            <w:tcW w:w="557" w:type="dxa"/>
            <w:gridSpan w:val="2"/>
            <w:vAlign w:val="center"/>
          </w:tcPr>
          <w:p w14:paraId="40667BDE">
            <w:pPr>
              <w:keepNext/>
              <w:keepLines/>
              <w:spacing w:before="0" w:after="0" w:line="264" w:lineRule="auto"/>
              <w:ind w:left="0" w:right="0" w:firstLine="0"/>
              <w:jc w:val="center"/>
              <w:rPr>
                <w:del w:id="1431" w:author="Fa'te" w:date="2026-09-18T16:13:16Z"/>
              </w:rPr>
            </w:pPr>
            <w:del w:id="1432" w:author="Fa'te" w:date="2026-09-18T16:13:16Z">
              <w:r>
                <w:rPr>
                  <w:rFonts w:ascii="Times New Roman" w:hAnsi="Times New Roman" w:eastAsia="宋体" w:cs="Times New Roman"/>
                  <w:color w:val="000000"/>
                  <w:sz w:val="16"/>
                </w:rPr>
                <w:delText>79.31</w:delText>
              </w:r>
            </w:del>
          </w:p>
        </w:tc>
        <w:tc>
          <w:tcPr>
            <w:tcW w:w="557" w:type="dxa"/>
            <w:gridSpan w:val="2"/>
            <w:vAlign w:val="center"/>
          </w:tcPr>
          <w:p w14:paraId="6FE7FA47">
            <w:pPr>
              <w:keepNext/>
              <w:keepLines/>
              <w:spacing w:before="0" w:after="0" w:line="264" w:lineRule="auto"/>
              <w:ind w:left="0" w:right="0" w:firstLine="0"/>
              <w:jc w:val="center"/>
              <w:rPr>
                <w:del w:id="1433" w:author="Fa'te" w:date="2026-09-18T16:13:16Z"/>
              </w:rPr>
            </w:pPr>
            <w:del w:id="1434" w:author="Fa'te" w:date="2026-09-18T16:13:16Z">
              <w:r>
                <w:rPr>
                  <w:rFonts w:ascii="Times New Roman" w:hAnsi="Times New Roman" w:eastAsia="宋体" w:cs="Times New Roman"/>
                  <w:color w:val="000000"/>
                  <w:sz w:val="16"/>
                </w:rPr>
                <w:delText>37.53</w:delText>
              </w:r>
            </w:del>
          </w:p>
        </w:tc>
        <w:tc>
          <w:tcPr>
            <w:tcW w:w="557" w:type="dxa"/>
            <w:gridSpan w:val="2"/>
            <w:vAlign w:val="center"/>
          </w:tcPr>
          <w:p w14:paraId="147F59CF">
            <w:pPr>
              <w:keepNext/>
              <w:keepLines/>
              <w:spacing w:before="0" w:after="0" w:line="264" w:lineRule="auto"/>
              <w:ind w:left="0" w:right="0" w:firstLine="0"/>
              <w:jc w:val="center"/>
              <w:rPr>
                <w:del w:id="1435" w:author="Fa'te" w:date="2026-09-18T16:13:16Z"/>
              </w:rPr>
            </w:pPr>
            <w:del w:id="1436" w:author="Fa'te" w:date="2026-09-18T16:13:16Z">
              <w:r>
                <w:rPr>
                  <w:rFonts w:ascii="Times New Roman" w:hAnsi="Times New Roman" w:eastAsia="宋体" w:cs="Times New Roman"/>
                  <w:color w:val="000000"/>
                  <w:sz w:val="16"/>
                </w:rPr>
                <w:delText>50.95</w:delText>
              </w:r>
            </w:del>
          </w:p>
        </w:tc>
        <w:tc>
          <w:tcPr>
            <w:tcW w:w="557" w:type="dxa"/>
            <w:gridSpan w:val="2"/>
            <w:vAlign w:val="center"/>
          </w:tcPr>
          <w:p w14:paraId="4C22F392">
            <w:pPr>
              <w:keepNext/>
              <w:keepLines/>
              <w:spacing w:before="0" w:after="0" w:line="264" w:lineRule="auto"/>
              <w:ind w:left="0" w:right="0" w:firstLine="0"/>
              <w:jc w:val="center"/>
              <w:rPr>
                <w:del w:id="1437" w:author="Fa'te" w:date="2026-09-18T16:13:16Z"/>
              </w:rPr>
            </w:pPr>
            <w:del w:id="1438" w:author="Fa'te" w:date="2026-09-18T16:13:16Z">
              <w:r>
                <w:rPr>
                  <w:rFonts w:ascii="Times New Roman" w:hAnsi="Times New Roman" w:eastAsia="宋体" w:cs="Times New Roman"/>
                  <w:color w:val="000000"/>
                  <w:sz w:val="16"/>
                </w:rPr>
                <w:delText>43.29</w:delText>
              </w:r>
            </w:del>
          </w:p>
        </w:tc>
        <w:tc>
          <w:tcPr>
            <w:tcW w:w="557" w:type="dxa"/>
            <w:gridSpan w:val="2"/>
            <w:vAlign w:val="center"/>
          </w:tcPr>
          <w:p w14:paraId="26669D01">
            <w:pPr>
              <w:keepNext/>
              <w:keepLines/>
              <w:spacing w:before="0" w:after="0" w:line="264" w:lineRule="auto"/>
              <w:ind w:left="0" w:right="0" w:firstLine="0"/>
              <w:jc w:val="center"/>
              <w:rPr>
                <w:del w:id="1439" w:author="Fa'te" w:date="2026-09-18T16:13:16Z"/>
              </w:rPr>
            </w:pPr>
            <w:del w:id="1440" w:author="Fa'te" w:date="2026-09-18T16:13:16Z">
              <w:r>
                <w:rPr>
                  <w:rFonts w:ascii="Times New Roman" w:hAnsi="Times New Roman" w:eastAsia="宋体" w:cs="Times New Roman"/>
                  <w:color w:val="000000"/>
                  <w:sz w:val="16"/>
                </w:rPr>
                <w:delText>41.16</w:delText>
              </w:r>
            </w:del>
          </w:p>
        </w:tc>
        <w:tc>
          <w:tcPr>
            <w:tcW w:w="557" w:type="dxa"/>
            <w:gridSpan w:val="2"/>
            <w:vAlign w:val="center"/>
          </w:tcPr>
          <w:p w14:paraId="5C172FFD">
            <w:pPr>
              <w:keepNext/>
              <w:keepLines/>
              <w:spacing w:before="0" w:after="0" w:line="264" w:lineRule="auto"/>
              <w:ind w:left="0" w:right="0" w:firstLine="0"/>
              <w:jc w:val="center"/>
              <w:rPr>
                <w:del w:id="1441" w:author="Fa'te" w:date="2026-09-18T16:13:16Z"/>
              </w:rPr>
            </w:pPr>
            <w:del w:id="1442" w:author="Fa'te" w:date="2026-09-18T16:13:16Z">
              <w:r>
                <w:rPr>
                  <w:rFonts w:ascii="Times New Roman" w:hAnsi="Times New Roman" w:eastAsia="宋体" w:cs="Times New Roman"/>
                  <w:color w:val="000000"/>
                  <w:sz w:val="16"/>
                </w:rPr>
                <w:delText>18.80</w:delText>
              </w:r>
            </w:del>
          </w:p>
        </w:tc>
        <w:tc>
          <w:tcPr>
            <w:tcW w:w="557" w:type="dxa"/>
            <w:gridSpan w:val="2"/>
            <w:vAlign w:val="center"/>
          </w:tcPr>
          <w:p w14:paraId="63029061">
            <w:pPr>
              <w:keepNext/>
              <w:keepLines/>
              <w:spacing w:before="0" w:after="0" w:line="264" w:lineRule="auto"/>
              <w:ind w:left="0" w:right="0" w:firstLine="0"/>
              <w:jc w:val="center"/>
              <w:rPr>
                <w:del w:id="1443" w:author="Fa'te" w:date="2026-09-18T16:13:16Z"/>
              </w:rPr>
            </w:pPr>
            <w:del w:id="1444" w:author="Fa'te" w:date="2026-09-18T16:13:16Z">
              <w:r>
                <w:rPr>
                  <w:rFonts w:ascii="Times New Roman" w:hAnsi="Times New Roman" w:eastAsia="宋体" w:cs="Times New Roman"/>
                  <w:color w:val="000000"/>
                  <w:sz w:val="16"/>
                </w:rPr>
                <w:delText>25.81</w:delText>
              </w:r>
            </w:del>
          </w:p>
        </w:tc>
        <w:tc>
          <w:tcPr>
            <w:tcW w:w="557" w:type="dxa"/>
            <w:gridSpan w:val="3"/>
            <w:vAlign w:val="center"/>
          </w:tcPr>
          <w:p w14:paraId="66E6321A">
            <w:pPr>
              <w:keepNext/>
              <w:keepLines/>
              <w:spacing w:before="0" w:after="0" w:line="264" w:lineRule="auto"/>
              <w:ind w:left="0" w:right="0" w:firstLine="0"/>
              <w:jc w:val="center"/>
              <w:rPr>
                <w:del w:id="1445" w:author="Fa'te" w:date="2026-09-18T16:13:16Z"/>
              </w:rPr>
            </w:pPr>
            <w:del w:id="1446" w:author="Fa'te" w:date="2026-09-18T16:13:16Z">
              <w:r>
                <w:rPr>
                  <w:rFonts w:ascii="Times New Roman" w:hAnsi="Times New Roman" w:eastAsia="宋体" w:cs="Times New Roman"/>
                  <w:color w:val="000000"/>
                  <w:sz w:val="16"/>
                </w:rPr>
                <w:delText>19.52</w:delText>
              </w:r>
            </w:del>
          </w:p>
        </w:tc>
      </w:tr>
      <w:tr w14:paraId="07554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jc w:val="center"/>
          <w:del w:id="1447" w:author="Fa'te" w:date="2026-09-18T16:13:16Z"/>
        </w:trPr>
        <w:tc>
          <w:tcPr>
            <w:tcW w:w="540" w:type="dxa"/>
            <w:vAlign w:val="center"/>
          </w:tcPr>
          <w:p w14:paraId="0E6C4607">
            <w:pPr>
              <w:keepNext/>
              <w:keepLines/>
              <w:spacing w:before="0" w:after="0" w:line="264" w:lineRule="auto"/>
              <w:ind w:left="0" w:right="0" w:firstLine="0"/>
              <w:jc w:val="center"/>
              <w:rPr>
                <w:del w:id="1448" w:author="Fa'te" w:date="2026-09-18T16:13:16Z"/>
              </w:rPr>
            </w:pPr>
            <w:del w:id="1449" w:author="Fa'te" w:date="2026-09-18T16:13:16Z">
              <w:r>
                <w:rPr>
                  <w:rFonts w:ascii="Times New Roman" w:hAnsi="Times New Roman" w:eastAsia="宋体" w:cs="Times New Roman"/>
                  <w:color w:val="000000"/>
                  <w:sz w:val="16"/>
                </w:rPr>
                <w:delText>✗</w:delText>
              </w:r>
            </w:del>
          </w:p>
        </w:tc>
        <w:tc>
          <w:tcPr>
            <w:tcW w:w="540" w:type="dxa"/>
            <w:vAlign w:val="center"/>
          </w:tcPr>
          <w:p w14:paraId="06FDA9A4">
            <w:pPr>
              <w:keepNext/>
              <w:keepLines/>
              <w:spacing w:before="0" w:after="0" w:line="264" w:lineRule="auto"/>
              <w:ind w:left="0" w:right="0" w:firstLine="0"/>
              <w:jc w:val="center"/>
              <w:rPr>
                <w:del w:id="1450" w:author="Fa'te" w:date="2026-09-18T16:13:16Z"/>
              </w:rPr>
            </w:pPr>
            <w:del w:id="1451" w:author="Fa'te" w:date="2026-09-18T16:13:16Z">
              <w:r>
                <w:rPr>
                  <w:rFonts w:ascii="Times New Roman" w:hAnsi="Times New Roman" w:eastAsia="宋体" w:cs="Times New Roman"/>
                  <w:color w:val="000000"/>
                  <w:sz w:val="16"/>
                </w:rPr>
                <w:delText>✓</w:delText>
              </w:r>
            </w:del>
          </w:p>
        </w:tc>
        <w:tc>
          <w:tcPr>
            <w:tcW w:w="540" w:type="dxa"/>
            <w:vAlign w:val="center"/>
          </w:tcPr>
          <w:p w14:paraId="3B0576F1">
            <w:pPr>
              <w:keepNext/>
              <w:keepLines/>
              <w:spacing w:before="0" w:after="0" w:line="264" w:lineRule="auto"/>
              <w:ind w:left="0" w:right="0" w:firstLine="0"/>
              <w:jc w:val="center"/>
              <w:rPr>
                <w:del w:id="1452" w:author="Fa'te" w:date="2026-09-18T16:13:16Z"/>
              </w:rPr>
            </w:pPr>
            <w:del w:id="1453" w:author="Fa'te" w:date="2026-09-18T16:13:16Z">
              <w:r>
                <w:rPr>
                  <w:rFonts w:ascii="Times New Roman" w:hAnsi="Times New Roman" w:eastAsia="宋体" w:cs="Times New Roman"/>
                  <w:color w:val="000000"/>
                  <w:sz w:val="16"/>
                </w:rPr>
                <w:delText>✗</w:delText>
              </w:r>
            </w:del>
          </w:p>
        </w:tc>
        <w:tc>
          <w:tcPr>
            <w:tcW w:w="557" w:type="dxa"/>
            <w:gridSpan w:val="2"/>
            <w:vAlign w:val="center"/>
          </w:tcPr>
          <w:p w14:paraId="6D05D493">
            <w:pPr>
              <w:keepNext/>
              <w:keepLines/>
              <w:spacing w:before="0" w:after="0" w:line="264" w:lineRule="auto"/>
              <w:ind w:left="0" w:right="0" w:firstLine="0"/>
              <w:jc w:val="center"/>
              <w:rPr>
                <w:del w:id="1454" w:author="Fa'te" w:date="2026-09-18T16:13:16Z"/>
              </w:rPr>
            </w:pPr>
            <w:del w:id="1455" w:author="Fa'te" w:date="2026-09-18T16:13:16Z">
              <w:r>
                <w:rPr>
                  <w:rFonts w:ascii="Times New Roman" w:hAnsi="Times New Roman" w:eastAsia="宋体" w:cs="Times New Roman"/>
                  <w:color w:val="000000"/>
                  <w:sz w:val="16"/>
                </w:rPr>
                <w:delText>32.02</w:delText>
              </w:r>
            </w:del>
          </w:p>
        </w:tc>
        <w:tc>
          <w:tcPr>
            <w:tcW w:w="557" w:type="dxa"/>
            <w:gridSpan w:val="2"/>
            <w:vAlign w:val="center"/>
          </w:tcPr>
          <w:p w14:paraId="00990BB6">
            <w:pPr>
              <w:keepNext/>
              <w:keepLines/>
              <w:spacing w:before="0" w:after="0" w:line="264" w:lineRule="auto"/>
              <w:ind w:left="0" w:right="0" w:firstLine="0"/>
              <w:jc w:val="center"/>
              <w:rPr>
                <w:del w:id="1456" w:author="Fa'te" w:date="2026-09-18T16:13:16Z"/>
              </w:rPr>
            </w:pPr>
            <w:del w:id="1457" w:author="Fa'te" w:date="2026-09-18T16:13:16Z">
              <w:r>
                <w:rPr>
                  <w:rFonts w:ascii="Times New Roman" w:hAnsi="Times New Roman" w:eastAsia="宋体" w:cs="Times New Roman"/>
                  <w:color w:val="000000"/>
                  <w:sz w:val="16"/>
                </w:rPr>
                <w:delText>9.56</w:delText>
              </w:r>
            </w:del>
          </w:p>
        </w:tc>
        <w:tc>
          <w:tcPr>
            <w:tcW w:w="557" w:type="dxa"/>
            <w:gridSpan w:val="2"/>
            <w:vAlign w:val="center"/>
          </w:tcPr>
          <w:p w14:paraId="0FD0ABC8">
            <w:pPr>
              <w:keepNext/>
              <w:keepLines/>
              <w:spacing w:before="0" w:after="0" w:line="264" w:lineRule="auto"/>
              <w:ind w:left="0" w:right="0" w:firstLine="0"/>
              <w:jc w:val="center"/>
              <w:rPr>
                <w:del w:id="1458" w:author="Fa'te" w:date="2026-09-18T16:13:16Z"/>
              </w:rPr>
            </w:pPr>
            <w:del w:id="1459" w:author="Fa'te" w:date="2026-09-18T16:13:16Z">
              <w:r>
                <w:rPr>
                  <w:rFonts w:ascii="Times New Roman" w:hAnsi="Times New Roman" w:eastAsia="宋体" w:cs="Times New Roman"/>
                  <w:color w:val="000000"/>
                  <w:sz w:val="16"/>
                </w:rPr>
                <w:delText>14.72</w:delText>
              </w:r>
            </w:del>
          </w:p>
        </w:tc>
        <w:tc>
          <w:tcPr>
            <w:tcW w:w="557" w:type="dxa"/>
            <w:gridSpan w:val="2"/>
            <w:vAlign w:val="center"/>
          </w:tcPr>
          <w:p w14:paraId="75D19C3F">
            <w:pPr>
              <w:keepNext/>
              <w:keepLines/>
              <w:spacing w:before="0" w:after="0" w:line="264" w:lineRule="auto"/>
              <w:ind w:left="0" w:right="0" w:firstLine="0"/>
              <w:jc w:val="center"/>
              <w:rPr>
                <w:del w:id="1460" w:author="Fa'te" w:date="2026-09-18T16:13:16Z"/>
              </w:rPr>
            </w:pPr>
            <w:del w:id="1461" w:author="Fa'te" w:date="2026-09-18T16:13:16Z">
              <w:r>
                <w:rPr>
                  <w:rFonts w:ascii="Times New Roman" w:hAnsi="Times New Roman" w:eastAsia="宋体" w:cs="Times New Roman"/>
                  <w:color w:val="000000"/>
                  <w:sz w:val="16"/>
                </w:rPr>
                <w:delText>10.58</w:delText>
              </w:r>
            </w:del>
          </w:p>
        </w:tc>
        <w:tc>
          <w:tcPr>
            <w:tcW w:w="557" w:type="dxa"/>
            <w:gridSpan w:val="2"/>
            <w:vAlign w:val="center"/>
          </w:tcPr>
          <w:p w14:paraId="3314FCA7">
            <w:pPr>
              <w:keepNext/>
              <w:keepLines/>
              <w:spacing w:before="0" w:after="0" w:line="264" w:lineRule="auto"/>
              <w:ind w:left="0" w:right="0" w:firstLine="0"/>
              <w:jc w:val="center"/>
              <w:rPr>
                <w:del w:id="1462" w:author="Fa'te" w:date="2026-09-18T16:13:16Z"/>
              </w:rPr>
            </w:pPr>
            <w:del w:id="1463" w:author="Fa'te" w:date="2026-09-18T16:13:16Z">
              <w:r>
                <w:rPr>
                  <w:rFonts w:ascii="Times New Roman" w:hAnsi="Times New Roman" w:eastAsia="宋体" w:cs="Times New Roman"/>
                  <w:color w:val="000000"/>
                  <w:sz w:val="16"/>
                </w:rPr>
                <w:delText>81.41</w:delText>
              </w:r>
            </w:del>
          </w:p>
        </w:tc>
        <w:tc>
          <w:tcPr>
            <w:tcW w:w="557" w:type="dxa"/>
            <w:gridSpan w:val="2"/>
            <w:vAlign w:val="center"/>
          </w:tcPr>
          <w:p w14:paraId="77E2F96B">
            <w:pPr>
              <w:keepNext/>
              <w:keepLines/>
              <w:spacing w:before="0" w:after="0" w:line="264" w:lineRule="auto"/>
              <w:ind w:left="0" w:right="0" w:firstLine="0"/>
              <w:jc w:val="center"/>
              <w:rPr>
                <w:del w:id="1464" w:author="Fa'te" w:date="2026-09-18T16:13:16Z"/>
              </w:rPr>
            </w:pPr>
            <w:del w:id="1465" w:author="Fa'te" w:date="2026-09-18T16:13:16Z">
              <w:r>
                <w:rPr>
                  <w:rFonts w:ascii="Times New Roman" w:hAnsi="Times New Roman" w:eastAsia="宋体" w:cs="Times New Roman"/>
                  <w:color w:val="000000"/>
                  <w:sz w:val="16"/>
                </w:rPr>
                <w:delText>41.43</w:delText>
              </w:r>
            </w:del>
          </w:p>
        </w:tc>
        <w:tc>
          <w:tcPr>
            <w:tcW w:w="557" w:type="dxa"/>
            <w:gridSpan w:val="2"/>
            <w:vAlign w:val="center"/>
          </w:tcPr>
          <w:p w14:paraId="37597008">
            <w:pPr>
              <w:keepNext/>
              <w:keepLines/>
              <w:spacing w:before="0" w:after="0" w:line="264" w:lineRule="auto"/>
              <w:ind w:left="0" w:right="0" w:firstLine="0"/>
              <w:jc w:val="center"/>
              <w:rPr>
                <w:del w:id="1466" w:author="Fa'te" w:date="2026-09-18T16:13:16Z"/>
              </w:rPr>
            </w:pPr>
            <w:del w:id="1467" w:author="Fa'te" w:date="2026-09-18T16:13:16Z">
              <w:r>
                <w:rPr>
                  <w:rFonts w:ascii="Times New Roman" w:hAnsi="Times New Roman" w:eastAsia="宋体" w:cs="Times New Roman"/>
                  <w:color w:val="000000"/>
                  <w:sz w:val="16"/>
                </w:rPr>
                <w:delText>54.91</w:delText>
              </w:r>
            </w:del>
          </w:p>
        </w:tc>
        <w:tc>
          <w:tcPr>
            <w:tcW w:w="557" w:type="dxa"/>
            <w:gridSpan w:val="2"/>
            <w:vAlign w:val="center"/>
          </w:tcPr>
          <w:p w14:paraId="488FA1E6">
            <w:pPr>
              <w:keepNext/>
              <w:keepLines/>
              <w:spacing w:before="0" w:after="0" w:line="264" w:lineRule="auto"/>
              <w:ind w:left="0" w:right="0" w:firstLine="0"/>
              <w:jc w:val="center"/>
              <w:rPr>
                <w:del w:id="1468" w:author="Fa'te" w:date="2026-09-18T16:13:16Z"/>
              </w:rPr>
            </w:pPr>
            <w:del w:id="1469" w:author="Fa'te" w:date="2026-09-18T16:13:16Z">
              <w:r>
                <w:rPr>
                  <w:rFonts w:ascii="Times New Roman" w:hAnsi="Times New Roman" w:eastAsia="宋体" w:cs="Times New Roman"/>
                  <w:color w:val="000000"/>
                  <w:sz w:val="16"/>
                </w:rPr>
                <w:delText>46.83</w:delText>
              </w:r>
            </w:del>
          </w:p>
        </w:tc>
        <w:tc>
          <w:tcPr>
            <w:tcW w:w="557" w:type="dxa"/>
            <w:gridSpan w:val="2"/>
            <w:vAlign w:val="center"/>
          </w:tcPr>
          <w:p w14:paraId="663FEC4F">
            <w:pPr>
              <w:keepNext/>
              <w:keepLines/>
              <w:spacing w:before="0" w:after="0" w:line="264" w:lineRule="auto"/>
              <w:ind w:left="0" w:right="0" w:firstLine="0"/>
              <w:jc w:val="center"/>
              <w:rPr>
                <w:del w:id="1470" w:author="Fa'te" w:date="2026-09-18T16:13:16Z"/>
              </w:rPr>
            </w:pPr>
            <w:del w:id="1471" w:author="Fa'te" w:date="2026-09-18T16:13:16Z">
              <w:r>
                <w:rPr>
                  <w:rFonts w:ascii="Times New Roman" w:hAnsi="Times New Roman" w:eastAsia="宋体" w:cs="Times New Roman"/>
                  <w:color w:val="000000"/>
                  <w:sz w:val="16"/>
                </w:rPr>
                <w:delText>42.28</w:delText>
              </w:r>
            </w:del>
          </w:p>
        </w:tc>
        <w:tc>
          <w:tcPr>
            <w:tcW w:w="557" w:type="dxa"/>
            <w:gridSpan w:val="2"/>
            <w:vAlign w:val="center"/>
          </w:tcPr>
          <w:p w14:paraId="2CF97B5C">
            <w:pPr>
              <w:keepNext/>
              <w:keepLines/>
              <w:spacing w:before="0" w:after="0" w:line="264" w:lineRule="auto"/>
              <w:ind w:left="0" w:right="0" w:firstLine="0"/>
              <w:jc w:val="center"/>
              <w:rPr>
                <w:del w:id="1472" w:author="Fa'te" w:date="2026-09-18T16:13:16Z"/>
              </w:rPr>
            </w:pPr>
            <w:del w:id="1473" w:author="Fa'te" w:date="2026-09-18T16:13:16Z">
              <w:r>
                <w:rPr>
                  <w:rFonts w:ascii="Times New Roman" w:hAnsi="Times New Roman" w:eastAsia="宋体" w:cs="Times New Roman"/>
                  <w:color w:val="000000"/>
                  <w:sz w:val="16"/>
                </w:rPr>
                <w:delText>20.80</w:delText>
              </w:r>
            </w:del>
          </w:p>
        </w:tc>
        <w:tc>
          <w:tcPr>
            <w:tcW w:w="557" w:type="dxa"/>
            <w:gridSpan w:val="2"/>
            <w:vAlign w:val="center"/>
          </w:tcPr>
          <w:p w14:paraId="3B914AEE">
            <w:pPr>
              <w:keepNext/>
              <w:keepLines/>
              <w:spacing w:before="0" w:after="0" w:line="264" w:lineRule="auto"/>
              <w:ind w:left="0" w:right="0" w:firstLine="0"/>
              <w:jc w:val="center"/>
              <w:rPr>
                <w:del w:id="1474" w:author="Fa'te" w:date="2026-09-18T16:13:16Z"/>
              </w:rPr>
            </w:pPr>
            <w:del w:id="1475" w:author="Fa'te" w:date="2026-09-18T16:13:16Z">
              <w:r>
                <w:rPr>
                  <w:rFonts w:ascii="Times New Roman" w:hAnsi="Times New Roman" w:eastAsia="宋体" w:cs="Times New Roman"/>
                  <w:color w:val="000000"/>
                  <w:sz w:val="16"/>
                </w:rPr>
                <w:delText>27.88</w:delText>
              </w:r>
            </w:del>
          </w:p>
        </w:tc>
        <w:tc>
          <w:tcPr>
            <w:tcW w:w="557" w:type="dxa"/>
            <w:gridSpan w:val="3"/>
            <w:vAlign w:val="center"/>
          </w:tcPr>
          <w:p w14:paraId="3DE9FC98">
            <w:pPr>
              <w:keepNext/>
              <w:keepLines/>
              <w:spacing w:before="0" w:after="0" w:line="264" w:lineRule="auto"/>
              <w:ind w:left="0" w:right="0" w:firstLine="0"/>
              <w:jc w:val="center"/>
              <w:rPr>
                <w:del w:id="1476" w:author="Fa'te" w:date="2026-09-18T16:13:16Z"/>
              </w:rPr>
            </w:pPr>
            <w:del w:id="1477" w:author="Fa'te" w:date="2026-09-18T16:13:16Z">
              <w:r>
                <w:rPr>
                  <w:rFonts w:ascii="Times New Roman" w:hAnsi="Times New Roman" w:eastAsia="宋体" w:cs="Times New Roman"/>
                  <w:color w:val="000000"/>
                  <w:sz w:val="16"/>
                </w:rPr>
                <w:delText>21.77</w:delText>
              </w:r>
            </w:del>
          </w:p>
        </w:tc>
      </w:tr>
      <w:tr w14:paraId="5E6FD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jc w:val="center"/>
          <w:del w:id="1478" w:author="Fa'te" w:date="2026-09-18T16:13:16Z"/>
        </w:trPr>
        <w:tc>
          <w:tcPr>
            <w:tcW w:w="540" w:type="dxa"/>
            <w:vAlign w:val="center"/>
          </w:tcPr>
          <w:p w14:paraId="1E2C7CEB">
            <w:pPr>
              <w:keepNext/>
              <w:keepLines/>
              <w:spacing w:before="0" w:after="0" w:line="264" w:lineRule="auto"/>
              <w:ind w:left="0" w:right="0" w:firstLine="0"/>
              <w:jc w:val="center"/>
              <w:rPr>
                <w:del w:id="1479" w:author="Fa'te" w:date="2026-09-18T16:13:16Z"/>
              </w:rPr>
            </w:pPr>
            <w:del w:id="1480" w:author="Fa'te" w:date="2026-09-18T16:13:16Z">
              <w:r>
                <w:rPr>
                  <w:rFonts w:ascii="Times New Roman" w:hAnsi="Times New Roman" w:eastAsia="宋体" w:cs="Times New Roman"/>
                  <w:color w:val="000000"/>
                  <w:sz w:val="16"/>
                </w:rPr>
                <w:delText>✗</w:delText>
              </w:r>
            </w:del>
          </w:p>
        </w:tc>
        <w:tc>
          <w:tcPr>
            <w:tcW w:w="540" w:type="dxa"/>
            <w:vAlign w:val="center"/>
          </w:tcPr>
          <w:p w14:paraId="3B6645D7">
            <w:pPr>
              <w:keepNext/>
              <w:keepLines/>
              <w:spacing w:before="0" w:after="0" w:line="264" w:lineRule="auto"/>
              <w:ind w:left="0" w:right="0" w:firstLine="0"/>
              <w:jc w:val="center"/>
              <w:rPr>
                <w:del w:id="1481" w:author="Fa'te" w:date="2026-09-18T16:13:16Z"/>
              </w:rPr>
            </w:pPr>
            <w:del w:id="1482" w:author="Fa'te" w:date="2026-09-18T16:13:16Z">
              <w:r>
                <w:rPr>
                  <w:rFonts w:ascii="Times New Roman" w:hAnsi="Times New Roman" w:eastAsia="宋体" w:cs="Times New Roman"/>
                  <w:color w:val="000000"/>
                  <w:sz w:val="16"/>
                </w:rPr>
                <w:delText>✗</w:delText>
              </w:r>
            </w:del>
          </w:p>
        </w:tc>
        <w:tc>
          <w:tcPr>
            <w:tcW w:w="540" w:type="dxa"/>
            <w:vAlign w:val="center"/>
          </w:tcPr>
          <w:p w14:paraId="40EEB947">
            <w:pPr>
              <w:keepNext/>
              <w:keepLines/>
              <w:spacing w:before="0" w:after="0" w:line="264" w:lineRule="auto"/>
              <w:ind w:left="0" w:right="0" w:firstLine="0"/>
              <w:jc w:val="center"/>
              <w:rPr>
                <w:del w:id="1483" w:author="Fa'te" w:date="2026-09-18T16:13:16Z"/>
              </w:rPr>
            </w:pPr>
            <w:del w:id="1484" w:author="Fa'te" w:date="2026-09-18T16:13:16Z">
              <w:r>
                <w:rPr>
                  <w:rFonts w:ascii="Times New Roman" w:hAnsi="Times New Roman" w:eastAsia="宋体" w:cs="Times New Roman"/>
                  <w:color w:val="000000"/>
                  <w:sz w:val="16"/>
                </w:rPr>
                <w:delText>✓</w:delText>
              </w:r>
            </w:del>
          </w:p>
        </w:tc>
        <w:tc>
          <w:tcPr>
            <w:tcW w:w="557" w:type="dxa"/>
            <w:gridSpan w:val="2"/>
            <w:vAlign w:val="center"/>
          </w:tcPr>
          <w:p w14:paraId="0CE86323">
            <w:pPr>
              <w:keepNext/>
              <w:keepLines/>
              <w:spacing w:before="0" w:after="0" w:line="264" w:lineRule="auto"/>
              <w:ind w:left="0" w:right="0" w:firstLine="0"/>
              <w:jc w:val="center"/>
              <w:rPr>
                <w:del w:id="1485" w:author="Fa'te" w:date="2026-09-18T16:13:16Z"/>
              </w:rPr>
            </w:pPr>
            <w:del w:id="1486" w:author="Fa'te" w:date="2026-09-18T16:13:16Z">
              <w:r>
                <w:rPr>
                  <w:rFonts w:ascii="Times New Roman" w:hAnsi="Times New Roman" w:eastAsia="宋体" w:cs="Times New Roman"/>
                  <w:color w:val="000000"/>
                  <w:sz w:val="16"/>
                </w:rPr>
                <w:delText>31.22</w:delText>
              </w:r>
            </w:del>
          </w:p>
        </w:tc>
        <w:tc>
          <w:tcPr>
            <w:tcW w:w="557" w:type="dxa"/>
            <w:gridSpan w:val="2"/>
            <w:vAlign w:val="center"/>
          </w:tcPr>
          <w:p w14:paraId="3347BFB8">
            <w:pPr>
              <w:keepNext/>
              <w:keepLines/>
              <w:spacing w:before="0" w:after="0" w:line="264" w:lineRule="auto"/>
              <w:ind w:left="0" w:right="0" w:firstLine="0"/>
              <w:jc w:val="center"/>
              <w:rPr>
                <w:del w:id="1487" w:author="Fa'te" w:date="2026-09-18T16:13:16Z"/>
              </w:rPr>
            </w:pPr>
            <w:del w:id="1488" w:author="Fa'te" w:date="2026-09-18T16:13:16Z">
              <w:r>
                <w:rPr>
                  <w:rFonts w:ascii="Times New Roman" w:hAnsi="Times New Roman" w:eastAsia="宋体" w:cs="Times New Roman"/>
                  <w:color w:val="000000"/>
                  <w:sz w:val="16"/>
                </w:rPr>
                <w:delText>8.77</w:delText>
              </w:r>
            </w:del>
          </w:p>
        </w:tc>
        <w:tc>
          <w:tcPr>
            <w:tcW w:w="557" w:type="dxa"/>
            <w:gridSpan w:val="2"/>
            <w:vAlign w:val="center"/>
          </w:tcPr>
          <w:p w14:paraId="2C3126E2">
            <w:pPr>
              <w:keepNext/>
              <w:keepLines/>
              <w:spacing w:before="0" w:after="0" w:line="264" w:lineRule="auto"/>
              <w:ind w:left="0" w:right="0" w:firstLine="0"/>
              <w:jc w:val="center"/>
              <w:rPr>
                <w:del w:id="1489" w:author="Fa'te" w:date="2026-09-18T16:13:16Z"/>
              </w:rPr>
            </w:pPr>
            <w:del w:id="1490" w:author="Fa'te" w:date="2026-09-18T16:13:16Z">
              <w:r>
                <w:rPr>
                  <w:rFonts w:ascii="Times New Roman" w:hAnsi="Times New Roman" w:eastAsia="宋体" w:cs="Times New Roman"/>
                  <w:color w:val="000000"/>
                  <w:sz w:val="16"/>
                </w:rPr>
                <w:delText>13.69</w:delText>
              </w:r>
            </w:del>
          </w:p>
        </w:tc>
        <w:tc>
          <w:tcPr>
            <w:tcW w:w="557" w:type="dxa"/>
            <w:gridSpan w:val="2"/>
            <w:vAlign w:val="center"/>
          </w:tcPr>
          <w:p w14:paraId="18D7BA48">
            <w:pPr>
              <w:keepNext/>
              <w:keepLines/>
              <w:spacing w:before="0" w:after="0" w:line="264" w:lineRule="auto"/>
              <w:ind w:left="0" w:right="0" w:firstLine="0"/>
              <w:jc w:val="center"/>
              <w:rPr>
                <w:del w:id="1491" w:author="Fa'te" w:date="2026-09-18T16:13:16Z"/>
              </w:rPr>
            </w:pPr>
            <w:del w:id="1492" w:author="Fa'te" w:date="2026-09-18T16:13:16Z">
              <w:r>
                <w:rPr>
                  <w:rFonts w:ascii="Times New Roman" w:hAnsi="Times New Roman" w:eastAsia="宋体" w:cs="Times New Roman"/>
                  <w:color w:val="000000"/>
                  <w:sz w:val="16"/>
                </w:rPr>
                <w:delText>9.92</w:delText>
              </w:r>
            </w:del>
          </w:p>
        </w:tc>
        <w:tc>
          <w:tcPr>
            <w:tcW w:w="557" w:type="dxa"/>
            <w:gridSpan w:val="2"/>
            <w:vAlign w:val="center"/>
          </w:tcPr>
          <w:p w14:paraId="3479528F">
            <w:pPr>
              <w:keepNext/>
              <w:keepLines/>
              <w:spacing w:before="0" w:after="0" w:line="264" w:lineRule="auto"/>
              <w:ind w:left="0" w:right="0" w:firstLine="0"/>
              <w:jc w:val="center"/>
              <w:rPr>
                <w:del w:id="1493" w:author="Fa'te" w:date="2026-09-18T16:13:16Z"/>
              </w:rPr>
            </w:pPr>
            <w:del w:id="1494" w:author="Fa'te" w:date="2026-09-18T16:13:16Z">
              <w:r>
                <w:rPr>
                  <w:rFonts w:ascii="Times New Roman" w:hAnsi="Times New Roman" w:eastAsia="宋体" w:cs="Times New Roman"/>
                  <w:color w:val="000000"/>
                  <w:sz w:val="16"/>
                </w:rPr>
                <w:delText>80.06</w:delText>
              </w:r>
            </w:del>
          </w:p>
        </w:tc>
        <w:tc>
          <w:tcPr>
            <w:tcW w:w="557" w:type="dxa"/>
            <w:gridSpan w:val="2"/>
            <w:vAlign w:val="center"/>
          </w:tcPr>
          <w:p w14:paraId="611ADB59">
            <w:pPr>
              <w:keepNext/>
              <w:keepLines/>
              <w:spacing w:before="0" w:after="0" w:line="264" w:lineRule="auto"/>
              <w:ind w:left="0" w:right="0" w:firstLine="0"/>
              <w:jc w:val="center"/>
              <w:rPr>
                <w:del w:id="1495" w:author="Fa'te" w:date="2026-09-18T16:13:16Z"/>
              </w:rPr>
            </w:pPr>
            <w:del w:id="1496" w:author="Fa'te" w:date="2026-09-18T16:13:16Z">
              <w:r>
                <w:rPr>
                  <w:rFonts w:ascii="Times New Roman" w:hAnsi="Times New Roman" w:eastAsia="宋体" w:cs="Times New Roman"/>
                  <w:color w:val="000000"/>
                  <w:sz w:val="16"/>
                </w:rPr>
                <w:delText>38.88</w:delText>
              </w:r>
            </w:del>
          </w:p>
        </w:tc>
        <w:tc>
          <w:tcPr>
            <w:tcW w:w="557" w:type="dxa"/>
            <w:gridSpan w:val="2"/>
            <w:vAlign w:val="center"/>
          </w:tcPr>
          <w:p w14:paraId="402C5C98">
            <w:pPr>
              <w:keepNext/>
              <w:keepLines/>
              <w:spacing w:before="0" w:after="0" w:line="264" w:lineRule="auto"/>
              <w:ind w:left="0" w:right="0" w:firstLine="0"/>
              <w:jc w:val="center"/>
              <w:rPr>
                <w:del w:id="1497" w:author="Fa'te" w:date="2026-09-18T16:13:16Z"/>
              </w:rPr>
            </w:pPr>
            <w:del w:id="1498" w:author="Fa'te" w:date="2026-09-18T16:13:16Z">
              <w:r>
                <w:rPr>
                  <w:rFonts w:ascii="Times New Roman" w:hAnsi="Times New Roman" w:eastAsia="宋体" w:cs="Times New Roman"/>
                  <w:color w:val="000000"/>
                  <w:sz w:val="16"/>
                </w:rPr>
                <w:delText>52.34</w:delText>
              </w:r>
            </w:del>
          </w:p>
        </w:tc>
        <w:tc>
          <w:tcPr>
            <w:tcW w:w="557" w:type="dxa"/>
            <w:gridSpan w:val="2"/>
            <w:vAlign w:val="center"/>
          </w:tcPr>
          <w:p w14:paraId="08880C9A">
            <w:pPr>
              <w:keepNext/>
              <w:keepLines/>
              <w:spacing w:before="0" w:after="0" w:line="264" w:lineRule="auto"/>
              <w:ind w:left="0" w:right="0" w:firstLine="0"/>
              <w:jc w:val="center"/>
              <w:rPr>
                <w:del w:id="1499" w:author="Fa'te" w:date="2026-09-18T16:13:16Z"/>
              </w:rPr>
            </w:pPr>
            <w:del w:id="1500" w:author="Fa'te" w:date="2026-09-18T16:13:16Z">
              <w:r>
                <w:rPr>
                  <w:rFonts w:ascii="Times New Roman" w:hAnsi="Times New Roman" w:eastAsia="宋体" w:cs="Times New Roman"/>
                  <w:color w:val="000000"/>
                  <w:sz w:val="16"/>
                </w:rPr>
                <w:delText>44.76</w:delText>
              </w:r>
            </w:del>
          </w:p>
        </w:tc>
        <w:tc>
          <w:tcPr>
            <w:tcW w:w="557" w:type="dxa"/>
            <w:gridSpan w:val="2"/>
            <w:vAlign w:val="center"/>
          </w:tcPr>
          <w:p w14:paraId="2F5C9C42">
            <w:pPr>
              <w:keepNext/>
              <w:keepLines/>
              <w:spacing w:before="0" w:after="0" w:line="264" w:lineRule="auto"/>
              <w:ind w:left="0" w:right="0" w:firstLine="0"/>
              <w:jc w:val="center"/>
              <w:rPr>
                <w:del w:id="1501" w:author="Fa'te" w:date="2026-09-18T16:13:16Z"/>
              </w:rPr>
            </w:pPr>
            <w:del w:id="1502" w:author="Fa'te" w:date="2026-09-18T16:13:16Z">
              <w:r>
                <w:rPr>
                  <w:rFonts w:ascii="Times New Roman" w:hAnsi="Times New Roman" w:eastAsia="宋体" w:cs="Times New Roman"/>
                  <w:color w:val="000000"/>
                  <w:sz w:val="16"/>
                </w:rPr>
                <w:delText>41.60</w:delText>
              </w:r>
            </w:del>
          </w:p>
        </w:tc>
        <w:tc>
          <w:tcPr>
            <w:tcW w:w="557" w:type="dxa"/>
            <w:gridSpan w:val="2"/>
            <w:vAlign w:val="center"/>
          </w:tcPr>
          <w:p w14:paraId="7352B90F">
            <w:pPr>
              <w:keepNext/>
              <w:keepLines/>
              <w:spacing w:before="0" w:after="0" w:line="264" w:lineRule="auto"/>
              <w:ind w:left="0" w:right="0" w:firstLine="0"/>
              <w:jc w:val="center"/>
              <w:rPr>
                <w:del w:id="1503" w:author="Fa'te" w:date="2026-09-18T16:13:16Z"/>
              </w:rPr>
            </w:pPr>
            <w:del w:id="1504" w:author="Fa'te" w:date="2026-09-18T16:13:16Z">
              <w:r>
                <w:rPr>
                  <w:rFonts w:ascii="Times New Roman" w:hAnsi="Times New Roman" w:eastAsia="宋体" w:cs="Times New Roman"/>
                  <w:color w:val="000000"/>
                  <w:sz w:val="16"/>
                </w:rPr>
                <w:delText>19.56</w:delText>
              </w:r>
            </w:del>
          </w:p>
        </w:tc>
        <w:tc>
          <w:tcPr>
            <w:tcW w:w="557" w:type="dxa"/>
            <w:gridSpan w:val="2"/>
            <w:vAlign w:val="center"/>
          </w:tcPr>
          <w:p w14:paraId="1ECCB8A1">
            <w:pPr>
              <w:keepNext/>
              <w:keepLines/>
              <w:spacing w:before="0" w:after="0" w:line="264" w:lineRule="auto"/>
              <w:ind w:left="0" w:right="0" w:firstLine="0"/>
              <w:jc w:val="center"/>
              <w:rPr>
                <w:del w:id="1505" w:author="Fa'te" w:date="2026-09-18T16:13:16Z"/>
              </w:rPr>
            </w:pPr>
            <w:del w:id="1506" w:author="Fa'te" w:date="2026-09-18T16:13:16Z">
              <w:r>
                <w:rPr>
                  <w:rFonts w:ascii="Times New Roman" w:hAnsi="Times New Roman" w:eastAsia="宋体" w:cs="Times New Roman"/>
                  <w:color w:val="000000"/>
                  <w:sz w:val="16"/>
                </w:rPr>
                <w:delText>26.61</w:delText>
              </w:r>
            </w:del>
          </w:p>
        </w:tc>
        <w:tc>
          <w:tcPr>
            <w:tcW w:w="557" w:type="dxa"/>
            <w:gridSpan w:val="3"/>
            <w:vAlign w:val="center"/>
          </w:tcPr>
          <w:p w14:paraId="7D245F08">
            <w:pPr>
              <w:keepNext/>
              <w:keepLines/>
              <w:spacing w:before="0" w:after="0" w:line="264" w:lineRule="auto"/>
              <w:ind w:left="0" w:right="0" w:firstLine="0"/>
              <w:jc w:val="center"/>
              <w:rPr>
                <w:del w:id="1507" w:author="Fa'te" w:date="2026-09-18T16:13:16Z"/>
              </w:rPr>
            </w:pPr>
            <w:del w:id="1508" w:author="Fa'te" w:date="2026-09-18T16:13:16Z">
              <w:r>
                <w:rPr>
                  <w:rFonts w:ascii="Times New Roman" w:hAnsi="Times New Roman" w:eastAsia="宋体" w:cs="Times New Roman"/>
                  <w:color w:val="000000"/>
                  <w:sz w:val="16"/>
                </w:rPr>
                <w:delText>20.61</w:delText>
              </w:r>
            </w:del>
          </w:p>
        </w:tc>
      </w:tr>
      <w:tr w14:paraId="040C7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jc w:val="center"/>
          <w:del w:id="1509" w:author="Fa'te" w:date="2026-09-18T16:13:16Z"/>
        </w:trPr>
        <w:tc>
          <w:tcPr>
            <w:tcW w:w="540" w:type="dxa"/>
            <w:vAlign w:val="center"/>
          </w:tcPr>
          <w:p w14:paraId="3DE934E1">
            <w:pPr>
              <w:keepNext/>
              <w:keepLines/>
              <w:spacing w:before="0" w:after="0" w:line="264" w:lineRule="auto"/>
              <w:ind w:left="0" w:right="0" w:firstLine="0"/>
              <w:jc w:val="center"/>
              <w:rPr>
                <w:del w:id="1510" w:author="Fa'te" w:date="2026-09-18T16:13:16Z"/>
              </w:rPr>
            </w:pPr>
            <w:del w:id="1511" w:author="Fa'te" w:date="2026-09-18T16:13:16Z">
              <w:r>
                <w:rPr>
                  <w:rFonts w:ascii="Times New Roman" w:hAnsi="Times New Roman" w:eastAsia="宋体" w:cs="Times New Roman"/>
                  <w:color w:val="000000"/>
                  <w:sz w:val="16"/>
                </w:rPr>
                <w:delText>✓</w:delText>
              </w:r>
            </w:del>
          </w:p>
        </w:tc>
        <w:tc>
          <w:tcPr>
            <w:tcW w:w="540" w:type="dxa"/>
            <w:vAlign w:val="center"/>
          </w:tcPr>
          <w:p w14:paraId="2094DD78">
            <w:pPr>
              <w:keepNext/>
              <w:keepLines/>
              <w:spacing w:before="0" w:after="0" w:line="264" w:lineRule="auto"/>
              <w:ind w:left="0" w:right="0" w:firstLine="0"/>
              <w:jc w:val="center"/>
              <w:rPr>
                <w:del w:id="1512" w:author="Fa'te" w:date="2026-09-18T16:13:16Z"/>
              </w:rPr>
            </w:pPr>
            <w:del w:id="1513" w:author="Fa'te" w:date="2026-09-18T16:13:16Z">
              <w:r>
                <w:rPr>
                  <w:rFonts w:ascii="Times New Roman" w:hAnsi="Times New Roman" w:eastAsia="宋体" w:cs="Times New Roman"/>
                  <w:color w:val="000000"/>
                  <w:sz w:val="16"/>
                </w:rPr>
                <w:delText>✓</w:delText>
              </w:r>
            </w:del>
          </w:p>
        </w:tc>
        <w:tc>
          <w:tcPr>
            <w:tcW w:w="540" w:type="dxa"/>
            <w:vAlign w:val="center"/>
          </w:tcPr>
          <w:p w14:paraId="2E8FE0AF">
            <w:pPr>
              <w:keepNext/>
              <w:keepLines/>
              <w:spacing w:before="0" w:after="0" w:line="264" w:lineRule="auto"/>
              <w:ind w:left="0" w:right="0" w:firstLine="0"/>
              <w:jc w:val="center"/>
              <w:rPr>
                <w:del w:id="1514" w:author="Fa'te" w:date="2026-09-18T16:13:16Z"/>
              </w:rPr>
            </w:pPr>
            <w:del w:id="1515" w:author="Fa'te" w:date="2026-09-18T16:13:16Z">
              <w:r>
                <w:rPr>
                  <w:rFonts w:ascii="Times New Roman" w:hAnsi="Times New Roman" w:eastAsia="宋体" w:cs="Times New Roman"/>
                  <w:color w:val="000000"/>
                  <w:sz w:val="16"/>
                </w:rPr>
                <w:delText>✗</w:delText>
              </w:r>
            </w:del>
          </w:p>
        </w:tc>
        <w:tc>
          <w:tcPr>
            <w:tcW w:w="557" w:type="dxa"/>
            <w:gridSpan w:val="2"/>
            <w:vAlign w:val="center"/>
          </w:tcPr>
          <w:p w14:paraId="6BB5B045">
            <w:pPr>
              <w:keepNext/>
              <w:keepLines/>
              <w:spacing w:before="0" w:after="0" w:line="264" w:lineRule="auto"/>
              <w:ind w:left="0" w:right="0" w:firstLine="0"/>
              <w:jc w:val="center"/>
              <w:rPr>
                <w:del w:id="1516" w:author="Fa'te" w:date="2026-09-18T16:13:16Z"/>
              </w:rPr>
            </w:pPr>
            <w:del w:id="1517" w:author="Fa'te" w:date="2026-09-18T16:13:16Z">
              <w:r>
                <w:rPr>
                  <w:rFonts w:ascii="Times New Roman" w:hAnsi="Times New Roman" w:eastAsia="宋体" w:cs="Times New Roman"/>
                  <w:color w:val="000000"/>
                  <w:sz w:val="16"/>
                </w:rPr>
                <w:delText>33.22</w:delText>
              </w:r>
            </w:del>
          </w:p>
        </w:tc>
        <w:tc>
          <w:tcPr>
            <w:tcW w:w="557" w:type="dxa"/>
            <w:gridSpan w:val="2"/>
            <w:vAlign w:val="center"/>
          </w:tcPr>
          <w:p w14:paraId="1123531F">
            <w:pPr>
              <w:keepNext/>
              <w:keepLines/>
              <w:spacing w:before="0" w:after="0" w:line="264" w:lineRule="auto"/>
              <w:ind w:left="0" w:right="0" w:firstLine="0"/>
              <w:jc w:val="center"/>
              <w:rPr>
                <w:del w:id="1518" w:author="Fa'te" w:date="2026-09-18T16:13:16Z"/>
              </w:rPr>
            </w:pPr>
            <w:del w:id="1519" w:author="Fa'te" w:date="2026-09-18T16:13:16Z">
              <w:r>
                <w:rPr>
                  <w:rFonts w:ascii="Times New Roman" w:hAnsi="Times New Roman" w:eastAsia="宋体" w:cs="Times New Roman"/>
                  <w:color w:val="000000"/>
                  <w:sz w:val="16"/>
                </w:rPr>
                <w:delText>10.84</w:delText>
              </w:r>
            </w:del>
          </w:p>
        </w:tc>
        <w:tc>
          <w:tcPr>
            <w:tcW w:w="557" w:type="dxa"/>
            <w:gridSpan w:val="2"/>
            <w:vAlign w:val="center"/>
          </w:tcPr>
          <w:p w14:paraId="76D0763A">
            <w:pPr>
              <w:keepNext/>
              <w:keepLines/>
              <w:spacing w:before="0" w:after="0" w:line="264" w:lineRule="auto"/>
              <w:ind w:left="0" w:right="0" w:firstLine="0"/>
              <w:jc w:val="center"/>
              <w:rPr>
                <w:del w:id="1520" w:author="Fa'te" w:date="2026-09-18T16:13:16Z"/>
              </w:rPr>
            </w:pPr>
            <w:del w:id="1521" w:author="Fa'te" w:date="2026-09-18T16:13:16Z">
              <w:r>
                <w:rPr>
                  <w:rFonts w:ascii="Times New Roman" w:hAnsi="Times New Roman" w:eastAsia="宋体" w:cs="Times New Roman"/>
                  <w:color w:val="000000"/>
                  <w:sz w:val="16"/>
                </w:rPr>
                <w:delText>16.35</w:delText>
              </w:r>
            </w:del>
          </w:p>
        </w:tc>
        <w:tc>
          <w:tcPr>
            <w:tcW w:w="557" w:type="dxa"/>
            <w:gridSpan w:val="2"/>
            <w:vAlign w:val="center"/>
          </w:tcPr>
          <w:p w14:paraId="3C4CEDED">
            <w:pPr>
              <w:keepNext/>
              <w:keepLines/>
              <w:spacing w:before="0" w:after="0" w:line="264" w:lineRule="auto"/>
              <w:ind w:left="0" w:right="0" w:firstLine="0"/>
              <w:jc w:val="center"/>
              <w:rPr>
                <w:del w:id="1522" w:author="Fa'te" w:date="2026-09-18T16:13:16Z"/>
              </w:rPr>
            </w:pPr>
            <w:del w:id="1523" w:author="Fa'te" w:date="2026-09-18T16:13:16Z">
              <w:r>
                <w:rPr>
                  <w:rFonts w:ascii="Times New Roman" w:hAnsi="Times New Roman" w:eastAsia="宋体" w:cs="Times New Roman"/>
                  <w:color w:val="000000"/>
                  <w:sz w:val="16"/>
                </w:rPr>
                <w:delText>11.95</w:delText>
              </w:r>
            </w:del>
          </w:p>
        </w:tc>
        <w:tc>
          <w:tcPr>
            <w:tcW w:w="557" w:type="dxa"/>
            <w:gridSpan w:val="2"/>
            <w:vAlign w:val="center"/>
          </w:tcPr>
          <w:p w14:paraId="3642DAF8">
            <w:pPr>
              <w:keepNext/>
              <w:keepLines/>
              <w:spacing w:before="0" w:after="0" w:line="264" w:lineRule="auto"/>
              <w:ind w:left="0" w:right="0" w:firstLine="0"/>
              <w:jc w:val="center"/>
              <w:rPr>
                <w:del w:id="1524" w:author="Fa'te" w:date="2026-09-18T16:13:16Z"/>
              </w:rPr>
            </w:pPr>
            <w:del w:id="1525" w:author="Fa'te" w:date="2026-09-18T16:13:16Z">
              <w:r>
                <w:rPr>
                  <w:rFonts w:ascii="Times New Roman" w:hAnsi="Times New Roman" w:eastAsia="宋体" w:cs="Times New Roman"/>
                  <w:color w:val="000000"/>
                  <w:sz w:val="16"/>
                </w:rPr>
                <w:delText>83.25</w:delText>
              </w:r>
            </w:del>
          </w:p>
        </w:tc>
        <w:tc>
          <w:tcPr>
            <w:tcW w:w="557" w:type="dxa"/>
            <w:gridSpan w:val="2"/>
            <w:vAlign w:val="center"/>
          </w:tcPr>
          <w:p w14:paraId="156E1F07">
            <w:pPr>
              <w:keepNext/>
              <w:keepLines/>
              <w:spacing w:before="0" w:after="0" w:line="264" w:lineRule="auto"/>
              <w:ind w:left="0" w:right="0" w:firstLine="0"/>
              <w:jc w:val="center"/>
              <w:rPr>
                <w:del w:id="1526" w:author="Fa'te" w:date="2026-09-18T16:13:16Z"/>
              </w:rPr>
            </w:pPr>
            <w:del w:id="1527" w:author="Fa'te" w:date="2026-09-18T16:13:16Z">
              <w:r>
                <w:rPr>
                  <w:rFonts w:ascii="Times New Roman" w:hAnsi="Times New Roman" w:eastAsia="宋体" w:cs="Times New Roman"/>
                  <w:color w:val="000000"/>
                  <w:sz w:val="16"/>
                </w:rPr>
                <w:delText>45.12</w:delText>
              </w:r>
            </w:del>
          </w:p>
        </w:tc>
        <w:tc>
          <w:tcPr>
            <w:tcW w:w="557" w:type="dxa"/>
            <w:gridSpan w:val="2"/>
            <w:vAlign w:val="center"/>
          </w:tcPr>
          <w:p w14:paraId="76E76529">
            <w:pPr>
              <w:keepNext/>
              <w:keepLines/>
              <w:spacing w:before="0" w:after="0" w:line="264" w:lineRule="auto"/>
              <w:ind w:left="0" w:right="0" w:firstLine="0"/>
              <w:jc w:val="center"/>
              <w:rPr>
                <w:del w:id="1528" w:author="Fa'te" w:date="2026-09-18T16:13:16Z"/>
              </w:rPr>
            </w:pPr>
            <w:del w:id="1529" w:author="Fa'te" w:date="2026-09-18T16:13:16Z">
              <w:r>
                <w:rPr>
                  <w:rFonts w:ascii="Times New Roman" w:hAnsi="Times New Roman" w:eastAsia="宋体" w:cs="Times New Roman"/>
                  <w:color w:val="000000"/>
                  <w:sz w:val="16"/>
                </w:rPr>
                <w:delText>58.52</w:delText>
              </w:r>
            </w:del>
          </w:p>
        </w:tc>
        <w:tc>
          <w:tcPr>
            <w:tcW w:w="557" w:type="dxa"/>
            <w:gridSpan w:val="2"/>
            <w:vAlign w:val="center"/>
          </w:tcPr>
          <w:p w14:paraId="1E1250EC">
            <w:pPr>
              <w:keepNext/>
              <w:keepLines/>
              <w:spacing w:before="0" w:after="0" w:line="264" w:lineRule="auto"/>
              <w:ind w:left="0" w:right="0" w:firstLine="0"/>
              <w:jc w:val="center"/>
              <w:rPr>
                <w:del w:id="1530" w:author="Fa'te" w:date="2026-09-18T16:13:16Z"/>
              </w:rPr>
            </w:pPr>
            <w:del w:id="1531" w:author="Fa'te" w:date="2026-09-18T16:13:16Z">
              <w:r>
                <w:rPr>
                  <w:rFonts w:ascii="Times New Roman" w:hAnsi="Times New Roman" w:eastAsia="宋体" w:cs="Times New Roman"/>
                  <w:color w:val="000000"/>
                  <w:sz w:val="16"/>
                </w:rPr>
                <w:delText>49.06</w:delText>
              </w:r>
            </w:del>
          </w:p>
        </w:tc>
        <w:tc>
          <w:tcPr>
            <w:tcW w:w="557" w:type="dxa"/>
            <w:gridSpan w:val="2"/>
            <w:vAlign w:val="center"/>
          </w:tcPr>
          <w:p w14:paraId="46DB1D17">
            <w:pPr>
              <w:keepNext/>
              <w:keepLines/>
              <w:spacing w:before="0" w:after="0" w:line="264" w:lineRule="auto"/>
              <w:ind w:left="0" w:right="0" w:firstLine="0"/>
              <w:jc w:val="center"/>
              <w:rPr>
                <w:del w:id="1532" w:author="Fa'te" w:date="2026-09-18T16:13:16Z"/>
              </w:rPr>
            </w:pPr>
            <w:del w:id="1533" w:author="Fa'te" w:date="2026-09-18T16:13:16Z">
              <w:r>
                <w:rPr>
                  <w:rFonts w:ascii="Times New Roman" w:hAnsi="Times New Roman" w:eastAsia="宋体" w:cs="Times New Roman"/>
                  <w:color w:val="000000"/>
                  <w:sz w:val="16"/>
                </w:rPr>
                <w:delText>43.04</w:delText>
              </w:r>
            </w:del>
          </w:p>
        </w:tc>
        <w:tc>
          <w:tcPr>
            <w:tcW w:w="557" w:type="dxa"/>
            <w:gridSpan w:val="2"/>
            <w:vAlign w:val="center"/>
          </w:tcPr>
          <w:p w14:paraId="142E5C49">
            <w:pPr>
              <w:keepNext/>
              <w:keepLines/>
              <w:spacing w:before="0" w:after="0" w:line="264" w:lineRule="auto"/>
              <w:ind w:left="0" w:right="0" w:firstLine="0"/>
              <w:jc w:val="center"/>
              <w:rPr>
                <w:del w:id="1534" w:author="Fa'te" w:date="2026-09-18T16:13:16Z"/>
              </w:rPr>
            </w:pPr>
            <w:del w:id="1535" w:author="Fa'te" w:date="2026-09-18T16:13:16Z">
              <w:r>
                <w:rPr>
                  <w:rFonts w:ascii="Times New Roman" w:hAnsi="Times New Roman" w:eastAsia="宋体" w:cs="Times New Roman"/>
                  <w:color w:val="000000"/>
                  <w:sz w:val="16"/>
                </w:rPr>
                <w:delText>22.24</w:delText>
              </w:r>
            </w:del>
          </w:p>
        </w:tc>
        <w:tc>
          <w:tcPr>
            <w:tcW w:w="557" w:type="dxa"/>
            <w:gridSpan w:val="2"/>
            <w:vAlign w:val="center"/>
          </w:tcPr>
          <w:p w14:paraId="7DEC0FC6">
            <w:pPr>
              <w:keepNext/>
              <w:keepLines/>
              <w:spacing w:before="0" w:after="0" w:line="264" w:lineRule="auto"/>
              <w:ind w:left="0" w:right="0" w:firstLine="0"/>
              <w:jc w:val="center"/>
              <w:rPr>
                <w:del w:id="1536" w:author="Fa'te" w:date="2026-09-18T16:13:16Z"/>
              </w:rPr>
            </w:pPr>
            <w:del w:id="1537" w:author="Fa'te" w:date="2026-09-18T16:13:16Z">
              <w:r>
                <w:rPr>
                  <w:rFonts w:ascii="Times New Roman" w:hAnsi="Times New Roman" w:eastAsia="宋体" w:cs="Times New Roman"/>
                  <w:color w:val="000000"/>
                  <w:sz w:val="16"/>
                </w:rPr>
                <w:delText>29.33</w:delText>
              </w:r>
            </w:del>
          </w:p>
        </w:tc>
        <w:tc>
          <w:tcPr>
            <w:tcW w:w="557" w:type="dxa"/>
            <w:gridSpan w:val="3"/>
            <w:vAlign w:val="center"/>
          </w:tcPr>
          <w:p w14:paraId="05ADB359">
            <w:pPr>
              <w:keepNext/>
              <w:keepLines/>
              <w:spacing w:before="0" w:after="0" w:line="264" w:lineRule="auto"/>
              <w:ind w:left="0" w:right="0" w:firstLine="0"/>
              <w:jc w:val="center"/>
              <w:rPr>
                <w:del w:id="1538" w:author="Fa'te" w:date="2026-09-18T16:13:16Z"/>
              </w:rPr>
            </w:pPr>
            <w:del w:id="1539" w:author="Fa'te" w:date="2026-09-18T16:13:16Z">
              <w:r>
                <w:rPr>
                  <w:rFonts w:ascii="Times New Roman" w:hAnsi="Times New Roman" w:eastAsia="宋体" w:cs="Times New Roman"/>
                  <w:color w:val="000000"/>
                  <w:sz w:val="16"/>
                </w:rPr>
                <w:delText>23.53</w:delText>
              </w:r>
            </w:del>
          </w:p>
        </w:tc>
      </w:tr>
      <w:tr w14:paraId="2351B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jc w:val="center"/>
          <w:del w:id="1540" w:author="Fa'te" w:date="2026-09-18T16:13:16Z"/>
        </w:trPr>
        <w:tc>
          <w:tcPr>
            <w:tcW w:w="540" w:type="dxa"/>
            <w:vAlign w:val="center"/>
          </w:tcPr>
          <w:p w14:paraId="5102E683">
            <w:pPr>
              <w:keepNext/>
              <w:keepLines/>
              <w:spacing w:before="0" w:after="0" w:line="264" w:lineRule="auto"/>
              <w:ind w:left="0" w:right="0" w:firstLine="0"/>
              <w:jc w:val="center"/>
              <w:rPr>
                <w:del w:id="1541" w:author="Fa'te" w:date="2026-09-18T16:13:16Z"/>
              </w:rPr>
            </w:pPr>
            <w:del w:id="1542" w:author="Fa'te" w:date="2026-09-18T16:13:16Z">
              <w:r>
                <w:rPr>
                  <w:rFonts w:ascii="Times New Roman" w:hAnsi="Times New Roman" w:eastAsia="宋体" w:cs="Times New Roman"/>
                  <w:color w:val="000000"/>
                  <w:sz w:val="16"/>
                </w:rPr>
                <w:delText>✓</w:delText>
              </w:r>
            </w:del>
          </w:p>
        </w:tc>
        <w:tc>
          <w:tcPr>
            <w:tcW w:w="540" w:type="dxa"/>
            <w:vAlign w:val="center"/>
          </w:tcPr>
          <w:p w14:paraId="47B0431C">
            <w:pPr>
              <w:keepNext/>
              <w:keepLines/>
              <w:spacing w:before="0" w:after="0" w:line="264" w:lineRule="auto"/>
              <w:ind w:left="0" w:right="0" w:firstLine="0"/>
              <w:jc w:val="center"/>
              <w:rPr>
                <w:del w:id="1543" w:author="Fa'te" w:date="2026-09-18T16:13:16Z"/>
              </w:rPr>
            </w:pPr>
            <w:del w:id="1544" w:author="Fa'te" w:date="2026-09-18T16:13:16Z">
              <w:r>
                <w:rPr>
                  <w:rFonts w:ascii="Times New Roman" w:hAnsi="Times New Roman" w:eastAsia="宋体" w:cs="Times New Roman"/>
                  <w:color w:val="000000"/>
                  <w:sz w:val="16"/>
                </w:rPr>
                <w:delText>✗</w:delText>
              </w:r>
            </w:del>
          </w:p>
        </w:tc>
        <w:tc>
          <w:tcPr>
            <w:tcW w:w="540" w:type="dxa"/>
            <w:vAlign w:val="center"/>
          </w:tcPr>
          <w:p w14:paraId="352A750A">
            <w:pPr>
              <w:keepNext/>
              <w:keepLines/>
              <w:spacing w:before="0" w:after="0" w:line="264" w:lineRule="auto"/>
              <w:ind w:left="0" w:right="0" w:firstLine="0"/>
              <w:jc w:val="center"/>
              <w:rPr>
                <w:del w:id="1545" w:author="Fa'te" w:date="2026-09-18T16:13:16Z"/>
              </w:rPr>
            </w:pPr>
            <w:del w:id="1546" w:author="Fa'te" w:date="2026-09-18T16:13:16Z">
              <w:r>
                <w:rPr>
                  <w:rFonts w:ascii="Times New Roman" w:hAnsi="Times New Roman" w:eastAsia="宋体" w:cs="Times New Roman"/>
                  <w:color w:val="000000"/>
                  <w:sz w:val="16"/>
                </w:rPr>
                <w:delText>✓</w:delText>
              </w:r>
            </w:del>
          </w:p>
        </w:tc>
        <w:tc>
          <w:tcPr>
            <w:tcW w:w="557" w:type="dxa"/>
            <w:gridSpan w:val="2"/>
            <w:vAlign w:val="center"/>
          </w:tcPr>
          <w:p w14:paraId="36E64E15">
            <w:pPr>
              <w:keepNext/>
              <w:keepLines/>
              <w:spacing w:before="0" w:after="0" w:line="264" w:lineRule="auto"/>
              <w:ind w:left="0" w:right="0" w:firstLine="0"/>
              <w:jc w:val="center"/>
              <w:rPr>
                <w:del w:id="1547" w:author="Fa'te" w:date="2026-09-18T16:13:16Z"/>
              </w:rPr>
            </w:pPr>
            <w:del w:id="1548" w:author="Fa'te" w:date="2026-09-18T16:13:16Z">
              <w:r>
                <w:rPr>
                  <w:rFonts w:ascii="Times New Roman" w:hAnsi="Times New Roman" w:eastAsia="宋体" w:cs="Times New Roman"/>
                  <w:color w:val="000000"/>
                  <w:sz w:val="16"/>
                </w:rPr>
                <w:delText>32.29</w:delText>
              </w:r>
            </w:del>
          </w:p>
        </w:tc>
        <w:tc>
          <w:tcPr>
            <w:tcW w:w="557" w:type="dxa"/>
            <w:gridSpan w:val="2"/>
            <w:vAlign w:val="center"/>
          </w:tcPr>
          <w:p w14:paraId="70E39083">
            <w:pPr>
              <w:keepNext/>
              <w:keepLines/>
              <w:spacing w:before="0" w:after="0" w:line="264" w:lineRule="auto"/>
              <w:ind w:left="0" w:right="0" w:firstLine="0"/>
              <w:jc w:val="center"/>
              <w:rPr>
                <w:del w:id="1549" w:author="Fa'te" w:date="2026-09-18T16:13:16Z"/>
              </w:rPr>
            </w:pPr>
            <w:del w:id="1550" w:author="Fa'te" w:date="2026-09-18T16:13:16Z">
              <w:r>
                <w:rPr>
                  <w:rFonts w:ascii="Times New Roman" w:hAnsi="Times New Roman" w:eastAsia="宋体" w:cs="Times New Roman"/>
                  <w:color w:val="000000"/>
                  <w:sz w:val="16"/>
                </w:rPr>
                <w:delText>9.84</w:delText>
              </w:r>
            </w:del>
          </w:p>
        </w:tc>
        <w:tc>
          <w:tcPr>
            <w:tcW w:w="557" w:type="dxa"/>
            <w:gridSpan w:val="2"/>
            <w:vAlign w:val="center"/>
          </w:tcPr>
          <w:p w14:paraId="010063B2">
            <w:pPr>
              <w:keepNext/>
              <w:keepLines/>
              <w:spacing w:before="0" w:after="0" w:line="264" w:lineRule="auto"/>
              <w:ind w:left="0" w:right="0" w:firstLine="0"/>
              <w:jc w:val="center"/>
              <w:rPr>
                <w:del w:id="1551" w:author="Fa'te" w:date="2026-09-18T16:13:16Z"/>
              </w:rPr>
            </w:pPr>
            <w:del w:id="1552" w:author="Fa'te" w:date="2026-09-18T16:13:16Z">
              <w:r>
                <w:rPr>
                  <w:rFonts w:ascii="Times New Roman" w:hAnsi="Times New Roman" w:eastAsia="宋体" w:cs="Times New Roman"/>
                  <w:color w:val="000000"/>
                  <w:sz w:val="16"/>
                </w:rPr>
                <w:delText>15.08</w:delText>
              </w:r>
            </w:del>
          </w:p>
        </w:tc>
        <w:tc>
          <w:tcPr>
            <w:tcW w:w="557" w:type="dxa"/>
            <w:gridSpan w:val="2"/>
            <w:vAlign w:val="center"/>
          </w:tcPr>
          <w:p w14:paraId="12582DC3">
            <w:pPr>
              <w:keepNext/>
              <w:keepLines/>
              <w:spacing w:before="0" w:after="0" w:line="264" w:lineRule="auto"/>
              <w:ind w:left="0" w:right="0" w:firstLine="0"/>
              <w:jc w:val="center"/>
              <w:rPr>
                <w:del w:id="1553" w:author="Fa'te" w:date="2026-09-18T16:13:16Z"/>
              </w:rPr>
            </w:pPr>
            <w:del w:id="1554" w:author="Fa'te" w:date="2026-09-18T16:13:16Z">
              <w:r>
                <w:rPr>
                  <w:rFonts w:ascii="Times New Roman" w:hAnsi="Times New Roman" w:eastAsia="宋体" w:cs="Times New Roman"/>
                  <w:color w:val="000000"/>
                  <w:sz w:val="16"/>
                </w:rPr>
                <w:delText>10.97</w:delText>
              </w:r>
            </w:del>
          </w:p>
        </w:tc>
        <w:tc>
          <w:tcPr>
            <w:tcW w:w="557" w:type="dxa"/>
            <w:gridSpan w:val="2"/>
            <w:vAlign w:val="center"/>
          </w:tcPr>
          <w:p w14:paraId="7FD693D7">
            <w:pPr>
              <w:keepNext/>
              <w:keepLines/>
              <w:spacing w:before="0" w:after="0" w:line="264" w:lineRule="auto"/>
              <w:ind w:left="0" w:right="0" w:firstLine="0"/>
              <w:jc w:val="center"/>
              <w:rPr>
                <w:del w:id="1555" w:author="Fa'te" w:date="2026-09-18T16:13:16Z"/>
              </w:rPr>
            </w:pPr>
            <w:del w:id="1556" w:author="Fa'te" w:date="2026-09-18T16:13:16Z">
              <w:r>
                <w:rPr>
                  <w:rFonts w:ascii="Times New Roman" w:hAnsi="Times New Roman" w:eastAsia="宋体" w:cs="Times New Roman"/>
                  <w:color w:val="000000"/>
                  <w:sz w:val="16"/>
                </w:rPr>
                <w:delText>82.18</w:delText>
              </w:r>
            </w:del>
          </w:p>
        </w:tc>
        <w:tc>
          <w:tcPr>
            <w:tcW w:w="557" w:type="dxa"/>
            <w:gridSpan w:val="2"/>
            <w:vAlign w:val="center"/>
          </w:tcPr>
          <w:p w14:paraId="425870F0">
            <w:pPr>
              <w:keepNext/>
              <w:keepLines/>
              <w:spacing w:before="0" w:after="0" w:line="264" w:lineRule="auto"/>
              <w:ind w:left="0" w:right="0" w:firstLine="0"/>
              <w:jc w:val="center"/>
              <w:rPr>
                <w:del w:id="1557" w:author="Fa'te" w:date="2026-09-18T16:13:16Z"/>
              </w:rPr>
            </w:pPr>
            <w:del w:id="1558" w:author="Fa'te" w:date="2026-09-18T16:13:16Z">
              <w:r>
                <w:rPr>
                  <w:rFonts w:ascii="Times New Roman" w:hAnsi="Times New Roman" w:eastAsia="宋体" w:cs="Times New Roman"/>
                  <w:color w:val="000000"/>
                  <w:sz w:val="16"/>
                </w:rPr>
                <w:delText>42.94</w:delText>
              </w:r>
            </w:del>
          </w:p>
        </w:tc>
        <w:tc>
          <w:tcPr>
            <w:tcW w:w="557" w:type="dxa"/>
            <w:gridSpan w:val="2"/>
            <w:vAlign w:val="center"/>
          </w:tcPr>
          <w:p w14:paraId="6C9F5263">
            <w:pPr>
              <w:keepNext/>
              <w:keepLines/>
              <w:spacing w:before="0" w:after="0" w:line="264" w:lineRule="auto"/>
              <w:ind w:left="0" w:right="0" w:firstLine="0"/>
              <w:jc w:val="center"/>
              <w:rPr>
                <w:del w:id="1559" w:author="Fa'te" w:date="2026-09-18T16:13:16Z"/>
              </w:rPr>
            </w:pPr>
            <w:del w:id="1560" w:author="Fa'te" w:date="2026-09-18T16:13:16Z">
              <w:r>
                <w:rPr>
                  <w:rFonts w:ascii="Times New Roman" w:hAnsi="Times New Roman" w:eastAsia="宋体" w:cs="Times New Roman"/>
                  <w:color w:val="000000"/>
                  <w:sz w:val="16"/>
                </w:rPr>
                <w:delText>56.41</w:delText>
              </w:r>
            </w:del>
          </w:p>
        </w:tc>
        <w:tc>
          <w:tcPr>
            <w:tcW w:w="557" w:type="dxa"/>
            <w:gridSpan w:val="2"/>
            <w:vAlign w:val="center"/>
          </w:tcPr>
          <w:p w14:paraId="38BAAC3F">
            <w:pPr>
              <w:keepNext/>
              <w:keepLines/>
              <w:spacing w:before="0" w:after="0" w:line="264" w:lineRule="auto"/>
              <w:ind w:left="0" w:right="0" w:firstLine="0"/>
              <w:jc w:val="center"/>
              <w:rPr>
                <w:del w:id="1561" w:author="Fa'te" w:date="2026-09-18T16:13:16Z"/>
              </w:rPr>
            </w:pPr>
            <w:del w:id="1562" w:author="Fa'te" w:date="2026-09-18T16:13:16Z">
              <w:r>
                <w:rPr>
                  <w:rFonts w:ascii="Times New Roman" w:hAnsi="Times New Roman" w:eastAsia="宋体" w:cs="Times New Roman"/>
                  <w:color w:val="000000"/>
                  <w:sz w:val="16"/>
                </w:rPr>
                <w:delText>47.88</w:delText>
              </w:r>
            </w:del>
          </w:p>
        </w:tc>
        <w:tc>
          <w:tcPr>
            <w:tcW w:w="557" w:type="dxa"/>
            <w:gridSpan w:val="2"/>
            <w:vAlign w:val="center"/>
          </w:tcPr>
          <w:p w14:paraId="5D5517EA">
            <w:pPr>
              <w:keepNext/>
              <w:keepLines/>
              <w:spacing w:before="0" w:after="0" w:line="264" w:lineRule="auto"/>
              <w:ind w:left="0" w:right="0" w:firstLine="0"/>
              <w:jc w:val="center"/>
              <w:rPr>
                <w:del w:id="1563" w:author="Fa'te" w:date="2026-09-18T16:13:16Z"/>
              </w:rPr>
            </w:pPr>
            <w:del w:id="1564" w:author="Fa'te" w:date="2026-09-18T16:13:16Z">
              <w:r>
                <w:rPr>
                  <w:rFonts w:ascii="Times New Roman" w:hAnsi="Times New Roman" w:eastAsia="宋体" w:cs="Times New Roman"/>
                  <w:color w:val="000000"/>
                  <w:sz w:val="16"/>
                </w:rPr>
                <w:delText>42.25</w:delText>
              </w:r>
            </w:del>
          </w:p>
        </w:tc>
        <w:tc>
          <w:tcPr>
            <w:tcW w:w="557" w:type="dxa"/>
            <w:gridSpan w:val="2"/>
            <w:vAlign w:val="center"/>
          </w:tcPr>
          <w:p w14:paraId="3BF75EFC">
            <w:pPr>
              <w:keepNext/>
              <w:keepLines/>
              <w:spacing w:before="0" w:after="0" w:line="264" w:lineRule="auto"/>
              <w:ind w:left="0" w:right="0" w:firstLine="0"/>
              <w:jc w:val="center"/>
              <w:rPr>
                <w:del w:id="1565" w:author="Fa'te" w:date="2026-09-18T16:13:16Z"/>
              </w:rPr>
            </w:pPr>
            <w:del w:id="1566" w:author="Fa'te" w:date="2026-09-18T16:13:16Z">
              <w:r>
                <w:rPr>
                  <w:rFonts w:ascii="Times New Roman" w:hAnsi="Times New Roman" w:eastAsia="宋体" w:cs="Times New Roman"/>
                  <w:color w:val="000000"/>
                  <w:sz w:val="16"/>
                </w:rPr>
                <w:delText>20.74</w:delText>
              </w:r>
            </w:del>
          </w:p>
        </w:tc>
        <w:tc>
          <w:tcPr>
            <w:tcW w:w="557" w:type="dxa"/>
            <w:gridSpan w:val="2"/>
            <w:vAlign w:val="center"/>
          </w:tcPr>
          <w:p w14:paraId="34B1F7F6">
            <w:pPr>
              <w:keepNext/>
              <w:keepLines/>
              <w:spacing w:before="0" w:after="0" w:line="264" w:lineRule="auto"/>
              <w:ind w:left="0" w:right="0" w:firstLine="0"/>
              <w:jc w:val="center"/>
              <w:rPr>
                <w:del w:id="1567" w:author="Fa'te" w:date="2026-09-18T16:13:16Z"/>
              </w:rPr>
            </w:pPr>
            <w:del w:id="1568" w:author="Fa'te" w:date="2026-09-18T16:13:16Z">
              <w:r>
                <w:rPr>
                  <w:rFonts w:ascii="Times New Roman" w:hAnsi="Times New Roman" w:eastAsia="宋体" w:cs="Times New Roman"/>
                  <w:color w:val="000000"/>
                  <w:sz w:val="16"/>
                </w:rPr>
                <w:delText>27.82</w:delText>
              </w:r>
            </w:del>
          </w:p>
        </w:tc>
        <w:tc>
          <w:tcPr>
            <w:tcW w:w="557" w:type="dxa"/>
            <w:gridSpan w:val="3"/>
            <w:vAlign w:val="center"/>
          </w:tcPr>
          <w:p w14:paraId="06F30311">
            <w:pPr>
              <w:keepNext/>
              <w:keepLines/>
              <w:spacing w:before="0" w:after="0" w:line="264" w:lineRule="auto"/>
              <w:ind w:left="0" w:right="0" w:firstLine="0"/>
              <w:jc w:val="center"/>
              <w:rPr>
                <w:del w:id="1569" w:author="Fa'te" w:date="2026-09-18T16:13:16Z"/>
              </w:rPr>
            </w:pPr>
            <w:del w:id="1570" w:author="Fa'te" w:date="2026-09-18T16:13:16Z">
              <w:r>
                <w:rPr>
                  <w:rFonts w:ascii="Times New Roman" w:hAnsi="Times New Roman" w:eastAsia="宋体" w:cs="Times New Roman"/>
                  <w:color w:val="000000"/>
                  <w:sz w:val="16"/>
                </w:rPr>
                <w:delText>22.16</w:delText>
              </w:r>
            </w:del>
          </w:p>
        </w:tc>
      </w:tr>
      <w:tr w14:paraId="02AD3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jc w:val="center"/>
          <w:del w:id="1571" w:author="Fa'te" w:date="2026-09-18T16:13:16Z"/>
        </w:trPr>
        <w:tc>
          <w:tcPr>
            <w:tcW w:w="540" w:type="dxa"/>
            <w:vAlign w:val="center"/>
          </w:tcPr>
          <w:p w14:paraId="5481F4AD">
            <w:pPr>
              <w:keepNext/>
              <w:keepLines/>
              <w:spacing w:before="0" w:after="0" w:line="264" w:lineRule="auto"/>
              <w:ind w:left="0" w:right="0" w:firstLine="0"/>
              <w:jc w:val="center"/>
              <w:rPr>
                <w:del w:id="1572" w:author="Fa'te" w:date="2026-09-18T16:13:16Z"/>
              </w:rPr>
            </w:pPr>
            <w:del w:id="1573" w:author="Fa'te" w:date="2026-09-18T16:13:16Z">
              <w:r>
                <w:rPr>
                  <w:rFonts w:ascii="Times New Roman" w:hAnsi="Times New Roman" w:eastAsia="宋体" w:cs="Times New Roman"/>
                  <w:color w:val="000000"/>
                  <w:sz w:val="16"/>
                </w:rPr>
                <w:delText>✗</w:delText>
              </w:r>
            </w:del>
          </w:p>
        </w:tc>
        <w:tc>
          <w:tcPr>
            <w:tcW w:w="540" w:type="dxa"/>
            <w:vAlign w:val="center"/>
          </w:tcPr>
          <w:p w14:paraId="5F96C6E9">
            <w:pPr>
              <w:keepNext/>
              <w:keepLines/>
              <w:spacing w:before="0" w:after="0" w:line="264" w:lineRule="auto"/>
              <w:ind w:left="0" w:right="0" w:firstLine="0"/>
              <w:jc w:val="center"/>
              <w:rPr>
                <w:del w:id="1574" w:author="Fa'te" w:date="2026-09-18T16:13:16Z"/>
              </w:rPr>
            </w:pPr>
            <w:del w:id="1575" w:author="Fa'te" w:date="2026-09-18T16:13:16Z">
              <w:r>
                <w:rPr>
                  <w:rFonts w:ascii="Times New Roman" w:hAnsi="Times New Roman" w:eastAsia="宋体" w:cs="Times New Roman"/>
                  <w:color w:val="000000"/>
                  <w:sz w:val="16"/>
                </w:rPr>
                <w:delText>✓</w:delText>
              </w:r>
            </w:del>
          </w:p>
        </w:tc>
        <w:tc>
          <w:tcPr>
            <w:tcW w:w="540" w:type="dxa"/>
            <w:vAlign w:val="center"/>
          </w:tcPr>
          <w:p w14:paraId="65D131E7">
            <w:pPr>
              <w:keepNext/>
              <w:keepLines/>
              <w:spacing w:before="0" w:after="0" w:line="264" w:lineRule="auto"/>
              <w:ind w:left="0" w:right="0" w:firstLine="0"/>
              <w:jc w:val="center"/>
              <w:rPr>
                <w:del w:id="1576" w:author="Fa'te" w:date="2026-09-18T16:13:16Z"/>
              </w:rPr>
            </w:pPr>
            <w:del w:id="1577" w:author="Fa'te" w:date="2026-09-18T16:13:16Z">
              <w:r>
                <w:rPr>
                  <w:rFonts w:ascii="Times New Roman" w:hAnsi="Times New Roman" w:eastAsia="宋体" w:cs="Times New Roman"/>
                  <w:color w:val="000000"/>
                  <w:sz w:val="16"/>
                </w:rPr>
                <w:delText>✓</w:delText>
              </w:r>
            </w:del>
          </w:p>
        </w:tc>
        <w:tc>
          <w:tcPr>
            <w:tcW w:w="557" w:type="dxa"/>
            <w:gridSpan w:val="2"/>
            <w:vAlign w:val="center"/>
          </w:tcPr>
          <w:p w14:paraId="585C7E61">
            <w:pPr>
              <w:keepNext/>
              <w:keepLines/>
              <w:spacing w:before="0" w:after="0" w:line="264" w:lineRule="auto"/>
              <w:ind w:left="0" w:right="0" w:firstLine="0"/>
              <w:jc w:val="center"/>
              <w:rPr>
                <w:del w:id="1578" w:author="Fa'te" w:date="2026-09-18T16:13:16Z"/>
              </w:rPr>
            </w:pPr>
            <w:del w:id="1579" w:author="Fa'te" w:date="2026-09-18T16:13:16Z">
              <w:r>
                <w:rPr>
                  <w:rFonts w:ascii="Times New Roman" w:hAnsi="Times New Roman" w:eastAsia="宋体" w:cs="Times New Roman"/>
                  <w:color w:val="000000"/>
                  <w:sz w:val="16"/>
                  <w:u w:val="single"/>
                </w:rPr>
                <w:delText>33.48</w:delText>
              </w:r>
            </w:del>
          </w:p>
        </w:tc>
        <w:tc>
          <w:tcPr>
            <w:tcW w:w="557" w:type="dxa"/>
            <w:gridSpan w:val="2"/>
            <w:vAlign w:val="center"/>
          </w:tcPr>
          <w:p w14:paraId="09169DEF">
            <w:pPr>
              <w:keepNext/>
              <w:keepLines/>
              <w:spacing w:before="0" w:after="0" w:line="264" w:lineRule="auto"/>
              <w:ind w:left="0" w:right="0" w:firstLine="0"/>
              <w:jc w:val="center"/>
              <w:rPr>
                <w:del w:id="1580" w:author="Fa'te" w:date="2026-09-18T16:13:16Z"/>
              </w:rPr>
            </w:pPr>
            <w:del w:id="1581" w:author="Fa'te" w:date="2026-09-18T16:13:16Z">
              <w:r>
                <w:rPr>
                  <w:rFonts w:ascii="Times New Roman" w:hAnsi="Times New Roman" w:eastAsia="宋体" w:cs="Times New Roman"/>
                  <w:color w:val="000000"/>
                  <w:sz w:val="16"/>
                  <w:u w:val="single"/>
                </w:rPr>
                <w:delText>11.13</w:delText>
              </w:r>
            </w:del>
          </w:p>
        </w:tc>
        <w:tc>
          <w:tcPr>
            <w:tcW w:w="557" w:type="dxa"/>
            <w:gridSpan w:val="2"/>
            <w:vAlign w:val="center"/>
          </w:tcPr>
          <w:p w14:paraId="7C89FB6F">
            <w:pPr>
              <w:keepNext/>
              <w:keepLines/>
              <w:spacing w:before="0" w:after="0" w:line="264" w:lineRule="auto"/>
              <w:ind w:left="0" w:right="0" w:firstLine="0"/>
              <w:jc w:val="center"/>
              <w:rPr>
                <w:del w:id="1582" w:author="Fa'te" w:date="2026-09-18T16:13:16Z"/>
              </w:rPr>
            </w:pPr>
            <w:del w:id="1583" w:author="Fa'te" w:date="2026-09-18T16:13:16Z">
              <w:r>
                <w:rPr>
                  <w:rFonts w:ascii="Times New Roman" w:hAnsi="Times New Roman" w:eastAsia="宋体" w:cs="Times New Roman"/>
                  <w:color w:val="000000"/>
                  <w:sz w:val="16"/>
                  <w:u w:val="single"/>
                </w:rPr>
                <w:delText>16.71</w:delText>
              </w:r>
            </w:del>
          </w:p>
        </w:tc>
        <w:tc>
          <w:tcPr>
            <w:tcW w:w="557" w:type="dxa"/>
            <w:gridSpan w:val="2"/>
            <w:vAlign w:val="center"/>
          </w:tcPr>
          <w:p w14:paraId="27779EC4">
            <w:pPr>
              <w:keepNext/>
              <w:keepLines/>
              <w:spacing w:before="0" w:after="0" w:line="264" w:lineRule="auto"/>
              <w:ind w:left="0" w:right="0" w:firstLine="0"/>
              <w:jc w:val="center"/>
              <w:rPr>
                <w:del w:id="1584" w:author="Fa'te" w:date="2026-09-18T16:13:16Z"/>
              </w:rPr>
            </w:pPr>
            <w:del w:id="1585" w:author="Fa'te" w:date="2026-09-18T16:13:16Z">
              <w:r>
                <w:rPr>
                  <w:rFonts w:ascii="Times New Roman" w:hAnsi="Times New Roman" w:eastAsia="宋体" w:cs="Times New Roman"/>
                  <w:color w:val="000000"/>
                  <w:sz w:val="16"/>
                  <w:u w:val="single"/>
                </w:rPr>
                <w:delText>12.31</w:delText>
              </w:r>
            </w:del>
          </w:p>
        </w:tc>
        <w:tc>
          <w:tcPr>
            <w:tcW w:w="557" w:type="dxa"/>
            <w:gridSpan w:val="2"/>
            <w:vAlign w:val="center"/>
          </w:tcPr>
          <w:p w14:paraId="7B552CF0">
            <w:pPr>
              <w:keepNext/>
              <w:keepLines/>
              <w:spacing w:before="0" w:after="0" w:line="264" w:lineRule="auto"/>
              <w:ind w:left="0" w:right="0" w:firstLine="0"/>
              <w:jc w:val="center"/>
              <w:rPr>
                <w:del w:id="1586" w:author="Fa'te" w:date="2026-09-18T16:13:16Z"/>
              </w:rPr>
            </w:pPr>
            <w:del w:id="1587" w:author="Fa'te" w:date="2026-09-18T16:13:16Z">
              <w:r>
                <w:rPr>
                  <w:rFonts w:ascii="Times New Roman" w:hAnsi="Times New Roman" w:eastAsia="宋体" w:cs="Times New Roman"/>
                  <w:color w:val="000000"/>
                  <w:sz w:val="16"/>
                  <w:u w:val="single"/>
                </w:rPr>
                <w:delText>83.56</w:delText>
              </w:r>
            </w:del>
          </w:p>
        </w:tc>
        <w:tc>
          <w:tcPr>
            <w:tcW w:w="557" w:type="dxa"/>
            <w:gridSpan w:val="2"/>
            <w:vAlign w:val="center"/>
          </w:tcPr>
          <w:p w14:paraId="1AD640E7">
            <w:pPr>
              <w:keepNext/>
              <w:keepLines/>
              <w:spacing w:before="0" w:after="0" w:line="264" w:lineRule="auto"/>
              <w:ind w:left="0" w:right="0" w:firstLine="0"/>
              <w:jc w:val="center"/>
              <w:rPr>
                <w:del w:id="1588" w:author="Fa'te" w:date="2026-09-18T16:13:16Z"/>
              </w:rPr>
            </w:pPr>
            <w:del w:id="1589" w:author="Fa'te" w:date="2026-09-18T16:13:16Z">
              <w:r>
                <w:rPr>
                  <w:rFonts w:ascii="Times New Roman" w:hAnsi="Times New Roman" w:eastAsia="宋体" w:cs="Times New Roman"/>
                  <w:color w:val="000000"/>
                  <w:sz w:val="16"/>
                  <w:u w:val="single"/>
                </w:rPr>
                <w:delText>45.78</w:delText>
              </w:r>
            </w:del>
          </w:p>
        </w:tc>
        <w:tc>
          <w:tcPr>
            <w:tcW w:w="557" w:type="dxa"/>
            <w:gridSpan w:val="2"/>
            <w:vAlign w:val="center"/>
          </w:tcPr>
          <w:p w14:paraId="720FA302">
            <w:pPr>
              <w:keepNext/>
              <w:keepLines/>
              <w:spacing w:before="0" w:after="0" w:line="264" w:lineRule="auto"/>
              <w:ind w:left="0" w:right="0" w:firstLine="0"/>
              <w:jc w:val="center"/>
              <w:rPr>
                <w:del w:id="1590" w:author="Fa'te" w:date="2026-09-18T16:13:16Z"/>
              </w:rPr>
            </w:pPr>
            <w:del w:id="1591" w:author="Fa'te" w:date="2026-09-18T16:13:16Z">
              <w:r>
                <w:rPr>
                  <w:rFonts w:ascii="Times New Roman" w:hAnsi="Times New Roman" w:eastAsia="宋体" w:cs="Times New Roman"/>
                  <w:color w:val="000000"/>
                  <w:sz w:val="16"/>
                  <w:u w:val="single"/>
                </w:rPr>
                <w:delText>59.15</w:delText>
              </w:r>
            </w:del>
          </w:p>
        </w:tc>
        <w:tc>
          <w:tcPr>
            <w:tcW w:w="557" w:type="dxa"/>
            <w:gridSpan w:val="2"/>
            <w:vAlign w:val="center"/>
          </w:tcPr>
          <w:p w14:paraId="34A3DD61">
            <w:pPr>
              <w:keepNext/>
              <w:keepLines/>
              <w:spacing w:before="0" w:after="0" w:line="264" w:lineRule="auto"/>
              <w:ind w:left="0" w:right="0" w:firstLine="0"/>
              <w:jc w:val="center"/>
              <w:rPr>
                <w:del w:id="1592" w:author="Fa'te" w:date="2026-09-18T16:13:16Z"/>
              </w:rPr>
            </w:pPr>
            <w:del w:id="1593" w:author="Fa'te" w:date="2026-09-18T16:13:16Z">
              <w:r>
                <w:rPr>
                  <w:rFonts w:ascii="Times New Roman" w:hAnsi="Times New Roman" w:eastAsia="宋体" w:cs="Times New Roman"/>
                  <w:color w:val="000000"/>
                  <w:sz w:val="16"/>
                  <w:u w:val="single"/>
                </w:rPr>
                <w:delText>50.42</w:delText>
              </w:r>
            </w:del>
          </w:p>
        </w:tc>
        <w:tc>
          <w:tcPr>
            <w:tcW w:w="557" w:type="dxa"/>
            <w:gridSpan w:val="2"/>
            <w:vAlign w:val="center"/>
          </w:tcPr>
          <w:p w14:paraId="352E6C33">
            <w:pPr>
              <w:keepNext/>
              <w:keepLines/>
              <w:spacing w:before="0" w:after="0" w:line="264" w:lineRule="auto"/>
              <w:ind w:left="0" w:right="0" w:firstLine="0"/>
              <w:jc w:val="center"/>
              <w:rPr>
                <w:del w:id="1594" w:author="Fa'te" w:date="2026-09-18T16:13:16Z"/>
              </w:rPr>
            </w:pPr>
            <w:del w:id="1595" w:author="Fa'te" w:date="2026-09-18T16:13:16Z">
              <w:r>
                <w:rPr>
                  <w:rFonts w:ascii="Times New Roman" w:hAnsi="Times New Roman" w:eastAsia="宋体" w:cs="Times New Roman"/>
                  <w:color w:val="000000"/>
                  <w:sz w:val="16"/>
                  <w:u w:val="single"/>
                </w:rPr>
                <w:delText>43.31</w:delText>
              </w:r>
            </w:del>
          </w:p>
        </w:tc>
        <w:tc>
          <w:tcPr>
            <w:tcW w:w="557" w:type="dxa"/>
            <w:gridSpan w:val="2"/>
            <w:vAlign w:val="center"/>
          </w:tcPr>
          <w:p w14:paraId="40DF011E">
            <w:pPr>
              <w:keepNext/>
              <w:keepLines/>
              <w:spacing w:before="0" w:after="0" w:line="264" w:lineRule="auto"/>
              <w:ind w:left="0" w:right="0" w:firstLine="0"/>
              <w:jc w:val="center"/>
              <w:rPr>
                <w:del w:id="1596" w:author="Fa'te" w:date="2026-09-18T16:13:16Z"/>
              </w:rPr>
            </w:pPr>
            <w:del w:id="1597" w:author="Fa'te" w:date="2026-09-18T16:13:16Z">
              <w:r>
                <w:rPr>
                  <w:rFonts w:ascii="Times New Roman" w:hAnsi="Times New Roman" w:eastAsia="宋体" w:cs="Times New Roman"/>
                  <w:color w:val="000000"/>
                  <w:sz w:val="16"/>
                  <w:u w:val="single"/>
                </w:rPr>
                <w:delText>22.77</w:delText>
              </w:r>
            </w:del>
          </w:p>
        </w:tc>
        <w:tc>
          <w:tcPr>
            <w:tcW w:w="557" w:type="dxa"/>
            <w:gridSpan w:val="2"/>
            <w:vAlign w:val="center"/>
          </w:tcPr>
          <w:p w14:paraId="47653D78">
            <w:pPr>
              <w:keepNext/>
              <w:keepLines/>
              <w:spacing w:before="0" w:after="0" w:line="264" w:lineRule="auto"/>
              <w:ind w:left="0" w:right="0" w:firstLine="0"/>
              <w:jc w:val="center"/>
              <w:rPr>
                <w:del w:id="1598" w:author="Fa'te" w:date="2026-09-18T16:13:16Z"/>
              </w:rPr>
            </w:pPr>
            <w:del w:id="1599" w:author="Fa'te" w:date="2026-09-18T16:13:16Z">
              <w:r>
                <w:rPr>
                  <w:rFonts w:ascii="Times New Roman" w:hAnsi="Times New Roman" w:eastAsia="宋体" w:cs="Times New Roman"/>
                  <w:color w:val="000000"/>
                  <w:sz w:val="16"/>
                  <w:u w:val="single"/>
                </w:rPr>
                <w:delText>29.85</w:delText>
              </w:r>
            </w:del>
          </w:p>
        </w:tc>
        <w:tc>
          <w:tcPr>
            <w:tcW w:w="557" w:type="dxa"/>
            <w:gridSpan w:val="3"/>
            <w:vAlign w:val="center"/>
          </w:tcPr>
          <w:p w14:paraId="11309C08">
            <w:pPr>
              <w:keepNext/>
              <w:keepLines/>
              <w:spacing w:before="0" w:after="0" w:line="264" w:lineRule="auto"/>
              <w:ind w:left="0" w:right="0" w:firstLine="0"/>
              <w:jc w:val="center"/>
              <w:rPr>
                <w:del w:id="1600" w:author="Fa'te" w:date="2026-09-18T16:13:16Z"/>
              </w:rPr>
            </w:pPr>
            <w:del w:id="1601" w:author="Fa'te" w:date="2026-09-18T16:13:16Z">
              <w:r>
                <w:rPr>
                  <w:rFonts w:ascii="Times New Roman" w:hAnsi="Times New Roman" w:eastAsia="宋体" w:cs="Times New Roman"/>
                  <w:color w:val="000000"/>
                  <w:sz w:val="16"/>
                  <w:u w:val="single"/>
                </w:rPr>
                <w:delText>24.07</w:delText>
              </w:r>
            </w:del>
          </w:p>
        </w:tc>
      </w:tr>
      <w:tr w14:paraId="1C17C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jc w:val="center"/>
          <w:del w:id="1602" w:author="Fa'te" w:date="2026-09-18T16:13:16Z"/>
        </w:trPr>
        <w:tc>
          <w:tcPr>
            <w:tcW w:w="540" w:type="dxa"/>
            <w:tcBorders>
              <w:bottom w:val="single" w:color="000000" w:sz="10" w:space="0"/>
            </w:tcBorders>
            <w:vAlign w:val="center"/>
          </w:tcPr>
          <w:p w14:paraId="4467C04D">
            <w:pPr>
              <w:keepNext w:val="0"/>
              <w:keepLines/>
              <w:spacing w:before="0" w:after="0" w:line="264" w:lineRule="auto"/>
              <w:ind w:left="0" w:right="0" w:firstLine="0"/>
              <w:jc w:val="center"/>
              <w:rPr>
                <w:del w:id="1603" w:author="Fa'te" w:date="2026-09-18T16:13:16Z"/>
              </w:rPr>
            </w:pPr>
            <w:del w:id="1604" w:author="Fa'te" w:date="2026-09-18T16:13:16Z">
              <w:r>
                <w:rPr>
                  <w:rFonts w:ascii="Times New Roman" w:hAnsi="Times New Roman" w:eastAsia="宋体" w:cs="Times New Roman"/>
                  <w:b/>
                  <w:color w:val="000000"/>
                  <w:sz w:val="16"/>
                </w:rPr>
                <w:delText>✓</w:delText>
              </w:r>
            </w:del>
          </w:p>
        </w:tc>
        <w:tc>
          <w:tcPr>
            <w:tcW w:w="540" w:type="dxa"/>
            <w:tcBorders>
              <w:bottom w:val="single" w:color="000000" w:sz="10" w:space="0"/>
            </w:tcBorders>
            <w:vAlign w:val="center"/>
          </w:tcPr>
          <w:p w14:paraId="29225CF2">
            <w:pPr>
              <w:keepNext w:val="0"/>
              <w:keepLines/>
              <w:spacing w:before="0" w:after="0" w:line="264" w:lineRule="auto"/>
              <w:ind w:left="0" w:right="0" w:firstLine="0"/>
              <w:jc w:val="center"/>
              <w:rPr>
                <w:del w:id="1605" w:author="Fa'te" w:date="2026-09-18T16:13:16Z"/>
              </w:rPr>
            </w:pPr>
            <w:del w:id="1606" w:author="Fa'te" w:date="2026-09-18T16:13:16Z">
              <w:r>
                <w:rPr>
                  <w:rFonts w:ascii="Times New Roman" w:hAnsi="Times New Roman" w:eastAsia="宋体" w:cs="Times New Roman"/>
                  <w:b/>
                  <w:color w:val="000000"/>
                  <w:sz w:val="16"/>
                </w:rPr>
                <w:delText>✓</w:delText>
              </w:r>
            </w:del>
          </w:p>
        </w:tc>
        <w:tc>
          <w:tcPr>
            <w:tcW w:w="540" w:type="dxa"/>
            <w:tcBorders>
              <w:bottom w:val="single" w:color="000000" w:sz="10" w:space="0"/>
            </w:tcBorders>
            <w:vAlign w:val="center"/>
          </w:tcPr>
          <w:p w14:paraId="35DF6426">
            <w:pPr>
              <w:keepNext w:val="0"/>
              <w:keepLines/>
              <w:spacing w:before="0" w:after="0" w:line="264" w:lineRule="auto"/>
              <w:ind w:left="0" w:right="0" w:firstLine="0"/>
              <w:jc w:val="center"/>
              <w:rPr>
                <w:del w:id="1607" w:author="Fa'te" w:date="2026-09-18T16:13:16Z"/>
              </w:rPr>
            </w:pPr>
            <w:del w:id="1608" w:author="Fa'te" w:date="2026-09-18T16:13:16Z">
              <w:r>
                <w:rPr>
                  <w:rFonts w:ascii="Times New Roman" w:hAnsi="Times New Roman" w:eastAsia="宋体" w:cs="Times New Roman"/>
                  <w:b/>
                  <w:color w:val="000000"/>
                  <w:sz w:val="16"/>
                </w:rPr>
                <w:delText>✓</w:delText>
              </w:r>
            </w:del>
          </w:p>
        </w:tc>
        <w:tc>
          <w:tcPr>
            <w:tcW w:w="557" w:type="dxa"/>
            <w:gridSpan w:val="2"/>
            <w:tcBorders>
              <w:bottom w:val="single" w:color="000000" w:sz="10" w:space="0"/>
            </w:tcBorders>
            <w:vAlign w:val="center"/>
          </w:tcPr>
          <w:p w14:paraId="5085AC0A">
            <w:pPr>
              <w:keepNext w:val="0"/>
              <w:keepLines/>
              <w:spacing w:before="0" w:after="0" w:line="264" w:lineRule="auto"/>
              <w:ind w:left="0" w:right="0" w:firstLine="0"/>
              <w:jc w:val="center"/>
              <w:rPr>
                <w:del w:id="1609" w:author="Fa'te" w:date="2026-09-18T16:13:16Z"/>
              </w:rPr>
            </w:pPr>
            <w:del w:id="1610" w:author="Fa'te" w:date="2026-09-18T16:13:16Z">
              <w:r>
                <w:rPr>
                  <w:rFonts w:ascii="Times New Roman" w:hAnsi="Times New Roman" w:eastAsia="宋体" w:cs="Times New Roman"/>
                  <w:b/>
                  <w:color w:val="000000"/>
                  <w:sz w:val="16"/>
                </w:rPr>
                <w:delText>34.10</w:delText>
              </w:r>
            </w:del>
          </w:p>
        </w:tc>
        <w:tc>
          <w:tcPr>
            <w:tcW w:w="557" w:type="dxa"/>
            <w:gridSpan w:val="2"/>
            <w:tcBorders>
              <w:bottom w:val="single" w:color="000000" w:sz="10" w:space="0"/>
            </w:tcBorders>
            <w:vAlign w:val="center"/>
          </w:tcPr>
          <w:p w14:paraId="67A5FC34">
            <w:pPr>
              <w:keepNext w:val="0"/>
              <w:keepLines/>
              <w:spacing w:before="0" w:after="0" w:line="264" w:lineRule="auto"/>
              <w:ind w:left="0" w:right="0" w:firstLine="0"/>
              <w:jc w:val="center"/>
              <w:rPr>
                <w:del w:id="1611" w:author="Fa'te" w:date="2026-09-18T16:13:16Z"/>
              </w:rPr>
            </w:pPr>
            <w:del w:id="1612" w:author="Fa'te" w:date="2026-09-18T16:13:16Z">
              <w:r>
                <w:rPr>
                  <w:rFonts w:ascii="Times New Roman" w:hAnsi="Times New Roman" w:eastAsia="宋体" w:cs="Times New Roman"/>
                  <w:b/>
                  <w:color w:val="000000"/>
                  <w:sz w:val="16"/>
                </w:rPr>
                <w:delText>11.88</w:delText>
              </w:r>
            </w:del>
          </w:p>
        </w:tc>
        <w:tc>
          <w:tcPr>
            <w:tcW w:w="557" w:type="dxa"/>
            <w:gridSpan w:val="2"/>
            <w:tcBorders>
              <w:bottom w:val="single" w:color="000000" w:sz="10" w:space="0"/>
            </w:tcBorders>
            <w:vAlign w:val="center"/>
          </w:tcPr>
          <w:p w14:paraId="67FDEE2D">
            <w:pPr>
              <w:keepNext w:val="0"/>
              <w:keepLines/>
              <w:spacing w:before="0" w:after="0" w:line="264" w:lineRule="auto"/>
              <w:ind w:left="0" w:right="0" w:firstLine="0"/>
              <w:jc w:val="center"/>
              <w:rPr>
                <w:del w:id="1613" w:author="Fa'te" w:date="2026-09-18T16:13:16Z"/>
              </w:rPr>
            </w:pPr>
            <w:del w:id="1614" w:author="Fa'te" w:date="2026-09-18T16:13:16Z">
              <w:r>
                <w:rPr>
                  <w:rFonts w:ascii="Times New Roman" w:hAnsi="Times New Roman" w:eastAsia="宋体" w:cs="Times New Roman"/>
                  <w:b/>
                  <w:color w:val="000000"/>
                  <w:sz w:val="16"/>
                </w:rPr>
                <w:delText>17.62</w:delText>
              </w:r>
            </w:del>
          </w:p>
        </w:tc>
        <w:tc>
          <w:tcPr>
            <w:tcW w:w="557" w:type="dxa"/>
            <w:gridSpan w:val="2"/>
            <w:tcBorders>
              <w:bottom w:val="single" w:color="000000" w:sz="10" w:space="0"/>
            </w:tcBorders>
            <w:vAlign w:val="center"/>
          </w:tcPr>
          <w:p w14:paraId="5B349D4C">
            <w:pPr>
              <w:keepNext w:val="0"/>
              <w:keepLines/>
              <w:spacing w:before="0" w:after="0" w:line="264" w:lineRule="auto"/>
              <w:ind w:left="0" w:right="0" w:firstLine="0"/>
              <w:jc w:val="center"/>
              <w:rPr>
                <w:del w:id="1615" w:author="Fa'te" w:date="2026-09-18T16:13:16Z"/>
              </w:rPr>
            </w:pPr>
            <w:del w:id="1616" w:author="Fa'te" w:date="2026-09-18T16:13:16Z">
              <w:r>
                <w:rPr>
                  <w:rFonts w:ascii="Times New Roman" w:hAnsi="Times New Roman" w:eastAsia="宋体" w:cs="Times New Roman"/>
                  <w:b/>
                  <w:color w:val="000000"/>
                  <w:sz w:val="16"/>
                </w:rPr>
                <w:delText>12.89</w:delText>
              </w:r>
            </w:del>
          </w:p>
        </w:tc>
        <w:tc>
          <w:tcPr>
            <w:tcW w:w="557" w:type="dxa"/>
            <w:gridSpan w:val="2"/>
            <w:tcBorders>
              <w:bottom w:val="single" w:color="000000" w:sz="10" w:space="0"/>
            </w:tcBorders>
            <w:vAlign w:val="center"/>
          </w:tcPr>
          <w:p w14:paraId="7A0FBB26">
            <w:pPr>
              <w:keepNext w:val="0"/>
              <w:keepLines/>
              <w:spacing w:before="0" w:after="0" w:line="264" w:lineRule="auto"/>
              <w:ind w:left="0" w:right="0" w:firstLine="0"/>
              <w:jc w:val="center"/>
              <w:rPr>
                <w:del w:id="1617" w:author="Fa'te" w:date="2026-09-18T16:13:16Z"/>
              </w:rPr>
            </w:pPr>
            <w:del w:id="1618" w:author="Fa'te" w:date="2026-09-18T16:13:16Z">
              <w:r>
                <w:rPr>
                  <w:rFonts w:ascii="Times New Roman" w:hAnsi="Times New Roman" w:eastAsia="宋体" w:cs="Times New Roman"/>
                  <w:b/>
                  <w:color w:val="000000"/>
                  <w:sz w:val="16"/>
                </w:rPr>
                <w:delText>84.60</w:delText>
              </w:r>
            </w:del>
          </w:p>
        </w:tc>
        <w:tc>
          <w:tcPr>
            <w:tcW w:w="557" w:type="dxa"/>
            <w:gridSpan w:val="2"/>
            <w:tcBorders>
              <w:bottom w:val="single" w:color="000000" w:sz="10" w:space="0"/>
            </w:tcBorders>
            <w:vAlign w:val="center"/>
          </w:tcPr>
          <w:p w14:paraId="05D8F258">
            <w:pPr>
              <w:keepNext w:val="0"/>
              <w:keepLines/>
              <w:spacing w:before="0" w:after="0" w:line="264" w:lineRule="auto"/>
              <w:ind w:left="0" w:right="0" w:firstLine="0"/>
              <w:jc w:val="center"/>
              <w:rPr>
                <w:del w:id="1619" w:author="Fa'te" w:date="2026-09-18T16:13:16Z"/>
              </w:rPr>
            </w:pPr>
            <w:del w:id="1620" w:author="Fa'te" w:date="2026-09-18T16:13:16Z">
              <w:r>
                <w:rPr>
                  <w:rFonts w:ascii="Times New Roman" w:hAnsi="Times New Roman" w:eastAsia="宋体" w:cs="Times New Roman"/>
                  <w:b/>
                  <w:color w:val="000000"/>
                  <w:sz w:val="16"/>
                </w:rPr>
                <w:delText>48.04</w:delText>
              </w:r>
            </w:del>
          </w:p>
        </w:tc>
        <w:tc>
          <w:tcPr>
            <w:tcW w:w="557" w:type="dxa"/>
            <w:gridSpan w:val="2"/>
            <w:tcBorders>
              <w:bottom w:val="single" w:color="000000" w:sz="10" w:space="0"/>
            </w:tcBorders>
            <w:vAlign w:val="center"/>
          </w:tcPr>
          <w:p w14:paraId="1C19A945">
            <w:pPr>
              <w:keepNext w:val="0"/>
              <w:keepLines/>
              <w:spacing w:before="0" w:after="0" w:line="264" w:lineRule="auto"/>
              <w:ind w:left="0" w:right="0" w:firstLine="0"/>
              <w:jc w:val="center"/>
              <w:rPr>
                <w:del w:id="1621" w:author="Fa'te" w:date="2026-09-18T16:13:16Z"/>
              </w:rPr>
            </w:pPr>
            <w:del w:id="1622" w:author="Fa'te" w:date="2026-09-18T16:13:16Z">
              <w:r>
                <w:rPr>
                  <w:rFonts w:ascii="Times New Roman" w:hAnsi="Times New Roman" w:eastAsia="宋体" w:cs="Times New Roman"/>
                  <w:b/>
                  <w:color w:val="000000"/>
                  <w:sz w:val="16"/>
                </w:rPr>
                <w:delText>61.28</w:delText>
              </w:r>
            </w:del>
          </w:p>
        </w:tc>
        <w:tc>
          <w:tcPr>
            <w:tcW w:w="557" w:type="dxa"/>
            <w:gridSpan w:val="2"/>
            <w:tcBorders>
              <w:bottom w:val="single" w:color="000000" w:sz="10" w:space="0"/>
            </w:tcBorders>
            <w:vAlign w:val="center"/>
          </w:tcPr>
          <w:p w14:paraId="01295E3B">
            <w:pPr>
              <w:keepNext w:val="0"/>
              <w:keepLines/>
              <w:spacing w:before="0" w:after="0" w:line="264" w:lineRule="auto"/>
              <w:ind w:left="0" w:right="0" w:firstLine="0"/>
              <w:jc w:val="center"/>
              <w:rPr>
                <w:del w:id="1623" w:author="Fa'te" w:date="2026-09-18T16:13:16Z"/>
              </w:rPr>
            </w:pPr>
            <w:del w:id="1624" w:author="Fa'te" w:date="2026-09-18T16:13:16Z">
              <w:r>
                <w:rPr>
                  <w:rFonts w:ascii="Times New Roman" w:hAnsi="Times New Roman" w:eastAsia="宋体" w:cs="Times New Roman"/>
                  <w:b/>
                  <w:color w:val="000000"/>
                  <w:sz w:val="16"/>
                </w:rPr>
                <w:delText>51.74</w:delText>
              </w:r>
            </w:del>
          </w:p>
        </w:tc>
        <w:tc>
          <w:tcPr>
            <w:tcW w:w="557" w:type="dxa"/>
            <w:gridSpan w:val="2"/>
            <w:tcBorders>
              <w:bottom w:val="single" w:color="000000" w:sz="10" w:space="0"/>
            </w:tcBorders>
            <w:vAlign w:val="center"/>
          </w:tcPr>
          <w:p w14:paraId="4347C570">
            <w:pPr>
              <w:keepNext w:val="0"/>
              <w:keepLines/>
              <w:spacing w:before="0" w:after="0" w:line="264" w:lineRule="auto"/>
              <w:ind w:left="0" w:right="0" w:firstLine="0"/>
              <w:jc w:val="center"/>
              <w:rPr>
                <w:del w:id="1625" w:author="Fa'te" w:date="2026-09-18T16:13:16Z"/>
              </w:rPr>
            </w:pPr>
            <w:del w:id="1626" w:author="Fa'te" w:date="2026-09-18T16:13:16Z">
              <w:r>
                <w:rPr>
                  <w:rFonts w:ascii="Times New Roman" w:hAnsi="Times New Roman" w:eastAsia="宋体" w:cs="Times New Roman"/>
                  <w:b/>
                  <w:color w:val="000000"/>
                  <w:sz w:val="16"/>
                </w:rPr>
                <w:delText>44.10</w:delText>
              </w:r>
            </w:del>
          </w:p>
        </w:tc>
        <w:tc>
          <w:tcPr>
            <w:tcW w:w="557" w:type="dxa"/>
            <w:gridSpan w:val="2"/>
            <w:tcBorders>
              <w:bottom w:val="single" w:color="000000" w:sz="10" w:space="0"/>
            </w:tcBorders>
            <w:vAlign w:val="center"/>
          </w:tcPr>
          <w:p w14:paraId="7910F8F5">
            <w:pPr>
              <w:keepNext w:val="0"/>
              <w:keepLines/>
              <w:spacing w:before="0" w:after="0" w:line="264" w:lineRule="auto"/>
              <w:ind w:left="0" w:right="0" w:firstLine="0"/>
              <w:jc w:val="center"/>
              <w:rPr>
                <w:del w:id="1627" w:author="Fa'te" w:date="2026-09-18T16:13:16Z"/>
              </w:rPr>
            </w:pPr>
            <w:del w:id="1628" w:author="Fa'te" w:date="2026-09-18T16:13:16Z">
              <w:r>
                <w:rPr>
                  <w:rFonts w:ascii="Times New Roman" w:hAnsi="Times New Roman" w:eastAsia="宋体" w:cs="Times New Roman"/>
                  <w:b/>
                  <w:color w:val="000000"/>
                  <w:sz w:val="16"/>
                </w:rPr>
                <w:delText>24.43</w:delText>
              </w:r>
            </w:del>
          </w:p>
        </w:tc>
        <w:tc>
          <w:tcPr>
            <w:tcW w:w="557" w:type="dxa"/>
            <w:gridSpan w:val="2"/>
            <w:tcBorders>
              <w:bottom w:val="single" w:color="000000" w:sz="10" w:space="0"/>
            </w:tcBorders>
            <w:vAlign w:val="center"/>
          </w:tcPr>
          <w:p w14:paraId="69C7A0CB">
            <w:pPr>
              <w:keepNext w:val="0"/>
              <w:keepLines/>
              <w:spacing w:before="0" w:after="0" w:line="264" w:lineRule="auto"/>
              <w:ind w:left="0" w:right="0" w:firstLine="0"/>
              <w:jc w:val="center"/>
              <w:rPr>
                <w:del w:id="1629" w:author="Fa'te" w:date="2026-09-18T16:13:16Z"/>
              </w:rPr>
            </w:pPr>
            <w:del w:id="1630" w:author="Fa'te" w:date="2026-09-18T16:13:16Z">
              <w:r>
                <w:rPr>
                  <w:rFonts w:ascii="Times New Roman" w:hAnsi="Times New Roman" w:eastAsia="宋体" w:cs="Times New Roman"/>
                  <w:b/>
                  <w:color w:val="000000"/>
                  <w:sz w:val="16"/>
                </w:rPr>
                <w:delText>31.44</w:delText>
              </w:r>
            </w:del>
          </w:p>
        </w:tc>
        <w:tc>
          <w:tcPr>
            <w:tcW w:w="557" w:type="dxa"/>
            <w:gridSpan w:val="3"/>
            <w:tcBorders>
              <w:bottom w:val="single" w:color="000000" w:sz="10" w:space="0"/>
            </w:tcBorders>
            <w:vAlign w:val="center"/>
          </w:tcPr>
          <w:p w14:paraId="0FEF395A">
            <w:pPr>
              <w:keepNext w:val="0"/>
              <w:keepLines/>
              <w:spacing w:before="0" w:after="0" w:line="264" w:lineRule="auto"/>
              <w:ind w:left="0" w:right="0" w:firstLine="0"/>
              <w:jc w:val="center"/>
              <w:rPr>
                <w:del w:id="1631" w:author="Fa'te" w:date="2026-09-18T16:13:16Z"/>
              </w:rPr>
            </w:pPr>
            <w:del w:id="1632" w:author="Fa'te" w:date="2026-09-18T16:13:16Z">
              <w:r>
                <w:rPr>
                  <w:rFonts w:ascii="Times New Roman" w:hAnsi="Times New Roman" w:eastAsia="宋体" w:cs="Times New Roman"/>
                  <w:b/>
                  <w:color w:val="000000"/>
                  <w:sz w:val="16"/>
                </w:rPr>
                <w:delText>25.21</w:delText>
              </w:r>
            </w:del>
          </w:p>
        </w:tc>
      </w:tr>
      <w:tr w14:paraId="16DF2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3" w:type="dxa"/>
          <w:cantSplit/>
          <w:tblHeader/>
          <w:jc w:val="center"/>
          <w:ins w:id="1633" w:author="Fa'te" w:date="2026-09-18T16:13:16Z"/>
        </w:trPr>
        <w:tc>
          <w:tcPr>
            <w:tcW w:w="1843" w:type="dxa"/>
            <w:gridSpan w:val="5"/>
            <w:vMerge w:val="restart"/>
            <w:tcBorders>
              <w:top w:val="single" w:color="000000" w:sz="10" w:space="0"/>
              <w:bottom w:val="single" w:color="000000" w:sz="6" w:space="0"/>
            </w:tcBorders>
            <w:vAlign w:val="center"/>
          </w:tcPr>
          <w:p w14:paraId="543C583B">
            <w:pPr>
              <w:keepNext/>
              <w:keepLines/>
              <w:spacing w:before="0" w:after="0" w:line="252" w:lineRule="auto"/>
              <w:ind w:left="0" w:right="0" w:firstLine="0"/>
              <w:jc w:val="center"/>
              <w:rPr>
                <w:ins w:id="1634" w:author="Fa'te" w:date="2026-09-18T16:13:16Z"/>
              </w:rPr>
            </w:pPr>
            <w:ins w:id="1635" w:author="Fa'te" w:date="2026-09-18T16:13:16Z">
              <w:r>
                <w:rPr>
                  <w:rFonts w:ascii="Times New Roman" w:hAnsi="Times New Roman" w:eastAsia="宋体" w:cs="Times New Roman"/>
                  <w:b/>
                  <w:i w:val="0"/>
                  <w:color w:val="000000"/>
                  <w:sz w:val="17"/>
                </w:rPr>
                <w:t>模型配置</w:t>
              </w:r>
            </w:ins>
          </w:p>
        </w:tc>
        <w:tc>
          <w:tcPr>
            <w:tcW w:w="2156" w:type="dxa"/>
            <w:gridSpan w:val="8"/>
            <w:tcBorders>
              <w:top w:val="single" w:color="000000" w:sz="10" w:space="0"/>
            </w:tcBorders>
            <w:vAlign w:val="center"/>
          </w:tcPr>
          <w:p w14:paraId="68A1CEED">
            <w:pPr>
              <w:keepNext/>
              <w:keepLines/>
              <w:spacing w:before="0" w:after="0" w:line="252" w:lineRule="auto"/>
              <w:ind w:left="0" w:right="0" w:firstLine="0"/>
              <w:jc w:val="center"/>
              <w:rPr>
                <w:ins w:id="1636" w:author="Fa'te" w:date="2026-09-18T16:13:16Z"/>
              </w:rPr>
            </w:pPr>
            <w:ins w:id="1637" w:author="Fa'te" w:date="2026-09-18T16:13:16Z">
              <w:r>
                <w:rPr>
                  <w:rFonts w:ascii="Times New Roman" w:hAnsi="Times New Roman" w:eastAsia="宋体" w:cs="Times New Roman"/>
                  <w:b/>
                  <w:i w:val="0"/>
                  <w:color w:val="000000"/>
                  <w:sz w:val="17"/>
                </w:rPr>
                <w:t>VGGSound-GZSL</w:t>
              </w:r>
            </w:ins>
            <w:ins w:id="1638" w:author="Fa'te" w:date="2026-09-18T16:13:16Z">
              <w:r>
                <w:rPr>
                  <w:rFonts w:ascii="Times New Roman" w:hAnsi="Times New Roman" w:eastAsia="宋体" w:cs="Times New Roman"/>
                  <w:b/>
                  <w:i/>
                  <w:color w:val="000000"/>
                  <w:sz w:val="17"/>
                  <w:vertAlign w:val="superscript"/>
                </w:rPr>
                <w:t>cls</w:t>
              </w:r>
            </w:ins>
          </w:p>
        </w:tc>
        <w:tc>
          <w:tcPr>
            <w:tcW w:w="2156" w:type="dxa"/>
            <w:gridSpan w:val="8"/>
            <w:tcBorders>
              <w:top w:val="single" w:color="000000" w:sz="10" w:space="0"/>
            </w:tcBorders>
            <w:vAlign w:val="center"/>
          </w:tcPr>
          <w:p w14:paraId="2E901544">
            <w:pPr>
              <w:keepNext/>
              <w:keepLines/>
              <w:spacing w:before="0" w:after="0" w:line="252" w:lineRule="auto"/>
              <w:ind w:left="0" w:right="0" w:firstLine="0"/>
              <w:jc w:val="center"/>
              <w:rPr>
                <w:ins w:id="1639" w:author="Fa'te" w:date="2026-09-18T16:13:16Z"/>
              </w:rPr>
            </w:pPr>
            <w:ins w:id="1640" w:author="Fa'te" w:date="2026-09-18T16:13:16Z">
              <w:r>
                <w:rPr>
                  <w:rFonts w:ascii="Times New Roman" w:hAnsi="Times New Roman" w:eastAsia="宋体" w:cs="Times New Roman"/>
                  <w:b/>
                  <w:i w:val="0"/>
                  <w:color w:val="000000"/>
                  <w:sz w:val="17"/>
                </w:rPr>
                <w:t>UCF-GZSL</w:t>
              </w:r>
            </w:ins>
            <w:ins w:id="1641" w:author="Fa'te" w:date="2026-09-18T16:13:16Z">
              <w:r>
                <w:rPr>
                  <w:rFonts w:ascii="Times New Roman" w:hAnsi="Times New Roman" w:eastAsia="宋体" w:cs="Times New Roman"/>
                  <w:b/>
                  <w:i/>
                  <w:color w:val="000000"/>
                  <w:sz w:val="17"/>
                  <w:vertAlign w:val="superscript"/>
                </w:rPr>
                <w:t>cls</w:t>
              </w:r>
            </w:ins>
          </w:p>
        </w:tc>
        <w:tc>
          <w:tcPr>
            <w:tcW w:w="2156" w:type="dxa"/>
            <w:gridSpan w:val="7"/>
            <w:tcBorders>
              <w:top w:val="single" w:color="000000" w:sz="10" w:space="0"/>
            </w:tcBorders>
            <w:vAlign w:val="center"/>
          </w:tcPr>
          <w:p w14:paraId="7F0DEDB0">
            <w:pPr>
              <w:keepNext/>
              <w:keepLines/>
              <w:spacing w:before="0" w:after="0" w:line="252" w:lineRule="auto"/>
              <w:ind w:left="0" w:right="0" w:firstLine="0"/>
              <w:jc w:val="center"/>
              <w:rPr>
                <w:ins w:id="1642" w:author="Fa'te" w:date="2026-09-18T16:13:16Z"/>
              </w:rPr>
            </w:pPr>
            <w:ins w:id="1643" w:author="Fa'te" w:date="2026-09-18T16:13:16Z">
              <w:r>
                <w:rPr>
                  <w:rFonts w:ascii="Times New Roman" w:hAnsi="Times New Roman" w:eastAsia="宋体" w:cs="Times New Roman"/>
                  <w:b/>
                  <w:i w:val="0"/>
                  <w:color w:val="000000"/>
                  <w:sz w:val="17"/>
                </w:rPr>
                <w:t>ActivityNet-GZSL</w:t>
              </w:r>
            </w:ins>
            <w:ins w:id="1644" w:author="Fa'te" w:date="2026-09-18T16:13:16Z">
              <w:r>
                <w:rPr>
                  <w:rFonts w:ascii="Times New Roman" w:hAnsi="Times New Roman" w:eastAsia="宋体" w:cs="Times New Roman"/>
                  <w:b/>
                  <w:i/>
                  <w:color w:val="000000"/>
                  <w:sz w:val="17"/>
                  <w:vertAlign w:val="superscript"/>
                </w:rPr>
                <w:t>cls</w:t>
              </w:r>
            </w:ins>
          </w:p>
        </w:tc>
      </w:tr>
      <w:tr w14:paraId="1AC6F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3" w:type="dxa"/>
          <w:cantSplit/>
          <w:tblHeader/>
          <w:jc w:val="center"/>
          <w:ins w:id="1645" w:author="Fa'te" w:date="2026-09-18T16:13:16Z"/>
        </w:trPr>
        <w:tc>
          <w:tcPr>
            <w:tcW w:w="1843" w:type="dxa"/>
            <w:gridSpan w:val="5"/>
            <w:vMerge w:val="continue"/>
            <w:vAlign w:val="center"/>
          </w:tcPr>
          <w:p w14:paraId="03FC13F1">
            <w:pPr>
              <w:keepNext/>
              <w:keepLines/>
              <w:spacing w:before="0" w:after="0" w:line="252" w:lineRule="auto"/>
              <w:ind w:left="0" w:right="0" w:firstLine="0"/>
              <w:jc w:val="center"/>
              <w:rPr>
                <w:ins w:id="1646" w:author="Fa'te" w:date="2026-09-18T16:13:16Z"/>
              </w:rPr>
            </w:pPr>
          </w:p>
        </w:tc>
        <w:tc>
          <w:tcPr>
            <w:tcW w:w="539" w:type="dxa"/>
            <w:gridSpan w:val="2"/>
            <w:tcBorders>
              <w:bottom w:val="single" w:color="000000" w:sz="6" w:space="0"/>
            </w:tcBorders>
            <w:vAlign w:val="center"/>
          </w:tcPr>
          <w:p w14:paraId="5910A1C6">
            <w:pPr>
              <w:keepNext/>
              <w:keepLines/>
              <w:spacing w:before="0" w:after="0" w:line="252" w:lineRule="auto"/>
              <w:ind w:left="0" w:right="0" w:firstLine="0"/>
              <w:jc w:val="center"/>
              <w:rPr>
                <w:ins w:id="1647" w:author="Fa'te" w:date="2026-09-18T16:13:16Z"/>
              </w:rPr>
            </w:pPr>
            <w:ins w:id="1648" w:author="Fa'te" w:date="2026-09-18T16:13:16Z">
              <w:r>
                <w:rPr>
                  <w:rFonts w:ascii="Times New Roman" w:hAnsi="Times New Roman" w:eastAsia="宋体" w:cs="Times New Roman"/>
                  <w:b/>
                  <w:i w:val="0"/>
                  <w:color w:val="000000"/>
                  <w:sz w:val="17"/>
                </w:rPr>
                <w:t>S</w:t>
              </w:r>
            </w:ins>
          </w:p>
        </w:tc>
        <w:tc>
          <w:tcPr>
            <w:tcW w:w="539" w:type="dxa"/>
            <w:gridSpan w:val="2"/>
            <w:tcBorders>
              <w:bottom w:val="single" w:color="000000" w:sz="6" w:space="0"/>
            </w:tcBorders>
            <w:vAlign w:val="center"/>
          </w:tcPr>
          <w:p w14:paraId="35B174B1">
            <w:pPr>
              <w:keepNext/>
              <w:keepLines/>
              <w:spacing w:before="0" w:after="0" w:line="252" w:lineRule="auto"/>
              <w:ind w:left="0" w:right="0" w:firstLine="0"/>
              <w:jc w:val="center"/>
              <w:rPr>
                <w:ins w:id="1649" w:author="Fa'te" w:date="2026-09-18T16:13:16Z"/>
              </w:rPr>
            </w:pPr>
            <w:ins w:id="1650" w:author="Fa'te" w:date="2026-09-18T16:13:16Z">
              <w:r>
                <w:rPr>
                  <w:rFonts w:ascii="Times New Roman" w:hAnsi="Times New Roman" w:eastAsia="宋体" w:cs="Times New Roman"/>
                  <w:b/>
                  <w:i w:val="0"/>
                  <w:color w:val="000000"/>
                  <w:sz w:val="17"/>
                </w:rPr>
                <w:t>U</w:t>
              </w:r>
            </w:ins>
          </w:p>
        </w:tc>
        <w:tc>
          <w:tcPr>
            <w:tcW w:w="539" w:type="dxa"/>
            <w:gridSpan w:val="2"/>
            <w:tcBorders>
              <w:bottom w:val="single" w:color="000000" w:sz="6" w:space="0"/>
            </w:tcBorders>
            <w:vAlign w:val="center"/>
          </w:tcPr>
          <w:p w14:paraId="1A8257B9">
            <w:pPr>
              <w:keepNext/>
              <w:keepLines/>
              <w:spacing w:before="0" w:after="0" w:line="252" w:lineRule="auto"/>
              <w:ind w:left="0" w:right="0" w:firstLine="0"/>
              <w:jc w:val="center"/>
              <w:rPr>
                <w:ins w:id="1651" w:author="Fa'te" w:date="2026-09-18T16:13:16Z"/>
              </w:rPr>
            </w:pPr>
            <w:ins w:id="1652" w:author="Fa'te" w:date="2026-09-18T16:13:16Z">
              <w:r>
                <w:rPr>
                  <w:rFonts w:ascii="Times New Roman" w:hAnsi="Times New Roman" w:eastAsia="宋体" w:cs="Times New Roman"/>
                  <w:b/>
                  <w:i w:val="0"/>
                  <w:color w:val="000000"/>
                  <w:sz w:val="17"/>
                </w:rPr>
                <w:t>HM</w:t>
              </w:r>
            </w:ins>
          </w:p>
        </w:tc>
        <w:tc>
          <w:tcPr>
            <w:tcW w:w="539" w:type="dxa"/>
            <w:gridSpan w:val="2"/>
            <w:tcBorders>
              <w:bottom w:val="single" w:color="000000" w:sz="6" w:space="0"/>
            </w:tcBorders>
            <w:vAlign w:val="center"/>
          </w:tcPr>
          <w:p w14:paraId="554AC40B">
            <w:pPr>
              <w:keepNext/>
              <w:keepLines/>
              <w:spacing w:before="0" w:after="0" w:line="252" w:lineRule="auto"/>
              <w:ind w:left="0" w:right="0" w:firstLine="0"/>
              <w:jc w:val="center"/>
              <w:rPr>
                <w:ins w:id="1653" w:author="Fa'te" w:date="2026-09-18T16:13:16Z"/>
              </w:rPr>
            </w:pPr>
            <w:ins w:id="1654" w:author="Fa'te" w:date="2026-09-18T16:13:16Z">
              <w:r>
                <w:rPr>
                  <w:rFonts w:ascii="Times New Roman" w:hAnsi="Times New Roman" w:eastAsia="宋体" w:cs="Times New Roman"/>
                  <w:b/>
                  <w:i w:val="0"/>
                  <w:color w:val="000000"/>
                  <w:sz w:val="17"/>
                </w:rPr>
                <w:t>ZSL</w:t>
              </w:r>
            </w:ins>
          </w:p>
        </w:tc>
        <w:tc>
          <w:tcPr>
            <w:tcW w:w="539" w:type="dxa"/>
            <w:gridSpan w:val="2"/>
            <w:tcBorders>
              <w:bottom w:val="single" w:color="000000" w:sz="6" w:space="0"/>
            </w:tcBorders>
            <w:vAlign w:val="center"/>
          </w:tcPr>
          <w:p w14:paraId="78DA56F7">
            <w:pPr>
              <w:keepNext/>
              <w:keepLines/>
              <w:spacing w:before="0" w:after="0" w:line="252" w:lineRule="auto"/>
              <w:ind w:left="0" w:right="0" w:firstLine="0"/>
              <w:jc w:val="center"/>
              <w:rPr>
                <w:ins w:id="1655" w:author="Fa'te" w:date="2026-09-18T16:13:16Z"/>
              </w:rPr>
            </w:pPr>
            <w:ins w:id="1656" w:author="Fa'te" w:date="2026-09-18T16:13:16Z">
              <w:r>
                <w:rPr>
                  <w:rFonts w:ascii="Times New Roman" w:hAnsi="Times New Roman" w:eastAsia="宋体" w:cs="Times New Roman"/>
                  <w:b/>
                  <w:i w:val="0"/>
                  <w:color w:val="000000"/>
                  <w:sz w:val="17"/>
                </w:rPr>
                <w:t>S</w:t>
              </w:r>
            </w:ins>
          </w:p>
        </w:tc>
        <w:tc>
          <w:tcPr>
            <w:tcW w:w="539" w:type="dxa"/>
            <w:gridSpan w:val="2"/>
            <w:tcBorders>
              <w:bottom w:val="single" w:color="000000" w:sz="6" w:space="0"/>
            </w:tcBorders>
            <w:vAlign w:val="center"/>
          </w:tcPr>
          <w:p w14:paraId="72B3E9F8">
            <w:pPr>
              <w:keepNext/>
              <w:keepLines/>
              <w:spacing w:before="0" w:after="0" w:line="252" w:lineRule="auto"/>
              <w:ind w:left="0" w:right="0" w:firstLine="0"/>
              <w:jc w:val="center"/>
              <w:rPr>
                <w:ins w:id="1657" w:author="Fa'te" w:date="2026-09-18T16:13:16Z"/>
              </w:rPr>
            </w:pPr>
            <w:ins w:id="1658" w:author="Fa'te" w:date="2026-09-18T16:13:16Z">
              <w:r>
                <w:rPr>
                  <w:rFonts w:ascii="Times New Roman" w:hAnsi="Times New Roman" w:eastAsia="宋体" w:cs="Times New Roman"/>
                  <w:b/>
                  <w:i w:val="0"/>
                  <w:color w:val="000000"/>
                  <w:sz w:val="17"/>
                </w:rPr>
                <w:t>U</w:t>
              </w:r>
            </w:ins>
          </w:p>
        </w:tc>
        <w:tc>
          <w:tcPr>
            <w:tcW w:w="539" w:type="dxa"/>
            <w:gridSpan w:val="2"/>
            <w:tcBorders>
              <w:bottom w:val="single" w:color="000000" w:sz="6" w:space="0"/>
            </w:tcBorders>
            <w:vAlign w:val="center"/>
          </w:tcPr>
          <w:p w14:paraId="3F631D13">
            <w:pPr>
              <w:keepNext/>
              <w:keepLines/>
              <w:spacing w:before="0" w:after="0" w:line="252" w:lineRule="auto"/>
              <w:ind w:left="0" w:right="0" w:firstLine="0"/>
              <w:jc w:val="center"/>
              <w:rPr>
                <w:ins w:id="1659" w:author="Fa'te" w:date="2026-09-18T16:13:16Z"/>
              </w:rPr>
            </w:pPr>
            <w:ins w:id="1660" w:author="Fa'te" w:date="2026-09-18T16:13:16Z">
              <w:r>
                <w:rPr>
                  <w:rFonts w:ascii="Times New Roman" w:hAnsi="Times New Roman" w:eastAsia="宋体" w:cs="Times New Roman"/>
                  <w:b/>
                  <w:i w:val="0"/>
                  <w:color w:val="000000"/>
                  <w:sz w:val="17"/>
                </w:rPr>
                <w:t>HM</w:t>
              </w:r>
            </w:ins>
          </w:p>
        </w:tc>
        <w:tc>
          <w:tcPr>
            <w:tcW w:w="539" w:type="dxa"/>
            <w:gridSpan w:val="2"/>
            <w:tcBorders>
              <w:bottom w:val="single" w:color="000000" w:sz="6" w:space="0"/>
            </w:tcBorders>
            <w:vAlign w:val="center"/>
          </w:tcPr>
          <w:p w14:paraId="50D2E76D">
            <w:pPr>
              <w:keepNext/>
              <w:keepLines/>
              <w:spacing w:before="0" w:after="0" w:line="252" w:lineRule="auto"/>
              <w:ind w:left="0" w:right="0" w:firstLine="0"/>
              <w:jc w:val="center"/>
              <w:rPr>
                <w:ins w:id="1661" w:author="Fa'te" w:date="2026-09-18T16:13:16Z"/>
              </w:rPr>
            </w:pPr>
            <w:ins w:id="1662" w:author="Fa'te" w:date="2026-09-18T16:13:16Z">
              <w:r>
                <w:rPr>
                  <w:rFonts w:ascii="Times New Roman" w:hAnsi="Times New Roman" w:eastAsia="宋体" w:cs="Times New Roman"/>
                  <w:b/>
                  <w:i w:val="0"/>
                  <w:color w:val="000000"/>
                  <w:sz w:val="17"/>
                </w:rPr>
                <w:t>ZSL</w:t>
              </w:r>
            </w:ins>
          </w:p>
        </w:tc>
        <w:tc>
          <w:tcPr>
            <w:tcW w:w="539" w:type="dxa"/>
            <w:gridSpan w:val="2"/>
            <w:tcBorders>
              <w:bottom w:val="single" w:color="000000" w:sz="6" w:space="0"/>
            </w:tcBorders>
            <w:vAlign w:val="center"/>
          </w:tcPr>
          <w:p w14:paraId="77BACAAA">
            <w:pPr>
              <w:keepNext/>
              <w:keepLines/>
              <w:spacing w:before="0" w:after="0" w:line="252" w:lineRule="auto"/>
              <w:ind w:left="0" w:right="0" w:firstLine="0"/>
              <w:jc w:val="center"/>
              <w:rPr>
                <w:ins w:id="1663" w:author="Fa'te" w:date="2026-09-18T16:13:16Z"/>
              </w:rPr>
            </w:pPr>
            <w:ins w:id="1664" w:author="Fa'te" w:date="2026-09-18T16:13:16Z">
              <w:r>
                <w:rPr>
                  <w:rFonts w:ascii="Times New Roman" w:hAnsi="Times New Roman" w:eastAsia="宋体" w:cs="Times New Roman"/>
                  <w:b/>
                  <w:i w:val="0"/>
                  <w:color w:val="000000"/>
                  <w:sz w:val="17"/>
                </w:rPr>
                <w:t>S</w:t>
              </w:r>
            </w:ins>
          </w:p>
        </w:tc>
        <w:tc>
          <w:tcPr>
            <w:tcW w:w="539" w:type="dxa"/>
            <w:gridSpan w:val="2"/>
            <w:tcBorders>
              <w:bottom w:val="single" w:color="000000" w:sz="6" w:space="0"/>
            </w:tcBorders>
            <w:vAlign w:val="center"/>
          </w:tcPr>
          <w:p w14:paraId="210C22F2">
            <w:pPr>
              <w:keepNext/>
              <w:keepLines/>
              <w:spacing w:before="0" w:after="0" w:line="252" w:lineRule="auto"/>
              <w:ind w:left="0" w:right="0" w:firstLine="0"/>
              <w:jc w:val="center"/>
              <w:rPr>
                <w:ins w:id="1665" w:author="Fa'te" w:date="2026-09-18T16:13:16Z"/>
              </w:rPr>
            </w:pPr>
            <w:ins w:id="1666" w:author="Fa'te" w:date="2026-09-18T16:13:16Z">
              <w:r>
                <w:rPr>
                  <w:rFonts w:ascii="Times New Roman" w:hAnsi="Times New Roman" w:eastAsia="宋体" w:cs="Times New Roman"/>
                  <w:b/>
                  <w:i w:val="0"/>
                  <w:color w:val="000000"/>
                  <w:sz w:val="17"/>
                </w:rPr>
                <w:t>U</w:t>
              </w:r>
            </w:ins>
          </w:p>
        </w:tc>
        <w:tc>
          <w:tcPr>
            <w:tcW w:w="539" w:type="dxa"/>
            <w:gridSpan w:val="2"/>
            <w:tcBorders>
              <w:bottom w:val="single" w:color="000000" w:sz="6" w:space="0"/>
            </w:tcBorders>
            <w:vAlign w:val="center"/>
          </w:tcPr>
          <w:p w14:paraId="2436DA0E">
            <w:pPr>
              <w:keepNext/>
              <w:keepLines/>
              <w:spacing w:before="0" w:after="0" w:line="252" w:lineRule="auto"/>
              <w:ind w:left="0" w:right="0" w:firstLine="0"/>
              <w:jc w:val="center"/>
              <w:rPr>
                <w:ins w:id="1667" w:author="Fa'te" w:date="2026-09-18T16:13:16Z"/>
              </w:rPr>
            </w:pPr>
            <w:ins w:id="1668" w:author="Fa'te" w:date="2026-09-18T16:13:16Z">
              <w:r>
                <w:rPr>
                  <w:rFonts w:ascii="Times New Roman" w:hAnsi="Times New Roman" w:eastAsia="宋体" w:cs="Times New Roman"/>
                  <w:b/>
                  <w:i w:val="0"/>
                  <w:color w:val="000000"/>
                  <w:sz w:val="17"/>
                </w:rPr>
                <w:t>HM</w:t>
              </w:r>
            </w:ins>
          </w:p>
        </w:tc>
        <w:tc>
          <w:tcPr>
            <w:tcW w:w="539" w:type="dxa"/>
            <w:tcBorders>
              <w:bottom w:val="single" w:color="000000" w:sz="6" w:space="0"/>
            </w:tcBorders>
            <w:vAlign w:val="center"/>
          </w:tcPr>
          <w:p w14:paraId="26749D49">
            <w:pPr>
              <w:keepNext/>
              <w:keepLines/>
              <w:spacing w:before="0" w:after="0" w:line="252" w:lineRule="auto"/>
              <w:ind w:left="0" w:right="0" w:firstLine="0"/>
              <w:jc w:val="center"/>
              <w:rPr>
                <w:ins w:id="1669" w:author="Fa'te" w:date="2026-09-18T16:13:16Z"/>
              </w:rPr>
            </w:pPr>
            <w:ins w:id="1670" w:author="Fa'te" w:date="2026-09-18T16:13:16Z">
              <w:r>
                <w:rPr>
                  <w:rFonts w:ascii="Times New Roman" w:hAnsi="Times New Roman" w:eastAsia="宋体" w:cs="Times New Roman"/>
                  <w:b/>
                  <w:i w:val="0"/>
                  <w:color w:val="000000"/>
                  <w:sz w:val="17"/>
                </w:rPr>
                <w:t>ZSL</w:t>
              </w:r>
            </w:ins>
          </w:p>
        </w:tc>
      </w:tr>
      <w:tr w14:paraId="3AA8F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3" w:type="dxa"/>
          <w:cantSplit/>
          <w:jc w:val="center"/>
          <w:ins w:id="1671" w:author="Fa'te" w:date="2026-09-18T16:13:16Z"/>
        </w:trPr>
        <w:tc>
          <w:tcPr>
            <w:tcW w:w="1843" w:type="dxa"/>
            <w:gridSpan w:val="5"/>
            <w:vAlign w:val="center"/>
          </w:tcPr>
          <w:p w14:paraId="389CE2C3">
            <w:pPr>
              <w:keepNext/>
              <w:keepLines/>
              <w:spacing w:before="0" w:after="0" w:line="252" w:lineRule="auto"/>
              <w:ind w:left="0" w:right="0" w:firstLine="0"/>
              <w:jc w:val="left"/>
              <w:rPr>
                <w:ins w:id="1672" w:author="Fa'te" w:date="2026-09-18T16:13:16Z"/>
              </w:rPr>
            </w:pPr>
            <w:ins w:id="1673" w:author="Fa'te" w:date="2026-09-18T16:13:16Z">
              <w:r>
                <w:rPr>
                  <w:rFonts w:ascii="Times New Roman" w:hAnsi="Times New Roman" w:eastAsia="宋体" w:cs="Times New Roman"/>
                  <w:b w:val="0"/>
                  <w:i w:val="0"/>
                  <w:color w:val="000000"/>
                  <w:sz w:val="17"/>
                </w:rPr>
                <w:t>w/o DSPO</w:t>
              </w:r>
            </w:ins>
          </w:p>
        </w:tc>
        <w:tc>
          <w:tcPr>
            <w:tcW w:w="539" w:type="dxa"/>
            <w:gridSpan w:val="2"/>
            <w:vAlign w:val="center"/>
          </w:tcPr>
          <w:p w14:paraId="22F2697C">
            <w:pPr>
              <w:keepNext/>
              <w:keepLines/>
              <w:spacing w:before="0" w:after="0" w:line="252" w:lineRule="auto"/>
              <w:ind w:left="0" w:right="0" w:firstLine="0"/>
              <w:jc w:val="center"/>
              <w:rPr>
                <w:ins w:id="1674" w:author="Fa'te" w:date="2026-09-18T16:13:16Z"/>
              </w:rPr>
            </w:pPr>
            <w:ins w:id="1675" w:author="Fa'te" w:date="2026-09-18T16:13:16Z">
              <w:r>
                <w:rPr>
                  <w:rFonts w:ascii="Times New Roman" w:hAnsi="Times New Roman" w:eastAsia="宋体" w:cs="Times New Roman"/>
                  <w:b w:val="0"/>
                  <w:i w:val="0"/>
                  <w:color w:val="000000"/>
                  <w:sz w:val="17"/>
                </w:rPr>
                <w:t>19.26</w:t>
              </w:r>
            </w:ins>
          </w:p>
        </w:tc>
        <w:tc>
          <w:tcPr>
            <w:tcW w:w="539" w:type="dxa"/>
            <w:gridSpan w:val="2"/>
            <w:vAlign w:val="center"/>
          </w:tcPr>
          <w:p w14:paraId="79D6CA94">
            <w:pPr>
              <w:keepNext/>
              <w:keepLines/>
              <w:spacing w:before="0" w:after="0" w:line="252" w:lineRule="auto"/>
              <w:ind w:left="0" w:right="0" w:firstLine="0"/>
              <w:jc w:val="center"/>
              <w:rPr>
                <w:ins w:id="1676" w:author="Fa'te" w:date="2026-09-18T16:13:16Z"/>
              </w:rPr>
            </w:pPr>
            <w:ins w:id="1677" w:author="Fa'te" w:date="2026-09-18T16:13:16Z">
              <w:r>
                <w:rPr>
                  <w:rFonts w:ascii="Times New Roman" w:hAnsi="Times New Roman" w:eastAsia="宋体" w:cs="Times New Roman"/>
                  <w:b w:val="0"/>
                  <w:i w:val="0"/>
                  <w:color w:val="000000"/>
                  <w:sz w:val="17"/>
                </w:rPr>
                <w:t>10.28</w:t>
              </w:r>
            </w:ins>
          </w:p>
        </w:tc>
        <w:tc>
          <w:tcPr>
            <w:tcW w:w="539" w:type="dxa"/>
            <w:gridSpan w:val="2"/>
            <w:vAlign w:val="center"/>
          </w:tcPr>
          <w:p w14:paraId="2FEB53B7">
            <w:pPr>
              <w:keepNext/>
              <w:keepLines/>
              <w:spacing w:before="0" w:after="0" w:line="252" w:lineRule="auto"/>
              <w:ind w:left="0" w:right="0" w:firstLine="0"/>
              <w:jc w:val="center"/>
              <w:rPr>
                <w:ins w:id="1678" w:author="Fa'te" w:date="2026-09-18T16:13:16Z"/>
              </w:rPr>
            </w:pPr>
            <w:ins w:id="1679" w:author="Fa'te" w:date="2026-09-18T16:13:16Z">
              <w:r>
                <w:rPr>
                  <w:rFonts w:ascii="Times New Roman" w:hAnsi="Times New Roman" w:eastAsia="宋体" w:cs="Times New Roman"/>
                  <w:b w:val="0"/>
                  <w:i w:val="0"/>
                  <w:color w:val="000000"/>
                  <w:sz w:val="17"/>
                </w:rPr>
                <w:t>13.41</w:t>
              </w:r>
            </w:ins>
          </w:p>
        </w:tc>
        <w:tc>
          <w:tcPr>
            <w:tcW w:w="539" w:type="dxa"/>
            <w:gridSpan w:val="2"/>
            <w:vAlign w:val="center"/>
          </w:tcPr>
          <w:p w14:paraId="3061C44F">
            <w:pPr>
              <w:keepNext/>
              <w:keepLines/>
              <w:spacing w:before="0" w:after="0" w:line="252" w:lineRule="auto"/>
              <w:ind w:left="0" w:right="0" w:firstLine="0"/>
              <w:jc w:val="center"/>
              <w:rPr>
                <w:ins w:id="1680" w:author="Fa'te" w:date="2026-09-18T16:13:16Z"/>
              </w:rPr>
            </w:pPr>
            <w:ins w:id="1681" w:author="Fa'te" w:date="2026-09-18T16:13:16Z">
              <w:r>
                <w:rPr>
                  <w:rFonts w:ascii="Times New Roman" w:hAnsi="Times New Roman" w:eastAsia="宋体" w:cs="Times New Roman"/>
                  <w:b w:val="0"/>
                  <w:i w:val="0"/>
                  <w:color w:val="000000"/>
                  <w:sz w:val="17"/>
                </w:rPr>
                <w:t>9.86</w:t>
              </w:r>
            </w:ins>
          </w:p>
        </w:tc>
        <w:tc>
          <w:tcPr>
            <w:tcW w:w="539" w:type="dxa"/>
            <w:gridSpan w:val="2"/>
            <w:vAlign w:val="center"/>
          </w:tcPr>
          <w:p w14:paraId="16B602B9">
            <w:pPr>
              <w:keepNext/>
              <w:keepLines/>
              <w:spacing w:before="0" w:after="0" w:line="252" w:lineRule="auto"/>
              <w:ind w:left="0" w:right="0" w:firstLine="0"/>
              <w:jc w:val="center"/>
              <w:rPr>
                <w:ins w:id="1682" w:author="Fa'te" w:date="2026-09-18T16:13:16Z"/>
              </w:rPr>
            </w:pPr>
            <w:ins w:id="1683" w:author="Fa'te" w:date="2026-09-18T16:13:16Z">
              <w:r>
                <w:rPr>
                  <w:rFonts w:ascii="Times New Roman" w:hAnsi="Times New Roman" w:eastAsia="宋体" w:cs="Times New Roman"/>
                  <w:b w:val="0"/>
                  <w:i w:val="0"/>
                  <w:color w:val="000000"/>
                  <w:sz w:val="17"/>
                </w:rPr>
                <w:t>44.17</w:t>
              </w:r>
            </w:ins>
          </w:p>
        </w:tc>
        <w:tc>
          <w:tcPr>
            <w:tcW w:w="539" w:type="dxa"/>
            <w:gridSpan w:val="2"/>
            <w:vAlign w:val="center"/>
          </w:tcPr>
          <w:p w14:paraId="20FF6885">
            <w:pPr>
              <w:keepNext/>
              <w:keepLines/>
              <w:spacing w:before="0" w:after="0" w:line="252" w:lineRule="auto"/>
              <w:ind w:left="0" w:right="0" w:firstLine="0"/>
              <w:jc w:val="center"/>
              <w:rPr>
                <w:ins w:id="1684" w:author="Fa'te" w:date="2026-09-18T16:13:16Z"/>
              </w:rPr>
            </w:pPr>
            <w:ins w:id="1685" w:author="Fa'te" w:date="2026-09-18T16:13:16Z">
              <w:r>
                <w:rPr>
                  <w:rFonts w:ascii="Times New Roman" w:hAnsi="Times New Roman" w:eastAsia="宋体" w:cs="Times New Roman"/>
                  <w:b w:val="0"/>
                  <w:i w:val="0"/>
                  <w:color w:val="000000"/>
                  <w:sz w:val="17"/>
                </w:rPr>
                <w:t>42.37</w:t>
              </w:r>
            </w:ins>
          </w:p>
        </w:tc>
        <w:tc>
          <w:tcPr>
            <w:tcW w:w="539" w:type="dxa"/>
            <w:gridSpan w:val="2"/>
            <w:vAlign w:val="center"/>
          </w:tcPr>
          <w:p w14:paraId="4D30057E">
            <w:pPr>
              <w:keepNext/>
              <w:keepLines/>
              <w:spacing w:before="0" w:after="0" w:line="252" w:lineRule="auto"/>
              <w:ind w:left="0" w:right="0" w:firstLine="0"/>
              <w:jc w:val="center"/>
              <w:rPr>
                <w:ins w:id="1686" w:author="Fa'te" w:date="2026-09-18T16:13:16Z"/>
              </w:rPr>
            </w:pPr>
            <w:ins w:id="1687" w:author="Fa'te" w:date="2026-09-18T16:13:16Z">
              <w:r>
                <w:rPr>
                  <w:rFonts w:ascii="Times New Roman" w:hAnsi="Times New Roman" w:eastAsia="宋体" w:cs="Times New Roman"/>
                  <w:b w:val="0"/>
                  <w:i w:val="0"/>
                  <w:color w:val="000000"/>
                  <w:sz w:val="17"/>
                </w:rPr>
                <w:t>43.25</w:t>
              </w:r>
            </w:ins>
          </w:p>
        </w:tc>
        <w:tc>
          <w:tcPr>
            <w:tcW w:w="539" w:type="dxa"/>
            <w:gridSpan w:val="2"/>
            <w:vAlign w:val="center"/>
          </w:tcPr>
          <w:p w14:paraId="5A25DAA4">
            <w:pPr>
              <w:keepNext/>
              <w:keepLines/>
              <w:spacing w:before="0" w:after="0" w:line="252" w:lineRule="auto"/>
              <w:ind w:left="0" w:right="0" w:firstLine="0"/>
              <w:jc w:val="center"/>
              <w:rPr>
                <w:ins w:id="1688" w:author="Fa'te" w:date="2026-09-18T16:13:16Z"/>
              </w:rPr>
            </w:pPr>
            <w:ins w:id="1689" w:author="Fa'te" w:date="2026-09-18T16:13:16Z">
              <w:r>
                <w:rPr>
                  <w:rFonts w:ascii="Times New Roman" w:hAnsi="Times New Roman" w:eastAsia="宋体" w:cs="Times New Roman"/>
                  <w:b w:val="0"/>
                  <w:i w:val="0"/>
                  <w:color w:val="000000"/>
                  <w:sz w:val="17"/>
                </w:rPr>
                <w:t>46.27</w:t>
              </w:r>
            </w:ins>
          </w:p>
        </w:tc>
        <w:tc>
          <w:tcPr>
            <w:tcW w:w="539" w:type="dxa"/>
            <w:gridSpan w:val="2"/>
            <w:vAlign w:val="center"/>
          </w:tcPr>
          <w:p w14:paraId="6A3205EE">
            <w:pPr>
              <w:keepNext/>
              <w:keepLines/>
              <w:spacing w:before="0" w:after="0" w:line="252" w:lineRule="auto"/>
              <w:ind w:left="0" w:right="0" w:firstLine="0"/>
              <w:jc w:val="center"/>
              <w:rPr>
                <w:ins w:id="1690" w:author="Fa'te" w:date="2026-09-18T16:13:16Z"/>
              </w:rPr>
            </w:pPr>
            <w:ins w:id="1691" w:author="Fa'te" w:date="2026-09-18T16:13:16Z">
              <w:r>
                <w:rPr>
                  <w:rFonts w:ascii="Times New Roman" w:hAnsi="Times New Roman" w:eastAsia="宋体" w:cs="Times New Roman"/>
                  <w:b w:val="0"/>
                  <w:i w:val="0"/>
                  <w:color w:val="000000"/>
                  <w:sz w:val="17"/>
                </w:rPr>
                <w:t>12.36</w:t>
              </w:r>
            </w:ins>
          </w:p>
        </w:tc>
        <w:tc>
          <w:tcPr>
            <w:tcW w:w="539" w:type="dxa"/>
            <w:gridSpan w:val="2"/>
            <w:vAlign w:val="center"/>
          </w:tcPr>
          <w:p w14:paraId="0AE61F6C">
            <w:pPr>
              <w:keepNext/>
              <w:keepLines/>
              <w:spacing w:before="0" w:after="0" w:line="252" w:lineRule="auto"/>
              <w:ind w:left="0" w:right="0" w:firstLine="0"/>
              <w:jc w:val="center"/>
              <w:rPr>
                <w:ins w:id="1692" w:author="Fa'te" w:date="2026-09-18T16:13:16Z"/>
              </w:rPr>
            </w:pPr>
            <w:ins w:id="1693" w:author="Fa'te" w:date="2026-09-18T16:13:16Z">
              <w:r>
                <w:rPr>
                  <w:rFonts w:ascii="Times New Roman" w:hAnsi="Times New Roman" w:eastAsia="宋体" w:cs="Times New Roman"/>
                  <w:b w:val="0"/>
                  <w:i w:val="0"/>
                  <w:color w:val="000000"/>
                  <w:sz w:val="17"/>
                </w:rPr>
                <w:t>20.33</w:t>
              </w:r>
            </w:ins>
          </w:p>
        </w:tc>
        <w:tc>
          <w:tcPr>
            <w:tcW w:w="539" w:type="dxa"/>
            <w:gridSpan w:val="2"/>
            <w:vAlign w:val="center"/>
          </w:tcPr>
          <w:p w14:paraId="7878AA91">
            <w:pPr>
              <w:keepNext/>
              <w:keepLines/>
              <w:spacing w:before="0" w:after="0" w:line="252" w:lineRule="auto"/>
              <w:ind w:left="0" w:right="0" w:firstLine="0"/>
              <w:jc w:val="center"/>
              <w:rPr>
                <w:ins w:id="1694" w:author="Fa'te" w:date="2026-09-18T16:13:16Z"/>
              </w:rPr>
            </w:pPr>
            <w:ins w:id="1695" w:author="Fa'te" w:date="2026-09-18T16:13:16Z">
              <w:r>
                <w:rPr>
                  <w:rFonts w:ascii="Times New Roman" w:hAnsi="Times New Roman" w:eastAsia="宋体" w:cs="Times New Roman"/>
                  <w:b w:val="0"/>
                  <w:i w:val="0"/>
                  <w:color w:val="000000"/>
                  <w:sz w:val="17"/>
                </w:rPr>
                <w:t>15.37</w:t>
              </w:r>
            </w:ins>
          </w:p>
        </w:tc>
        <w:tc>
          <w:tcPr>
            <w:tcW w:w="539" w:type="dxa"/>
            <w:vAlign w:val="center"/>
          </w:tcPr>
          <w:p w14:paraId="49BC29D0">
            <w:pPr>
              <w:keepNext/>
              <w:keepLines/>
              <w:spacing w:before="0" w:after="0" w:line="252" w:lineRule="auto"/>
              <w:ind w:left="0" w:right="0" w:firstLine="0"/>
              <w:jc w:val="center"/>
              <w:rPr>
                <w:ins w:id="1696" w:author="Fa'te" w:date="2026-09-18T16:13:16Z"/>
              </w:rPr>
            </w:pPr>
            <w:ins w:id="1697" w:author="Fa'te" w:date="2026-09-18T16:13:16Z">
              <w:r>
                <w:rPr>
                  <w:rFonts w:ascii="Times New Roman" w:hAnsi="Times New Roman" w:eastAsia="宋体" w:cs="Times New Roman"/>
                  <w:b/>
                  <w:i w:val="0"/>
                  <w:color w:val="000000"/>
                  <w:sz w:val="17"/>
                </w:rPr>
                <w:t>29.67</w:t>
              </w:r>
            </w:ins>
          </w:p>
        </w:tc>
      </w:tr>
      <w:tr w14:paraId="274B1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3" w:type="dxa"/>
          <w:cantSplit/>
          <w:jc w:val="center"/>
          <w:ins w:id="1698" w:author="Fa'te" w:date="2026-09-18T16:13:16Z"/>
        </w:trPr>
        <w:tc>
          <w:tcPr>
            <w:tcW w:w="1843" w:type="dxa"/>
            <w:gridSpan w:val="5"/>
            <w:vAlign w:val="center"/>
          </w:tcPr>
          <w:p w14:paraId="7E00A52E">
            <w:pPr>
              <w:keepNext/>
              <w:keepLines/>
              <w:spacing w:before="0" w:after="0" w:line="252" w:lineRule="auto"/>
              <w:ind w:left="0" w:right="0" w:firstLine="0"/>
              <w:jc w:val="left"/>
              <w:rPr>
                <w:ins w:id="1699" w:author="Fa'te" w:date="2026-09-18T16:13:16Z"/>
              </w:rPr>
            </w:pPr>
            <w:ins w:id="1700" w:author="Fa'te" w:date="2026-09-18T16:13:16Z">
              <w:r>
                <w:rPr>
                  <w:rFonts w:ascii="Times New Roman" w:hAnsi="Times New Roman" w:eastAsia="宋体" w:cs="Times New Roman"/>
                  <w:b w:val="0"/>
                  <w:i w:val="0"/>
                  <w:color w:val="000000"/>
                  <w:sz w:val="17"/>
                </w:rPr>
                <w:t>w/o SGTG</w:t>
              </w:r>
            </w:ins>
          </w:p>
        </w:tc>
        <w:tc>
          <w:tcPr>
            <w:tcW w:w="539" w:type="dxa"/>
            <w:gridSpan w:val="2"/>
            <w:vAlign w:val="center"/>
          </w:tcPr>
          <w:p w14:paraId="6223242C">
            <w:pPr>
              <w:keepNext/>
              <w:keepLines/>
              <w:spacing w:before="0" w:after="0" w:line="252" w:lineRule="auto"/>
              <w:ind w:left="0" w:right="0" w:firstLine="0"/>
              <w:jc w:val="center"/>
              <w:rPr>
                <w:ins w:id="1701" w:author="Fa'te" w:date="2026-09-18T16:13:16Z"/>
              </w:rPr>
            </w:pPr>
            <w:ins w:id="1702" w:author="Fa'te" w:date="2026-09-18T16:13:16Z">
              <w:r>
                <w:rPr>
                  <w:rFonts w:ascii="Times New Roman" w:hAnsi="Times New Roman" w:eastAsia="宋体" w:cs="Times New Roman"/>
                  <w:b w:val="0"/>
                  <w:i w:val="0"/>
                  <w:color w:val="000000"/>
                  <w:sz w:val="17"/>
                </w:rPr>
                <w:t>10.30</w:t>
              </w:r>
            </w:ins>
          </w:p>
        </w:tc>
        <w:tc>
          <w:tcPr>
            <w:tcW w:w="539" w:type="dxa"/>
            <w:gridSpan w:val="2"/>
            <w:vAlign w:val="center"/>
          </w:tcPr>
          <w:p w14:paraId="032313B1">
            <w:pPr>
              <w:keepNext/>
              <w:keepLines/>
              <w:spacing w:before="0" w:after="0" w:line="252" w:lineRule="auto"/>
              <w:ind w:left="0" w:right="0" w:firstLine="0"/>
              <w:jc w:val="center"/>
              <w:rPr>
                <w:ins w:id="1703" w:author="Fa'te" w:date="2026-09-18T16:13:16Z"/>
              </w:rPr>
            </w:pPr>
            <w:ins w:id="1704" w:author="Fa'te" w:date="2026-09-18T16:13:16Z">
              <w:r>
                <w:rPr>
                  <w:rFonts w:ascii="Times New Roman" w:hAnsi="Times New Roman" w:eastAsia="宋体" w:cs="Times New Roman"/>
                  <w:b w:val="0"/>
                  <w:i w:val="0"/>
                  <w:color w:val="000000"/>
                  <w:sz w:val="17"/>
                </w:rPr>
                <w:t>7.83</w:t>
              </w:r>
            </w:ins>
          </w:p>
        </w:tc>
        <w:tc>
          <w:tcPr>
            <w:tcW w:w="539" w:type="dxa"/>
            <w:gridSpan w:val="2"/>
            <w:vAlign w:val="center"/>
          </w:tcPr>
          <w:p w14:paraId="149E27D1">
            <w:pPr>
              <w:keepNext/>
              <w:keepLines/>
              <w:spacing w:before="0" w:after="0" w:line="252" w:lineRule="auto"/>
              <w:ind w:left="0" w:right="0" w:firstLine="0"/>
              <w:jc w:val="center"/>
              <w:rPr>
                <w:ins w:id="1705" w:author="Fa'te" w:date="2026-09-18T16:13:16Z"/>
              </w:rPr>
            </w:pPr>
            <w:ins w:id="1706" w:author="Fa'te" w:date="2026-09-18T16:13:16Z">
              <w:r>
                <w:rPr>
                  <w:rFonts w:ascii="Times New Roman" w:hAnsi="Times New Roman" w:eastAsia="宋体" w:cs="Times New Roman"/>
                  <w:b w:val="0"/>
                  <w:i w:val="0"/>
                  <w:color w:val="000000"/>
                  <w:sz w:val="17"/>
                </w:rPr>
                <w:t>8.90</w:t>
              </w:r>
            </w:ins>
          </w:p>
        </w:tc>
        <w:tc>
          <w:tcPr>
            <w:tcW w:w="539" w:type="dxa"/>
            <w:gridSpan w:val="2"/>
            <w:vAlign w:val="center"/>
          </w:tcPr>
          <w:p w14:paraId="3C5FF910">
            <w:pPr>
              <w:keepNext/>
              <w:keepLines/>
              <w:spacing w:before="0" w:after="0" w:line="252" w:lineRule="auto"/>
              <w:ind w:left="0" w:right="0" w:firstLine="0"/>
              <w:jc w:val="center"/>
              <w:rPr>
                <w:ins w:id="1707" w:author="Fa'te" w:date="2026-09-18T16:13:16Z"/>
              </w:rPr>
            </w:pPr>
            <w:ins w:id="1708" w:author="Fa'te" w:date="2026-09-18T16:13:16Z">
              <w:r>
                <w:rPr>
                  <w:rFonts w:ascii="Times New Roman" w:hAnsi="Times New Roman" w:eastAsia="宋体" w:cs="Times New Roman"/>
                  <w:b w:val="0"/>
                  <w:i w:val="0"/>
                  <w:color w:val="000000"/>
                  <w:sz w:val="17"/>
                </w:rPr>
                <w:t>8.72</w:t>
              </w:r>
            </w:ins>
          </w:p>
        </w:tc>
        <w:tc>
          <w:tcPr>
            <w:tcW w:w="539" w:type="dxa"/>
            <w:gridSpan w:val="2"/>
            <w:vAlign w:val="center"/>
          </w:tcPr>
          <w:p w14:paraId="6D0AE1E0">
            <w:pPr>
              <w:keepNext/>
              <w:keepLines/>
              <w:spacing w:before="0" w:after="0" w:line="252" w:lineRule="auto"/>
              <w:ind w:left="0" w:right="0" w:firstLine="0"/>
              <w:jc w:val="center"/>
              <w:rPr>
                <w:ins w:id="1709" w:author="Fa'te" w:date="2026-09-18T16:13:16Z"/>
              </w:rPr>
            </w:pPr>
            <w:ins w:id="1710" w:author="Fa'te" w:date="2026-09-18T16:13:16Z">
              <w:r>
                <w:rPr>
                  <w:rFonts w:ascii="Times New Roman" w:hAnsi="Times New Roman" w:eastAsia="宋体" w:cs="Times New Roman"/>
                  <w:b w:val="0"/>
                  <w:i w:val="0"/>
                  <w:color w:val="000000"/>
                  <w:sz w:val="17"/>
                </w:rPr>
                <w:t>30.76</w:t>
              </w:r>
            </w:ins>
          </w:p>
        </w:tc>
        <w:tc>
          <w:tcPr>
            <w:tcW w:w="539" w:type="dxa"/>
            <w:gridSpan w:val="2"/>
            <w:vAlign w:val="center"/>
          </w:tcPr>
          <w:p w14:paraId="21D0E974">
            <w:pPr>
              <w:keepNext/>
              <w:keepLines/>
              <w:spacing w:before="0" w:after="0" w:line="252" w:lineRule="auto"/>
              <w:ind w:left="0" w:right="0" w:firstLine="0"/>
              <w:jc w:val="center"/>
              <w:rPr>
                <w:ins w:id="1711" w:author="Fa'te" w:date="2026-09-18T16:13:16Z"/>
              </w:rPr>
            </w:pPr>
            <w:ins w:id="1712" w:author="Fa'te" w:date="2026-09-18T16:13:16Z">
              <w:r>
                <w:rPr>
                  <w:rFonts w:ascii="Times New Roman" w:hAnsi="Times New Roman" w:eastAsia="宋体" w:cs="Times New Roman"/>
                  <w:b w:val="0"/>
                  <w:i w:val="0"/>
                  <w:color w:val="000000"/>
                  <w:sz w:val="17"/>
                </w:rPr>
                <w:t>37.52</w:t>
              </w:r>
            </w:ins>
          </w:p>
        </w:tc>
        <w:tc>
          <w:tcPr>
            <w:tcW w:w="539" w:type="dxa"/>
            <w:gridSpan w:val="2"/>
            <w:vAlign w:val="center"/>
          </w:tcPr>
          <w:p w14:paraId="04D0B6C2">
            <w:pPr>
              <w:keepNext/>
              <w:keepLines/>
              <w:spacing w:before="0" w:after="0" w:line="252" w:lineRule="auto"/>
              <w:ind w:left="0" w:right="0" w:firstLine="0"/>
              <w:jc w:val="center"/>
              <w:rPr>
                <w:ins w:id="1713" w:author="Fa'te" w:date="2026-09-18T16:13:16Z"/>
              </w:rPr>
            </w:pPr>
            <w:ins w:id="1714" w:author="Fa'te" w:date="2026-09-18T16:13:16Z">
              <w:r>
                <w:rPr>
                  <w:rFonts w:ascii="Times New Roman" w:hAnsi="Times New Roman" w:eastAsia="宋体" w:cs="Times New Roman"/>
                  <w:b w:val="0"/>
                  <w:i w:val="0"/>
                  <w:color w:val="000000"/>
                  <w:sz w:val="17"/>
                </w:rPr>
                <w:t>33.81</w:t>
              </w:r>
            </w:ins>
          </w:p>
        </w:tc>
        <w:tc>
          <w:tcPr>
            <w:tcW w:w="539" w:type="dxa"/>
            <w:gridSpan w:val="2"/>
            <w:vAlign w:val="center"/>
          </w:tcPr>
          <w:p w14:paraId="3AB6DE70">
            <w:pPr>
              <w:keepNext/>
              <w:keepLines/>
              <w:spacing w:before="0" w:after="0" w:line="252" w:lineRule="auto"/>
              <w:ind w:left="0" w:right="0" w:firstLine="0"/>
              <w:jc w:val="center"/>
              <w:rPr>
                <w:ins w:id="1715" w:author="Fa'te" w:date="2026-09-18T16:13:16Z"/>
              </w:rPr>
            </w:pPr>
            <w:ins w:id="1716" w:author="Fa'te" w:date="2026-09-18T16:13:16Z">
              <w:r>
                <w:rPr>
                  <w:rFonts w:ascii="Times New Roman" w:hAnsi="Times New Roman" w:eastAsia="宋体" w:cs="Times New Roman"/>
                  <w:b w:val="0"/>
                  <w:i w:val="0"/>
                  <w:color w:val="000000"/>
                  <w:sz w:val="17"/>
                </w:rPr>
                <w:t>41.61</w:t>
              </w:r>
            </w:ins>
          </w:p>
        </w:tc>
        <w:tc>
          <w:tcPr>
            <w:tcW w:w="539" w:type="dxa"/>
            <w:gridSpan w:val="2"/>
            <w:vAlign w:val="center"/>
          </w:tcPr>
          <w:p w14:paraId="089E4BE9">
            <w:pPr>
              <w:keepNext/>
              <w:keepLines/>
              <w:spacing w:before="0" w:after="0" w:line="252" w:lineRule="auto"/>
              <w:ind w:left="0" w:right="0" w:firstLine="0"/>
              <w:jc w:val="center"/>
              <w:rPr>
                <w:ins w:id="1717" w:author="Fa'te" w:date="2026-09-18T16:13:16Z"/>
              </w:rPr>
            </w:pPr>
            <w:ins w:id="1718" w:author="Fa'te" w:date="2026-09-18T16:13:16Z">
              <w:r>
                <w:rPr>
                  <w:rFonts w:ascii="Times New Roman" w:hAnsi="Times New Roman" w:eastAsia="宋体" w:cs="Times New Roman"/>
                  <w:b w:val="0"/>
                  <w:i w:val="0"/>
                  <w:color w:val="000000"/>
                  <w:sz w:val="17"/>
                </w:rPr>
                <w:t>29.71</w:t>
              </w:r>
            </w:ins>
          </w:p>
        </w:tc>
        <w:tc>
          <w:tcPr>
            <w:tcW w:w="539" w:type="dxa"/>
            <w:gridSpan w:val="2"/>
            <w:vAlign w:val="center"/>
          </w:tcPr>
          <w:p w14:paraId="121EF271">
            <w:pPr>
              <w:keepNext/>
              <w:keepLines/>
              <w:spacing w:before="0" w:after="0" w:line="252" w:lineRule="auto"/>
              <w:ind w:left="0" w:right="0" w:firstLine="0"/>
              <w:jc w:val="center"/>
              <w:rPr>
                <w:ins w:id="1719" w:author="Fa'te" w:date="2026-09-18T16:13:16Z"/>
              </w:rPr>
            </w:pPr>
            <w:ins w:id="1720" w:author="Fa'te" w:date="2026-09-18T16:13:16Z">
              <w:r>
                <w:rPr>
                  <w:rFonts w:ascii="Times New Roman" w:hAnsi="Times New Roman" w:eastAsia="宋体" w:cs="Times New Roman"/>
                  <w:b w:val="0"/>
                  <w:i w:val="0"/>
                  <w:color w:val="000000"/>
                  <w:sz w:val="17"/>
                </w:rPr>
                <w:t>17.97</w:t>
              </w:r>
            </w:ins>
          </w:p>
        </w:tc>
        <w:tc>
          <w:tcPr>
            <w:tcW w:w="539" w:type="dxa"/>
            <w:gridSpan w:val="2"/>
            <w:vAlign w:val="center"/>
          </w:tcPr>
          <w:p w14:paraId="54588D14">
            <w:pPr>
              <w:keepNext/>
              <w:keepLines/>
              <w:spacing w:before="0" w:after="0" w:line="252" w:lineRule="auto"/>
              <w:ind w:left="0" w:right="0" w:firstLine="0"/>
              <w:jc w:val="center"/>
              <w:rPr>
                <w:ins w:id="1721" w:author="Fa'te" w:date="2026-09-18T16:13:16Z"/>
              </w:rPr>
            </w:pPr>
            <w:ins w:id="1722" w:author="Fa'te" w:date="2026-09-18T16:13:16Z">
              <w:r>
                <w:rPr>
                  <w:rFonts w:ascii="Times New Roman" w:hAnsi="Times New Roman" w:eastAsia="宋体" w:cs="Times New Roman"/>
                  <w:b w:val="0"/>
                  <w:i w:val="0"/>
                  <w:color w:val="000000"/>
                  <w:sz w:val="17"/>
                </w:rPr>
                <w:t>22.39</w:t>
              </w:r>
            </w:ins>
          </w:p>
        </w:tc>
        <w:tc>
          <w:tcPr>
            <w:tcW w:w="539" w:type="dxa"/>
            <w:vAlign w:val="center"/>
          </w:tcPr>
          <w:p w14:paraId="6406E7A4">
            <w:pPr>
              <w:keepNext/>
              <w:keepLines/>
              <w:spacing w:before="0" w:after="0" w:line="252" w:lineRule="auto"/>
              <w:ind w:left="0" w:right="0" w:firstLine="0"/>
              <w:jc w:val="center"/>
              <w:rPr>
                <w:ins w:id="1723" w:author="Fa'te" w:date="2026-09-18T16:13:16Z"/>
              </w:rPr>
            </w:pPr>
            <w:ins w:id="1724" w:author="Fa'te" w:date="2026-09-18T16:13:16Z">
              <w:r>
                <w:rPr>
                  <w:rFonts w:ascii="Times New Roman" w:hAnsi="Times New Roman" w:eastAsia="宋体" w:cs="Times New Roman"/>
                  <w:b w:val="0"/>
                  <w:i w:val="0"/>
                  <w:color w:val="000000"/>
                  <w:sz w:val="17"/>
                </w:rPr>
                <w:t>15.85</w:t>
              </w:r>
            </w:ins>
          </w:p>
        </w:tc>
      </w:tr>
      <w:tr w14:paraId="15382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3" w:type="dxa"/>
          <w:cantSplit/>
          <w:jc w:val="center"/>
          <w:ins w:id="1725" w:author="Fa'te" w:date="2026-09-18T16:13:16Z"/>
        </w:trPr>
        <w:tc>
          <w:tcPr>
            <w:tcW w:w="1843" w:type="dxa"/>
            <w:gridSpan w:val="5"/>
            <w:vAlign w:val="center"/>
          </w:tcPr>
          <w:p w14:paraId="4D76E0D4">
            <w:pPr>
              <w:keepNext/>
              <w:keepLines/>
              <w:spacing w:before="0" w:after="0" w:line="252" w:lineRule="auto"/>
              <w:ind w:left="0" w:right="0" w:firstLine="0"/>
              <w:jc w:val="left"/>
              <w:rPr>
                <w:ins w:id="1726" w:author="Fa'te" w:date="2026-09-18T16:13:16Z"/>
              </w:rPr>
            </w:pPr>
            <w:ins w:id="1727" w:author="Fa'te" w:date="2026-09-18T16:13:16Z">
              <w:r>
                <w:rPr>
                  <w:rFonts w:ascii="Times New Roman" w:hAnsi="Times New Roman" w:eastAsia="宋体" w:cs="Times New Roman"/>
                  <w:b w:val="0"/>
                  <w:i w:val="0"/>
                  <w:color w:val="000000"/>
                  <w:sz w:val="17"/>
                </w:rPr>
                <w:t>w/o DMIF</w:t>
              </w:r>
            </w:ins>
          </w:p>
        </w:tc>
        <w:tc>
          <w:tcPr>
            <w:tcW w:w="539" w:type="dxa"/>
            <w:gridSpan w:val="2"/>
            <w:vAlign w:val="center"/>
          </w:tcPr>
          <w:p w14:paraId="4318DC49">
            <w:pPr>
              <w:keepNext/>
              <w:keepLines/>
              <w:spacing w:before="0" w:after="0" w:line="252" w:lineRule="auto"/>
              <w:ind w:left="0" w:right="0" w:firstLine="0"/>
              <w:jc w:val="center"/>
              <w:rPr>
                <w:ins w:id="1728" w:author="Fa'te" w:date="2026-09-18T16:13:16Z"/>
              </w:rPr>
            </w:pPr>
            <w:ins w:id="1729" w:author="Fa'te" w:date="2026-09-18T16:13:16Z">
              <w:r>
                <w:rPr>
                  <w:rFonts w:ascii="Times New Roman" w:hAnsi="Times New Roman" w:eastAsia="宋体" w:cs="Times New Roman"/>
                  <w:b w:val="0"/>
                  <w:i w:val="0"/>
                  <w:color w:val="000000"/>
                  <w:sz w:val="17"/>
                </w:rPr>
                <w:t>24.23</w:t>
              </w:r>
            </w:ins>
          </w:p>
        </w:tc>
        <w:tc>
          <w:tcPr>
            <w:tcW w:w="539" w:type="dxa"/>
            <w:gridSpan w:val="2"/>
            <w:vAlign w:val="center"/>
          </w:tcPr>
          <w:p w14:paraId="061D960E">
            <w:pPr>
              <w:keepNext/>
              <w:keepLines/>
              <w:spacing w:before="0" w:after="0" w:line="252" w:lineRule="auto"/>
              <w:ind w:left="0" w:right="0" w:firstLine="0"/>
              <w:jc w:val="center"/>
              <w:rPr>
                <w:ins w:id="1730" w:author="Fa'te" w:date="2026-09-18T16:13:16Z"/>
              </w:rPr>
            </w:pPr>
            <w:ins w:id="1731" w:author="Fa'te" w:date="2026-09-18T16:13:16Z">
              <w:r>
                <w:rPr>
                  <w:rFonts w:ascii="Times New Roman" w:hAnsi="Times New Roman" w:eastAsia="宋体" w:cs="Times New Roman"/>
                  <w:b/>
                  <w:i w:val="0"/>
                  <w:color w:val="000000"/>
                  <w:sz w:val="17"/>
                </w:rPr>
                <w:t>19.56</w:t>
              </w:r>
            </w:ins>
          </w:p>
        </w:tc>
        <w:tc>
          <w:tcPr>
            <w:tcW w:w="539" w:type="dxa"/>
            <w:gridSpan w:val="2"/>
            <w:vAlign w:val="center"/>
          </w:tcPr>
          <w:p w14:paraId="5A108558">
            <w:pPr>
              <w:keepNext/>
              <w:keepLines/>
              <w:spacing w:before="0" w:after="0" w:line="252" w:lineRule="auto"/>
              <w:ind w:left="0" w:right="0" w:firstLine="0"/>
              <w:jc w:val="center"/>
              <w:rPr>
                <w:ins w:id="1732" w:author="Fa'te" w:date="2026-09-18T16:13:16Z"/>
              </w:rPr>
            </w:pPr>
            <w:ins w:id="1733" w:author="Fa'te" w:date="2026-09-18T16:13:16Z">
              <w:r>
                <w:rPr>
                  <w:rFonts w:ascii="Times New Roman" w:hAnsi="Times New Roman" w:eastAsia="宋体" w:cs="Times New Roman"/>
                  <w:b w:val="0"/>
                  <w:i w:val="0"/>
                  <w:color w:val="000000"/>
                  <w:sz w:val="17"/>
                </w:rPr>
                <w:t>21.65</w:t>
              </w:r>
            </w:ins>
          </w:p>
        </w:tc>
        <w:tc>
          <w:tcPr>
            <w:tcW w:w="539" w:type="dxa"/>
            <w:gridSpan w:val="2"/>
            <w:vAlign w:val="center"/>
          </w:tcPr>
          <w:p w14:paraId="47F850B3">
            <w:pPr>
              <w:keepNext/>
              <w:keepLines/>
              <w:spacing w:before="0" w:after="0" w:line="252" w:lineRule="auto"/>
              <w:ind w:left="0" w:right="0" w:firstLine="0"/>
              <w:jc w:val="center"/>
              <w:rPr>
                <w:ins w:id="1734" w:author="Fa'te" w:date="2026-09-18T16:13:16Z"/>
              </w:rPr>
            </w:pPr>
            <w:ins w:id="1735" w:author="Fa'te" w:date="2026-09-18T16:13:16Z">
              <w:r>
                <w:rPr>
                  <w:rFonts w:ascii="Times New Roman" w:hAnsi="Times New Roman" w:eastAsia="宋体" w:cs="Times New Roman"/>
                  <w:b w:val="0"/>
                  <w:i w:val="0"/>
                  <w:color w:val="000000"/>
                  <w:sz w:val="17"/>
                </w:rPr>
                <w:t>10.66</w:t>
              </w:r>
            </w:ins>
          </w:p>
        </w:tc>
        <w:tc>
          <w:tcPr>
            <w:tcW w:w="539" w:type="dxa"/>
            <w:gridSpan w:val="2"/>
            <w:vAlign w:val="center"/>
          </w:tcPr>
          <w:p w14:paraId="447219AF">
            <w:pPr>
              <w:keepNext/>
              <w:keepLines/>
              <w:spacing w:before="0" w:after="0" w:line="252" w:lineRule="auto"/>
              <w:ind w:left="0" w:right="0" w:firstLine="0"/>
              <w:jc w:val="center"/>
              <w:rPr>
                <w:ins w:id="1736" w:author="Fa'te" w:date="2026-09-18T16:13:16Z"/>
              </w:rPr>
            </w:pPr>
            <w:ins w:id="1737" w:author="Fa'te" w:date="2026-09-18T16:13:16Z">
              <w:r>
                <w:rPr>
                  <w:rFonts w:ascii="Times New Roman" w:hAnsi="Times New Roman" w:eastAsia="宋体" w:cs="Times New Roman"/>
                  <w:b w:val="0"/>
                  <w:i w:val="0"/>
                  <w:color w:val="000000"/>
                  <w:sz w:val="17"/>
                </w:rPr>
                <w:t>59.66</w:t>
              </w:r>
            </w:ins>
          </w:p>
        </w:tc>
        <w:tc>
          <w:tcPr>
            <w:tcW w:w="539" w:type="dxa"/>
            <w:gridSpan w:val="2"/>
            <w:vAlign w:val="center"/>
          </w:tcPr>
          <w:p w14:paraId="6E5106B3">
            <w:pPr>
              <w:keepNext/>
              <w:keepLines/>
              <w:spacing w:before="0" w:after="0" w:line="252" w:lineRule="auto"/>
              <w:ind w:left="0" w:right="0" w:firstLine="0"/>
              <w:jc w:val="center"/>
              <w:rPr>
                <w:ins w:id="1738" w:author="Fa'te" w:date="2026-09-18T16:13:16Z"/>
              </w:rPr>
            </w:pPr>
            <w:ins w:id="1739" w:author="Fa'te" w:date="2026-09-18T16:13:16Z">
              <w:r>
                <w:rPr>
                  <w:rFonts w:ascii="Times New Roman" w:hAnsi="Times New Roman" w:eastAsia="宋体" w:cs="Times New Roman"/>
                  <w:b w:val="0"/>
                  <w:i w:val="0"/>
                  <w:color w:val="000000"/>
                  <w:sz w:val="17"/>
                </w:rPr>
                <w:t>45.16</w:t>
              </w:r>
            </w:ins>
          </w:p>
        </w:tc>
        <w:tc>
          <w:tcPr>
            <w:tcW w:w="539" w:type="dxa"/>
            <w:gridSpan w:val="2"/>
            <w:vAlign w:val="center"/>
          </w:tcPr>
          <w:p w14:paraId="2D099B61">
            <w:pPr>
              <w:keepNext/>
              <w:keepLines/>
              <w:spacing w:before="0" w:after="0" w:line="252" w:lineRule="auto"/>
              <w:ind w:left="0" w:right="0" w:firstLine="0"/>
              <w:jc w:val="center"/>
              <w:rPr>
                <w:ins w:id="1740" w:author="Fa'te" w:date="2026-09-18T16:13:16Z"/>
              </w:rPr>
            </w:pPr>
            <w:ins w:id="1741" w:author="Fa'te" w:date="2026-09-18T16:13:16Z">
              <w:r>
                <w:rPr>
                  <w:rFonts w:ascii="Times New Roman" w:hAnsi="Times New Roman" w:eastAsia="宋体" w:cs="Times New Roman"/>
                  <w:b w:val="0"/>
                  <w:i w:val="0"/>
                  <w:color w:val="000000"/>
                  <w:sz w:val="17"/>
                </w:rPr>
                <w:t>51.41</w:t>
              </w:r>
            </w:ins>
          </w:p>
        </w:tc>
        <w:tc>
          <w:tcPr>
            <w:tcW w:w="539" w:type="dxa"/>
            <w:gridSpan w:val="2"/>
            <w:vAlign w:val="center"/>
          </w:tcPr>
          <w:p w14:paraId="4BE1A724">
            <w:pPr>
              <w:keepNext/>
              <w:keepLines/>
              <w:spacing w:before="0" w:after="0" w:line="252" w:lineRule="auto"/>
              <w:ind w:left="0" w:right="0" w:firstLine="0"/>
              <w:jc w:val="center"/>
              <w:rPr>
                <w:ins w:id="1742" w:author="Fa'te" w:date="2026-09-18T16:13:16Z"/>
              </w:rPr>
            </w:pPr>
            <w:ins w:id="1743" w:author="Fa'te" w:date="2026-09-18T16:13:16Z">
              <w:r>
                <w:rPr>
                  <w:rFonts w:ascii="Times New Roman" w:hAnsi="Times New Roman" w:eastAsia="宋体" w:cs="Times New Roman"/>
                  <w:b w:val="0"/>
                  <w:i w:val="0"/>
                  <w:color w:val="000000"/>
                  <w:sz w:val="17"/>
                </w:rPr>
                <w:t>47.39</w:t>
              </w:r>
            </w:ins>
          </w:p>
        </w:tc>
        <w:tc>
          <w:tcPr>
            <w:tcW w:w="539" w:type="dxa"/>
            <w:gridSpan w:val="2"/>
            <w:vAlign w:val="center"/>
          </w:tcPr>
          <w:p w14:paraId="26DC6B15">
            <w:pPr>
              <w:keepNext/>
              <w:keepLines/>
              <w:spacing w:before="0" w:after="0" w:line="252" w:lineRule="auto"/>
              <w:ind w:left="0" w:right="0" w:firstLine="0"/>
              <w:jc w:val="center"/>
              <w:rPr>
                <w:ins w:id="1744" w:author="Fa'te" w:date="2026-09-18T16:13:16Z"/>
              </w:rPr>
            </w:pPr>
            <w:ins w:id="1745" w:author="Fa'te" w:date="2026-09-18T16:13:16Z">
              <w:r>
                <w:rPr>
                  <w:rFonts w:ascii="Times New Roman" w:hAnsi="Times New Roman" w:eastAsia="宋体" w:cs="Times New Roman"/>
                  <w:b w:val="0"/>
                  <w:i w:val="0"/>
                  <w:color w:val="000000"/>
                  <w:sz w:val="17"/>
                </w:rPr>
                <w:t>37.14</w:t>
              </w:r>
            </w:ins>
          </w:p>
        </w:tc>
        <w:tc>
          <w:tcPr>
            <w:tcW w:w="539" w:type="dxa"/>
            <w:gridSpan w:val="2"/>
            <w:vAlign w:val="center"/>
          </w:tcPr>
          <w:p w14:paraId="63A3C798">
            <w:pPr>
              <w:keepNext/>
              <w:keepLines/>
              <w:spacing w:before="0" w:after="0" w:line="252" w:lineRule="auto"/>
              <w:ind w:left="0" w:right="0" w:firstLine="0"/>
              <w:jc w:val="center"/>
              <w:rPr>
                <w:ins w:id="1746" w:author="Fa'te" w:date="2026-09-18T16:13:16Z"/>
              </w:rPr>
            </w:pPr>
            <w:ins w:id="1747" w:author="Fa'te" w:date="2026-09-18T16:13:16Z">
              <w:r>
                <w:rPr>
                  <w:rFonts w:ascii="Times New Roman" w:hAnsi="Times New Roman" w:eastAsia="宋体" w:cs="Times New Roman"/>
                  <w:b w:val="0"/>
                  <w:i w:val="0"/>
                  <w:color w:val="000000"/>
                  <w:sz w:val="17"/>
                </w:rPr>
                <w:t>24.83</w:t>
              </w:r>
            </w:ins>
          </w:p>
        </w:tc>
        <w:tc>
          <w:tcPr>
            <w:tcW w:w="539" w:type="dxa"/>
            <w:gridSpan w:val="2"/>
            <w:vAlign w:val="center"/>
          </w:tcPr>
          <w:p w14:paraId="09C61921">
            <w:pPr>
              <w:keepNext/>
              <w:keepLines/>
              <w:spacing w:before="0" w:after="0" w:line="252" w:lineRule="auto"/>
              <w:ind w:left="0" w:right="0" w:firstLine="0"/>
              <w:jc w:val="center"/>
              <w:rPr>
                <w:ins w:id="1748" w:author="Fa'te" w:date="2026-09-18T16:13:16Z"/>
              </w:rPr>
            </w:pPr>
            <w:ins w:id="1749" w:author="Fa'te" w:date="2026-09-18T16:13:16Z">
              <w:r>
                <w:rPr>
                  <w:rFonts w:ascii="Times New Roman" w:hAnsi="Times New Roman" w:eastAsia="宋体" w:cs="Times New Roman"/>
                  <w:b w:val="0"/>
                  <w:i w:val="0"/>
                  <w:color w:val="000000"/>
                  <w:sz w:val="17"/>
                </w:rPr>
                <w:t>29.76</w:t>
              </w:r>
            </w:ins>
          </w:p>
        </w:tc>
        <w:tc>
          <w:tcPr>
            <w:tcW w:w="539" w:type="dxa"/>
            <w:vAlign w:val="center"/>
          </w:tcPr>
          <w:p w14:paraId="48709746">
            <w:pPr>
              <w:keepNext/>
              <w:keepLines/>
              <w:spacing w:before="0" w:after="0" w:line="252" w:lineRule="auto"/>
              <w:ind w:left="0" w:right="0" w:firstLine="0"/>
              <w:jc w:val="center"/>
              <w:rPr>
                <w:ins w:id="1750" w:author="Fa'te" w:date="2026-09-18T16:13:16Z"/>
              </w:rPr>
            </w:pPr>
            <w:ins w:id="1751" w:author="Fa'te" w:date="2026-09-18T16:13:16Z">
              <w:r>
                <w:rPr>
                  <w:rFonts w:ascii="Times New Roman" w:hAnsi="Times New Roman" w:eastAsia="宋体" w:cs="Times New Roman"/>
                  <w:b w:val="0"/>
                  <w:i w:val="0"/>
                  <w:color w:val="000000"/>
                  <w:sz w:val="17"/>
                </w:rPr>
                <w:t>23.94</w:t>
              </w:r>
            </w:ins>
          </w:p>
        </w:tc>
      </w:tr>
      <w:tr w14:paraId="67645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3" w:type="dxa"/>
          <w:cantSplit/>
          <w:jc w:val="center"/>
          <w:ins w:id="1752" w:author="Fa'te" w:date="2026-09-18T16:13:16Z"/>
        </w:trPr>
        <w:tc>
          <w:tcPr>
            <w:tcW w:w="1843" w:type="dxa"/>
            <w:gridSpan w:val="5"/>
            <w:tcBorders>
              <w:bottom w:val="single" w:color="000000" w:sz="10" w:space="0"/>
            </w:tcBorders>
            <w:shd w:val="clear" w:color="auto" w:fill="F2F2F2"/>
            <w:vAlign w:val="center"/>
          </w:tcPr>
          <w:p w14:paraId="09BC362B">
            <w:pPr>
              <w:keepNext w:val="0"/>
              <w:keepLines/>
              <w:spacing w:before="0" w:after="0" w:line="252" w:lineRule="auto"/>
              <w:ind w:left="0" w:right="0" w:firstLine="0"/>
              <w:jc w:val="left"/>
              <w:rPr>
                <w:ins w:id="1753" w:author="Fa'te" w:date="2026-09-18T16:13:16Z"/>
              </w:rPr>
            </w:pPr>
            <w:ins w:id="1754" w:author="Fa'te" w:date="2026-09-18T16:13:16Z">
              <w:r>
                <w:rPr>
                  <w:rFonts w:ascii="Times New Roman" w:hAnsi="Times New Roman" w:eastAsia="宋体" w:cs="Times New Roman"/>
                  <w:b/>
                  <w:i w:val="0"/>
                  <w:color w:val="000000"/>
                  <w:sz w:val="17"/>
                </w:rPr>
                <w:t>完整模型</w:t>
              </w:r>
            </w:ins>
          </w:p>
        </w:tc>
        <w:tc>
          <w:tcPr>
            <w:tcW w:w="539" w:type="dxa"/>
            <w:gridSpan w:val="2"/>
            <w:tcBorders>
              <w:bottom w:val="single" w:color="000000" w:sz="10" w:space="0"/>
            </w:tcBorders>
            <w:shd w:val="clear" w:color="auto" w:fill="F2F2F2"/>
            <w:vAlign w:val="center"/>
          </w:tcPr>
          <w:p w14:paraId="29A6073F">
            <w:pPr>
              <w:keepNext w:val="0"/>
              <w:keepLines/>
              <w:spacing w:before="0" w:after="0" w:line="252" w:lineRule="auto"/>
              <w:ind w:left="0" w:right="0" w:firstLine="0"/>
              <w:jc w:val="center"/>
              <w:rPr>
                <w:ins w:id="1755" w:author="Fa'te" w:date="2026-09-18T16:13:16Z"/>
              </w:rPr>
            </w:pPr>
            <w:ins w:id="1756" w:author="Fa'te" w:date="2026-09-18T16:13:16Z">
              <w:r>
                <w:rPr>
                  <w:rFonts w:ascii="Times New Roman" w:hAnsi="Times New Roman" w:eastAsia="宋体" w:cs="Times New Roman"/>
                  <w:b/>
                  <w:i w:val="0"/>
                  <w:color w:val="000000"/>
                  <w:sz w:val="17"/>
                </w:rPr>
                <w:t>35.08</w:t>
              </w:r>
            </w:ins>
          </w:p>
        </w:tc>
        <w:tc>
          <w:tcPr>
            <w:tcW w:w="539" w:type="dxa"/>
            <w:gridSpan w:val="2"/>
            <w:tcBorders>
              <w:bottom w:val="single" w:color="000000" w:sz="10" w:space="0"/>
            </w:tcBorders>
            <w:shd w:val="clear" w:color="auto" w:fill="F2F2F2"/>
            <w:vAlign w:val="center"/>
          </w:tcPr>
          <w:p w14:paraId="473E89C0">
            <w:pPr>
              <w:keepNext w:val="0"/>
              <w:keepLines/>
              <w:spacing w:before="0" w:after="0" w:line="252" w:lineRule="auto"/>
              <w:ind w:left="0" w:right="0" w:firstLine="0"/>
              <w:jc w:val="center"/>
              <w:rPr>
                <w:ins w:id="1757" w:author="Fa'te" w:date="2026-09-18T16:13:16Z"/>
              </w:rPr>
            </w:pPr>
            <w:ins w:id="1758" w:author="Fa'te" w:date="2026-09-18T16:13:16Z">
              <w:r>
                <w:rPr>
                  <w:rFonts w:ascii="Times New Roman" w:hAnsi="Times New Roman" w:eastAsia="宋体" w:cs="Times New Roman"/>
                  <w:b w:val="0"/>
                  <w:i w:val="0"/>
                  <w:color w:val="000000"/>
                  <w:sz w:val="17"/>
                </w:rPr>
                <w:t>16.87</w:t>
              </w:r>
            </w:ins>
          </w:p>
        </w:tc>
        <w:tc>
          <w:tcPr>
            <w:tcW w:w="539" w:type="dxa"/>
            <w:gridSpan w:val="2"/>
            <w:tcBorders>
              <w:bottom w:val="single" w:color="000000" w:sz="10" w:space="0"/>
            </w:tcBorders>
            <w:shd w:val="clear" w:color="auto" w:fill="F2F2F2"/>
            <w:vAlign w:val="center"/>
          </w:tcPr>
          <w:p w14:paraId="2392128F">
            <w:pPr>
              <w:keepNext w:val="0"/>
              <w:keepLines/>
              <w:spacing w:before="0" w:after="0" w:line="252" w:lineRule="auto"/>
              <w:ind w:left="0" w:right="0" w:firstLine="0"/>
              <w:jc w:val="center"/>
              <w:rPr>
                <w:ins w:id="1759" w:author="Fa'te" w:date="2026-09-18T16:13:16Z"/>
              </w:rPr>
            </w:pPr>
            <w:ins w:id="1760" w:author="Fa'te" w:date="2026-09-18T16:13:16Z">
              <w:r>
                <w:rPr>
                  <w:rFonts w:ascii="Times New Roman" w:hAnsi="Times New Roman" w:eastAsia="宋体" w:cs="Times New Roman"/>
                  <w:b/>
                  <w:i w:val="0"/>
                  <w:color w:val="000000"/>
                  <w:sz w:val="17"/>
                </w:rPr>
                <w:t>22.78</w:t>
              </w:r>
            </w:ins>
          </w:p>
        </w:tc>
        <w:tc>
          <w:tcPr>
            <w:tcW w:w="539" w:type="dxa"/>
            <w:gridSpan w:val="2"/>
            <w:tcBorders>
              <w:bottom w:val="single" w:color="000000" w:sz="10" w:space="0"/>
            </w:tcBorders>
            <w:shd w:val="clear" w:color="auto" w:fill="F2F2F2"/>
            <w:vAlign w:val="center"/>
          </w:tcPr>
          <w:p w14:paraId="75C96285">
            <w:pPr>
              <w:keepNext w:val="0"/>
              <w:keepLines/>
              <w:spacing w:before="0" w:after="0" w:line="252" w:lineRule="auto"/>
              <w:ind w:left="0" w:right="0" w:firstLine="0"/>
              <w:jc w:val="center"/>
              <w:rPr>
                <w:ins w:id="1761" w:author="Fa'te" w:date="2026-09-18T16:13:16Z"/>
              </w:rPr>
            </w:pPr>
            <w:ins w:id="1762" w:author="Fa'te" w:date="2026-09-18T16:13:16Z">
              <w:r>
                <w:rPr>
                  <w:rFonts w:ascii="Times New Roman" w:hAnsi="Times New Roman" w:eastAsia="宋体" w:cs="Times New Roman"/>
                  <w:b/>
                  <w:i w:val="0"/>
                  <w:color w:val="000000"/>
                  <w:sz w:val="17"/>
                </w:rPr>
                <w:t>17.65</w:t>
              </w:r>
            </w:ins>
          </w:p>
        </w:tc>
        <w:tc>
          <w:tcPr>
            <w:tcW w:w="539" w:type="dxa"/>
            <w:gridSpan w:val="2"/>
            <w:tcBorders>
              <w:bottom w:val="single" w:color="000000" w:sz="10" w:space="0"/>
            </w:tcBorders>
            <w:shd w:val="clear" w:color="auto" w:fill="F2F2F2"/>
            <w:vAlign w:val="center"/>
          </w:tcPr>
          <w:p w14:paraId="5B0B548A">
            <w:pPr>
              <w:keepNext w:val="0"/>
              <w:keepLines/>
              <w:spacing w:before="0" w:after="0" w:line="252" w:lineRule="auto"/>
              <w:ind w:left="0" w:right="0" w:firstLine="0"/>
              <w:jc w:val="center"/>
              <w:rPr>
                <w:ins w:id="1763" w:author="Fa'te" w:date="2026-09-18T16:13:16Z"/>
              </w:rPr>
            </w:pPr>
            <w:ins w:id="1764" w:author="Fa'te" w:date="2026-09-18T16:13:16Z">
              <w:r>
                <w:rPr>
                  <w:rFonts w:ascii="Times New Roman" w:hAnsi="Times New Roman" w:eastAsia="宋体" w:cs="Times New Roman"/>
                  <w:b/>
                  <w:i w:val="0"/>
                  <w:color w:val="000000"/>
                  <w:sz w:val="17"/>
                </w:rPr>
                <w:t>85.49</w:t>
              </w:r>
            </w:ins>
          </w:p>
        </w:tc>
        <w:tc>
          <w:tcPr>
            <w:tcW w:w="539" w:type="dxa"/>
            <w:gridSpan w:val="2"/>
            <w:tcBorders>
              <w:bottom w:val="single" w:color="000000" w:sz="10" w:space="0"/>
            </w:tcBorders>
            <w:shd w:val="clear" w:color="auto" w:fill="F2F2F2"/>
            <w:vAlign w:val="center"/>
          </w:tcPr>
          <w:p w14:paraId="5ADF4F1E">
            <w:pPr>
              <w:keepNext w:val="0"/>
              <w:keepLines/>
              <w:spacing w:before="0" w:after="0" w:line="252" w:lineRule="auto"/>
              <w:ind w:left="0" w:right="0" w:firstLine="0"/>
              <w:jc w:val="center"/>
              <w:rPr>
                <w:ins w:id="1765" w:author="Fa'te" w:date="2026-09-18T16:13:16Z"/>
              </w:rPr>
            </w:pPr>
            <w:ins w:id="1766" w:author="Fa'te" w:date="2026-09-18T16:13:16Z">
              <w:r>
                <w:rPr>
                  <w:rFonts w:ascii="Times New Roman" w:hAnsi="Times New Roman" w:eastAsia="宋体" w:cs="Times New Roman"/>
                  <w:b/>
                  <w:i w:val="0"/>
                  <w:color w:val="000000"/>
                  <w:sz w:val="17"/>
                </w:rPr>
                <w:t>46.97</w:t>
              </w:r>
            </w:ins>
          </w:p>
        </w:tc>
        <w:tc>
          <w:tcPr>
            <w:tcW w:w="539" w:type="dxa"/>
            <w:gridSpan w:val="2"/>
            <w:tcBorders>
              <w:bottom w:val="single" w:color="000000" w:sz="10" w:space="0"/>
            </w:tcBorders>
            <w:shd w:val="clear" w:color="auto" w:fill="F2F2F2"/>
            <w:vAlign w:val="center"/>
          </w:tcPr>
          <w:p w14:paraId="6CA7798F">
            <w:pPr>
              <w:keepNext w:val="0"/>
              <w:keepLines/>
              <w:spacing w:before="0" w:after="0" w:line="252" w:lineRule="auto"/>
              <w:ind w:left="0" w:right="0" w:firstLine="0"/>
              <w:jc w:val="center"/>
              <w:rPr>
                <w:ins w:id="1767" w:author="Fa'te" w:date="2026-09-18T16:13:16Z"/>
              </w:rPr>
            </w:pPr>
            <w:ins w:id="1768" w:author="Fa'te" w:date="2026-09-18T16:13:16Z">
              <w:r>
                <w:rPr>
                  <w:rFonts w:ascii="Times New Roman" w:hAnsi="Times New Roman" w:eastAsia="宋体" w:cs="Times New Roman"/>
                  <w:b/>
                  <w:i w:val="0"/>
                  <w:color w:val="000000"/>
                  <w:sz w:val="17"/>
                </w:rPr>
                <w:t>60.63</w:t>
              </w:r>
            </w:ins>
          </w:p>
        </w:tc>
        <w:tc>
          <w:tcPr>
            <w:tcW w:w="539" w:type="dxa"/>
            <w:gridSpan w:val="2"/>
            <w:tcBorders>
              <w:bottom w:val="single" w:color="000000" w:sz="10" w:space="0"/>
            </w:tcBorders>
            <w:shd w:val="clear" w:color="auto" w:fill="F2F2F2"/>
            <w:vAlign w:val="center"/>
          </w:tcPr>
          <w:p w14:paraId="1FE8FE2A">
            <w:pPr>
              <w:keepNext w:val="0"/>
              <w:keepLines/>
              <w:spacing w:before="0" w:after="0" w:line="252" w:lineRule="auto"/>
              <w:ind w:left="0" w:right="0" w:firstLine="0"/>
              <w:jc w:val="center"/>
              <w:rPr>
                <w:ins w:id="1769" w:author="Fa'te" w:date="2026-09-18T16:13:16Z"/>
              </w:rPr>
            </w:pPr>
            <w:ins w:id="1770" w:author="Fa'te" w:date="2026-09-18T16:13:16Z">
              <w:r>
                <w:rPr>
                  <w:rFonts w:ascii="Times New Roman" w:hAnsi="Times New Roman" w:eastAsia="宋体" w:cs="Times New Roman"/>
                  <w:b/>
                  <w:i w:val="0"/>
                  <w:color w:val="000000"/>
                  <w:sz w:val="17"/>
                </w:rPr>
                <w:t>50.38</w:t>
              </w:r>
            </w:ins>
          </w:p>
        </w:tc>
        <w:tc>
          <w:tcPr>
            <w:tcW w:w="539" w:type="dxa"/>
            <w:gridSpan w:val="2"/>
            <w:tcBorders>
              <w:bottom w:val="single" w:color="000000" w:sz="10" w:space="0"/>
            </w:tcBorders>
            <w:shd w:val="clear" w:color="auto" w:fill="F2F2F2"/>
            <w:vAlign w:val="center"/>
          </w:tcPr>
          <w:p w14:paraId="619A98AC">
            <w:pPr>
              <w:keepNext w:val="0"/>
              <w:keepLines/>
              <w:spacing w:before="0" w:after="0" w:line="252" w:lineRule="auto"/>
              <w:ind w:left="0" w:right="0" w:firstLine="0"/>
              <w:jc w:val="center"/>
              <w:rPr>
                <w:ins w:id="1771" w:author="Fa'te" w:date="2026-09-18T16:13:16Z"/>
              </w:rPr>
            </w:pPr>
            <w:ins w:id="1772" w:author="Fa'te" w:date="2026-09-18T16:13:16Z">
              <w:r>
                <w:rPr>
                  <w:rFonts w:ascii="Times New Roman" w:hAnsi="Times New Roman" w:eastAsia="宋体" w:cs="Times New Roman"/>
                  <w:b/>
                  <w:i w:val="0"/>
                  <w:color w:val="000000"/>
                  <w:sz w:val="17"/>
                </w:rPr>
                <w:t>47.28</w:t>
              </w:r>
            </w:ins>
          </w:p>
        </w:tc>
        <w:tc>
          <w:tcPr>
            <w:tcW w:w="539" w:type="dxa"/>
            <w:gridSpan w:val="2"/>
            <w:tcBorders>
              <w:bottom w:val="single" w:color="000000" w:sz="10" w:space="0"/>
            </w:tcBorders>
            <w:shd w:val="clear" w:color="auto" w:fill="F2F2F2"/>
            <w:vAlign w:val="center"/>
          </w:tcPr>
          <w:p w14:paraId="4B089D76">
            <w:pPr>
              <w:keepNext w:val="0"/>
              <w:keepLines/>
              <w:spacing w:before="0" w:after="0" w:line="252" w:lineRule="auto"/>
              <w:ind w:left="0" w:right="0" w:firstLine="0"/>
              <w:jc w:val="center"/>
              <w:rPr>
                <w:ins w:id="1773" w:author="Fa'te" w:date="2026-09-18T16:13:16Z"/>
              </w:rPr>
            </w:pPr>
            <w:ins w:id="1774" w:author="Fa'te" w:date="2026-09-18T16:13:16Z">
              <w:r>
                <w:rPr>
                  <w:rFonts w:ascii="Times New Roman" w:hAnsi="Times New Roman" w:eastAsia="宋体" w:cs="Times New Roman"/>
                  <w:b/>
                  <w:i w:val="0"/>
                  <w:color w:val="000000"/>
                  <w:sz w:val="17"/>
                </w:rPr>
                <w:t>25.61</w:t>
              </w:r>
            </w:ins>
          </w:p>
        </w:tc>
        <w:tc>
          <w:tcPr>
            <w:tcW w:w="539" w:type="dxa"/>
            <w:gridSpan w:val="2"/>
            <w:tcBorders>
              <w:bottom w:val="single" w:color="000000" w:sz="10" w:space="0"/>
            </w:tcBorders>
            <w:shd w:val="clear" w:color="auto" w:fill="F2F2F2"/>
            <w:vAlign w:val="center"/>
          </w:tcPr>
          <w:p w14:paraId="49AD7CB8">
            <w:pPr>
              <w:keepNext w:val="0"/>
              <w:keepLines/>
              <w:spacing w:before="0" w:after="0" w:line="252" w:lineRule="auto"/>
              <w:ind w:left="0" w:right="0" w:firstLine="0"/>
              <w:jc w:val="center"/>
              <w:rPr>
                <w:ins w:id="1775" w:author="Fa'te" w:date="2026-09-18T16:13:16Z"/>
              </w:rPr>
            </w:pPr>
            <w:ins w:id="1776" w:author="Fa'te" w:date="2026-09-18T16:13:16Z">
              <w:r>
                <w:rPr>
                  <w:rFonts w:ascii="Times New Roman" w:hAnsi="Times New Roman" w:eastAsia="宋体" w:cs="Times New Roman"/>
                  <w:b/>
                  <w:i w:val="0"/>
                  <w:color w:val="000000"/>
                  <w:sz w:val="17"/>
                </w:rPr>
                <w:t>33.22</w:t>
              </w:r>
            </w:ins>
          </w:p>
        </w:tc>
        <w:tc>
          <w:tcPr>
            <w:tcW w:w="539" w:type="dxa"/>
            <w:tcBorders>
              <w:bottom w:val="single" w:color="000000" w:sz="10" w:space="0"/>
            </w:tcBorders>
            <w:shd w:val="clear" w:color="auto" w:fill="F2F2F2"/>
            <w:vAlign w:val="center"/>
          </w:tcPr>
          <w:p w14:paraId="6C5CFB27">
            <w:pPr>
              <w:keepNext w:val="0"/>
              <w:keepLines/>
              <w:spacing w:before="0" w:after="0" w:line="252" w:lineRule="auto"/>
              <w:ind w:left="0" w:right="0" w:firstLine="0"/>
              <w:jc w:val="center"/>
              <w:rPr>
                <w:ins w:id="1777" w:author="Fa'te" w:date="2026-09-18T16:13:16Z"/>
              </w:rPr>
            </w:pPr>
            <w:ins w:id="1778" w:author="Fa'te" w:date="2026-09-18T16:13:16Z">
              <w:r>
                <w:rPr>
                  <w:rFonts w:ascii="Times New Roman" w:hAnsi="Times New Roman" w:eastAsia="宋体" w:cs="Times New Roman"/>
                  <w:b w:val="0"/>
                  <w:i w:val="0"/>
                  <w:color w:val="000000"/>
                  <w:sz w:val="17"/>
                </w:rPr>
                <w:t>23.96</w:t>
              </w:r>
            </w:ins>
          </w:p>
        </w:tc>
      </w:tr>
    </w:tbl>
    <w:p w14:paraId="1090DD35">
      <w:pPr>
        <w:keepNext w:val="0"/>
        <w:keepLines w:val="0"/>
        <w:widowControl/>
        <w:spacing w:before="0" w:after="0" w:line="360" w:lineRule="auto"/>
        <w:ind w:left="0" w:right="0" w:firstLine="420"/>
        <w:jc w:val="both"/>
        <w:rPr>
          <w:ins w:id="1779" w:author="Fa'te" w:date="2026-09-18T16:00:40Z"/>
        </w:rPr>
      </w:pPr>
      <w:ins w:id="1780" w:author="Fa'te" w:date="2026-09-18T15:59:22Z">
        <w:r>
          <w:rPr>
            <w:rFonts w:ascii="Times New Roman" w:hAnsi="Times New Roman" w:eastAsia="宋体" w:cs="Times New Roman"/>
            <w:b w:val="0"/>
            <w:i w:val="0"/>
            <w:color w:val="000000"/>
            <w:sz w:val="21"/>
          </w:rPr>
          <w:t>表3比较</w:t>
        </w:r>
      </w:ins>
      <w:ins w:id="1781" w:author="Fa'te" w:date="2026-09-18T15:59:47Z">
        <w:r>
          <w:rPr>
            <w:rFonts w:ascii="Times New Roman" w:hAnsi="Times New Roman" w:eastAsia="宋体" w:cs="Times New Roman"/>
            <w:b w:val="0"/>
            <w:i w:val="0"/>
            <w:color w:val="000000"/>
            <w:sz w:val="21"/>
          </w:rPr>
          <w:t>SGTG-AVGZS</w:t>
        </w:r>
      </w:ins>
      <w:ins w:id="1782" w:author="Fa'te" w:date="2026-09-18T15:59:22Z">
        <w:r>
          <w:rPr>
            <w:rFonts w:ascii="Times New Roman" w:hAnsi="Times New Roman" w:eastAsia="宋体" w:cs="Times New Roman"/>
            <w:b w:val="0"/>
            <w:i w:val="0"/>
            <w:color w:val="000000"/>
            <w:sz w:val="21"/>
          </w:rPr>
          <w:t>与分别移除单个模块的三种变体。</w:t>
        </w:r>
      </w:ins>
      <w:ins w:id="1783" w:author="Fa'te" w:date="2026-09-18T16:00:40Z">
        <w:r>
          <w:rPr>
            <w:rFonts w:ascii="Times New Roman" w:hAnsi="Times New Roman" w:eastAsia="宋体" w:cs="Times New Roman"/>
            <w:b w:val="0"/>
            <w:i w:val="0"/>
            <w:color w:val="000000"/>
            <w:sz w:val="21"/>
          </w:rPr>
          <w:t>移除SGTG后，HM分别下降13.88、26.82和10.83个百分点，其中VGGSound-GZSL</w:t>
        </w:r>
      </w:ins>
      <w:ins w:id="1784" w:author="Fa'te" w:date="2026-09-18T16:00:40Z">
        <w:r>
          <w:rPr>
            <w:rFonts w:ascii="Times New Roman" w:hAnsi="Times New Roman" w:eastAsia="宋体" w:cs="Times New Roman"/>
            <w:b w:val="0"/>
            <w:i/>
            <w:color w:val="000000"/>
            <w:sz w:val="21"/>
            <w:vertAlign w:val="superscript"/>
          </w:rPr>
          <w:t>cls</w:t>
        </w:r>
      </w:ins>
      <w:ins w:id="1785" w:author="Fa'te" w:date="2026-09-18T16:00:40Z">
        <w:r>
          <w:rPr>
            <w:rFonts w:ascii="Times New Roman" w:hAnsi="Times New Roman" w:eastAsia="宋体" w:cs="Times New Roman"/>
            <w:b w:val="0"/>
            <w:i w:val="0"/>
            <w:color w:val="000000"/>
            <w:sz w:val="21"/>
          </w:rPr>
          <w:t>与UCF-GZSL</w:t>
        </w:r>
      </w:ins>
      <w:ins w:id="1786" w:author="Fa'te" w:date="2026-09-18T16:00:40Z">
        <w:r>
          <w:rPr>
            <w:rFonts w:ascii="Times New Roman" w:hAnsi="Times New Roman" w:eastAsia="宋体" w:cs="Times New Roman"/>
            <w:b w:val="0"/>
            <w:i/>
            <w:color w:val="000000"/>
            <w:sz w:val="21"/>
            <w:vertAlign w:val="superscript"/>
          </w:rPr>
          <w:t>cls</w:t>
        </w:r>
      </w:ins>
      <w:ins w:id="1787" w:author="Fa'te" w:date="2026-09-18T16:00:40Z">
        <w:r>
          <w:rPr>
            <w:rFonts w:ascii="Times New Roman" w:hAnsi="Times New Roman" w:eastAsia="宋体" w:cs="Times New Roman"/>
            <w:b w:val="0"/>
            <w:i w:val="0"/>
            <w:color w:val="000000"/>
            <w:sz w:val="21"/>
          </w:rPr>
          <w:t>上的降幅在三种变体中最大，说明类别相关时序证据的提取对这两个基准尤为重要。移除DSPO后，HM分别下降9.37、17.38和17.85个百分点，其在ActivityNet-GZSL</w:t>
        </w:r>
      </w:ins>
      <w:ins w:id="1788" w:author="Fa'te" w:date="2026-09-18T16:00:40Z">
        <w:r>
          <w:rPr>
            <w:rFonts w:ascii="Times New Roman" w:hAnsi="Times New Roman" w:eastAsia="宋体" w:cs="Times New Roman"/>
            <w:b w:val="0"/>
            <w:i/>
            <w:color w:val="000000"/>
            <w:sz w:val="21"/>
            <w:vertAlign w:val="superscript"/>
          </w:rPr>
          <w:t>cls</w:t>
        </w:r>
      </w:ins>
      <w:ins w:id="1789" w:author="Fa'te" w:date="2026-09-18T16:00:40Z">
        <w:r>
          <w:rPr>
            <w:rFonts w:ascii="Times New Roman" w:hAnsi="Times New Roman" w:eastAsia="宋体" w:cs="Times New Roman"/>
            <w:b w:val="0"/>
            <w:i w:val="0"/>
            <w:color w:val="000000"/>
            <w:sz w:val="21"/>
          </w:rPr>
          <w:t>上的影响最为突出。移除DMIF后，三个数据集的HM分别下降1.13、9.22和3.46个百分点，表明对时序证据进行解耦交互与自适应融合仍有必要。在ActivityNet-GZSL</w:t>
        </w:r>
      </w:ins>
      <w:ins w:id="1790" w:author="Fa'te" w:date="2026-09-18T16:00:40Z">
        <w:r>
          <w:rPr>
            <w:rFonts w:ascii="Times New Roman" w:hAnsi="Times New Roman" w:eastAsia="宋体" w:cs="Times New Roman"/>
            <w:b w:val="0"/>
            <w:i/>
            <w:color w:val="000000"/>
            <w:sz w:val="21"/>
            <w:vertAlign w:val="superscript"/>
          </w:rPr>
          <w:t>cls</w:t>
        </w:r>
      </w:ins>
      <w:ins w:id="1791" w:author="Fa'te" w:date="2026-09-18T16:00:40Z">
        <w:r>
          <w:rPr>
            <w:rFonts w:ascii="Times New Roman" w:hAnsi="Times New Roman" w:eastAsia="宋体" w:cs="Times New Roman"/>
            <w:b w:val="0"/>
            <w:i w:val="0"/>
            <w:color w:val="000000"/>
            <w:sz w:val="21"/>
          </w:rPr>
          <w:t>上，移除DSPO的ZSL达到29.67%，高于完整模型的23.96%，而HM仅为15.37%。这些结果表明，</w:t>
        </w:r>
      </w:ins>
      <w:ins w:id="1792" w:author="Fa'te" w:date="2026-09-18T17:25:11Z">
        <w:r>
          <w:rPr/>
          <w:t>DSPO增强语义参照，SGTG提取类别相关时序证据，DMIF协调不同来源的证据，三者共同改善已见类与未见类的识别平衡。</w:t>
        </w:r>
      </w:ins>
    </w:p>
    <w:p w14:paraId="3F7611C1">
      <w:pPr>
        <w:keepNext w:val="0"/>
        <w:keepLines w:val="0"/>
        <w:pageBreakBefore w:val="0"/>
        <w:widowControl/>
        <w:spacing w:before="0" w:after="0" w:line="360" w:lineRule="auto"/>
        <w:ind w:left="0" w:right="0" w:firstLine="420"/>
        <w:jc w:val="both"/>
        <w:rPr>
          <w:del w:id="1793" w:author="Fa'te" w:date="2026-09-18T16:02:00Z"/>
        </w:rPr>
      </w:pPr>
      <w:del w:id="1794" w:author="Fa'te" w:date="2026-09-18T16:00:40Z">
        <w:r>
          <w:rPr>
            <w:rFonts w:ascii="Times New Roman" w:hAnsi="Times New Roman" w:eastAsia="宋体" w:cs="Times New Roman"/>
            <w:color w:val="000000"/>
            <w:sz w:val="21"/>
          </w:rPr>
          <w:delText>表 3 中，完整配置的HM和ZSL在三个数据集上均最高。移除SGTG对应最大的HM降幅：VGGSound-GZSL</w:delText>
        </w:r>
      </w:del>
      <w:del w:id="1795" w:author="Fa'te" w:date="2026-09-18T16:00:40Z">
        <w:r>
          <w:rPr>
            <w:rFonts w:ascii="Times New Roman" w:hAnsi="Times New Roman" w:eastAsia="宋体" w:cs="Times New Roman"/>
            <w:color w:val="000000"/>
            <w:sz w:val="21"/>
            <w:vertAlign w:val="superscript"/>
          </w:rPr>
          <w:delText>cls</w:delText>
        </w:r>
      </w:del>
      <w:del w:id="1796" w:author="Fa'te" w:date="2026-09-18T16:00:40Z">
        <w:r>
          <w:rPr>
            <w:rFonts w:ascii="Times New Roman" w:hAnsi="Times New Roman" w:eastAsia="宋体" w:cs="Times New Roman"/>
            <w:color w:val="000000"/>
            <w:sz w:val="21"/>
          </w:rPr>
          <w:delText>、UCF-GZSL</w:delText>
        </w:r>
      </w:del>
      <w:del w:id="1797" w:author="Fa'te" w:date="2026-09-18T16:00:40Z">
        <w:r>
          <w:rPr>
            <w:rFonts w:ascii="Times New Roman" w:hAnsi="Times New Roman" w:eastAsia="宋体" w:cs="Times New Roman"/>
            <w:color w:val="000000"/>
            <w:sz w:val="21"/>
            <w:vertAlign w:val="superscript"/>
          </w:rPr>
          <w:delText>cls</w:delText>
        </w:r>
      </w:del>
      <w:del w:id="1798" w:author="Fa'te" w:date="2026-09-18T16:00:40Z">
        <w:r>
          <w:rPr>
            <w:rFonts w:ascii="Times New Roman" w:hAnsi="Times New Roman" w:eastAsia="宋体" w:cs="Times New Roman"/>
            <w:color w:val="000000"/>
            <w:sz w:val="21"/>
          </w:rPr>
          <w:delText>和ActivityNet-GZSL</w:delText>
        </w:r>
      </w:del>
      <w:del w:id="1799" w:author="Fa'te" w:date="2026-09-18T16:00:40Z">
        <w:r>
          <w:rPr>
            <w:rFonts w:ascii="Times New Roman" w:hAnsi="Times New Roman" w:eastAsia="宋体" w:cs="Times New Roman"/>
            <w:color w:val="000000"/>
            <w:sz w:val="21"/>
            <w:vertAlign w:val="superscript"/>
          </w:rPr>
          <w:delText>cls</w:delText>
        </w:r>
      </w:del>
      <w:del w:id="1800" w:author="Fa'te" w:date="2026-09-18T16:00:40Z">
        <w:r>
          <w:rPr>
            <w:rFonts w:ascii="Times New Roman" w:hAnsi="Times New Roman" w:eastAsia="宋体" w:cs="Times New Roman"/>
            <w:color w:val="000000"/>
            <w:sz w:val="21"/>
          </w:rPr>
          <w:delText>上分别下降2.54、4.87和3.62个百分点。三个数据集上，移除DSPO、SGTG和DMIF的平均HM降幅分别为1.54、3.68和2.05个百分点。</w:delText>
        </w:r>
      </w:del>
    </w:p>
    <w:p w14:paraId="2A0BD629">
      <w:pPr>
        <w:keepNext w:val="0"/>
        <w:keepLines w:val="0"/>
        <w:pageBreakBefore w:val="0"/>
        <w:widowControl/>
        <w:spacing w:before="0" w:after="0" w:line="360" w:lineRule="auto"/>
        <w:ind w:right="0" w:firstLine="420"/>
        <w:jc w:val="both"/>
        <w:pPrChange w:id="1801" w:author="Fa'te" w:date="2026-09-18T16:02:00Z">
          <w:pPr>
            <w:pStyle w:val="5"/>
            <w:keepNext/>
            <w:keepLines/>
            <w:pageBreakBefore w:val="0"/>
            <w:widowControl/>
            <w:spacing w:before="140" w:after="100" w:line="276" w:lineRule="auto"/>
            <w:ind w:left="0" w:right="0" w:firstLine="0"/>
            <w:jc w:val="left"/>
          </w:pPr>
        </w:pPrChange>
      </w:pPr>
      <w:r>
        <w:rPr>
          <w:rFonts w:ascii="Times New Roman" w:hAnsi="Times New Roman" w:eastAsia="黑体" w:cs="Times New Roman"/>
          <w:b/>
          <w:color w:val="000000"/>
          <w:sz w:val="24"/>
        </w:rPr>
        <w:t>4.3.2 SGTG 设计消融</w:t>
      </w:r>
    </w:p>
    <w:p w14:paraId="7D5D3EB5">
      <w:pPr>
        <w:keepNext w:val="0"/>
        <w:keepLines w:val="0"/>
        <w:pageBreakBefore w:val="0"/>
        <w:widowControl/>
        <w:spacing w:before="0" w:after="0" w:line="360" w:lineRule="auto"/>
        <w:ind w:left="0" w:right="0" w:firstLine="420"/>
        <w:jc w:val="both"/>
        <w:rPr>
          <w:del w:id="1802" w:author="Fa'te" w:date="2026-09-18T16:03:09Z"/>
        </w:rPr>
      </w:pPr>
      <w:del w:id="1803" w:author="Fa'te" w:date="2026-09-18T16:03:09Z">
        <w:r>
          <w:rPr>
            <w:rFonts w:hint="eastAsia" w:cs="Times New Roman"/>
            <w:color w:val="000000"/>
            <w:sz w:val="21"/>
            <w:lang w:val="en-US" w:eastAsia="zh-CN"/>
          </w:rPr>
          <w:delText>我们</w:delText>
        </w:r>
      </w:del>
      <w:del w:id="1804" w:author="Fa'te" w:date="2026-09-18T16:03:09Z">
        <w:r>
          <w:rPr>
            <w:rFonts w:ascii="Times New Roman" w:hAnsi="Times New Roman" w:eastAsia="宋体" w:cs="Times New Roman"/>
            <w:color w:val="000000"/>
            <w:sz w:val="21"/>
          </w:rPr>
          <w:delText>比较</w:delText>
        </w:r>
      </w:del>
      <w:del w:id="1805" w:author="Fa'te" w:date="2026-09-18T16:03:09Z">
        <w:r>
          <w:rPr>
            <w:rFonts w:hint="eastAsia" w:cs="Times New Roman"/>
            <w:color w:val="000000"/>
            <w:sz w:val="21"/>
            <w:lang w:val="en-US" w:eastAsia="zh-CN"/>
          </w:rPr>
          <w:delText>4</w:delText>
        </w:r>
      </w:del>
      <w:del w:id="1806" w:author="Fa'te" w:date="2026-09-18T16:03:09Z">
        <w:r>
          <w:rPr>
            <w:rFonts w:ascii="Times New Roman" w:hAnsi="Times New Roman" w:eastAsia="宋体" w:cs="Times New Roman"/>
            <w:color w:val="000000"/>
            <w:sz w:val="21"/>
          </w:rPr>
          <w:delText>种时序聚合替代方案：均匀池化；按相关性分数选取</w:delText>
        </w:r>
      </w:del>
      <m:oMath>
        <w:del w:id="1807" w:author="Fa'te" w:date="2026-09-18T16:03:09Z">
          <m:r>
            <m:rPr/>
            <w:rPr/>
            <m:t>K</m:t>
          </m:r>
        </w:del>
      </m:oMath>
      <w:del w:id="1808" w:author="Fa'te" w:date="2026-09-18T16:03:09Z">
        <w:r>
          <w:rPr>
            <w:rFonts w:ascii="Times New Roman" w:hAnsi="Times New Roman" w:eastAsia="宋体" w:cs="Times New Roman"/>
            <w:color w:val="000000"/>
            <w:sz w:val="21"/>
          </w:rPr>
          <w:delText>个片段的Top-</w:delText>
        </w:r>
      </w:del>
      <m:oMath>
        <w:del w:id="1809" w:author="Fa'te" w:date="2026-09-18T16:03:09Z">
          <m:r>
            <m:rPr/>
            <w:rPr/>
            <m:t>K</m:t>
          </m:r>
        </w:del>
      </m:oMath>
      <w:del w:id="1810" w:author="Fa'te" w:date="2026-09-18T16:03:09Z">
        <w:r>
          <w:rPr>
            <w:rFonts w:ascii="Times New Roman" w:hAnsi="Times New Roman" w:eastAsia="宋体" w:cs="Times New Roman"/>
            <w:color w:val="000000"/>
            <w:sz w:val="21"/>
          </w:rPr>
          <w:delText>离散选择；以</w:delText>
        </w:r>
      </w:del>
      <m:oMath>
        <w:del w:id="1811" w:author="Fa'te" w:date="2026-09-18T16:03:09Z">
          <m:r>
            <m:rPr/>
            <w:rPr/>
            <m:t>1</m:t>
          </m:r>
        </w:del>
        <w:del w:id="1812" w:author="Fa'te" w:date="2026-09-18T16:03:09Z">
          <m:r>
            <m:rPr>
              <m:sty m:val="p"/>
            </m:rPr>
            <w:rPr/>
            <m:t>/</m:t>
          </m:r>
        </w:del>
        <w:del w:id="1813" w:author="Fa'te" w:date="2026-09-18T16:03:09Z">
          <m:r>
            <m:rPr/>
            <w:rPr/>
            <m:t>E</m:t>
          </m:r>
        </w:del>
      </m:oMath>
      <w:del w:id="1814" w:author="Fa'te" w:date="2026-09-18T16:03:09Z">
        <w:r>
          <w:rPr>
            <w:rFonts w:ascii="Times New Roman" w:hAnsi="Times New Roman" w:eastAsia="宋体" w:cs="Times New Roman"/>
            <w:color w:val="000000"/>
            <w:sz w:val="21"/>
          </w:rPr>
          <w:delText>固定权重替代式（18）自适应权重的均匀路由</w:delText>
        </w:r>
      </w:del>
      <w:del w:id="1815" w:author="Fa'te" w:date="2026-09-18T16:03:09Z">
        <w:r>
          <w:rPr>
            <w:rFonts w:hint="eastAsia" w:cs="Times New Roman"/>
            <w:color w:val="000000"/>
            <w:sz w:val="21"/>
            <w:lang w:eastAsia="zh-CN"/>
          </w:rPr>
          <w:delText>，</w:delText>
        </w:r>
      </w:del>
      <w:del w:id="1816" w:author="Fa'te" w:date="2026-09-18T16:03:09Z">
        <w:r>
          <w:rPr>
            <w:rFonts w:ascii="Times New Roman" w:hAnsi="Times New Roman" w:eastAsia="宋体" w:cs="Times New Roman"/>
            <w:color w:val="000000"/>
            <w:sz w:val="21"/>
          </w:rPr>
          <w:delText>见表4。</w:delText>
        </w:r>
      </w:del>
    </w:p>
    <w:p w14:paraId="6BB3F1CB">
      <w:pPr>
        <w:keepNext/>
        <w:keepLines/>
        <w:pageBreakBefore w:val="0"/>
        <w:widowControl/>
        <w:spacing w:before="80" w:after="80" w:line="288" w:lineRule="auto"/>
        <w:ind w:left="0" w:right="0" w:firstLine="0"/>
        <w:jc w:val="center"/>
        <w:rPr>
          <w:ins w:id="1817" w:author="Fa'te" w:date="2026-09-18T16:03:49Z"/>
          <w:rFonts w:ascii="Times New Roman" w:hAnsi="Times New Roman" w:eastAsia="宋体" w:cs="Times New Roman"/>
          <w:color w:val="000000"/>
          <w:sz w:val="20"/>
        </w:rPr>
      </w:pPr>
      <w:r>
        <w:rPr>
          <w:rFonts w:ascii="Times New Roman" w:hAnsi="Times New Roman" w:eastAsia="宋体" w:cs="Times New Roman"/>
          <w:color w:val="000000"/>
          <w:sz w:val="20"/>
        </w:rPr>
        <w:t>表 4 SGTG设计消融实验结果（%）</w:t>
      </w:r>
    </w:p>
    <w:tbl>
      <w:tblPr>
        <w:tblStyle w:val="19"/>
        <w:tblW w:w="83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2" w:type="dxa"/>
          <w:left w:w="25" w:type="dxa"/>
          <w:bottom w:w="42" w:type="dxa"/>
          <w:right w:w="25" w:type="dxa"/>
        </w:tblCellMar>
      </w:tblPr>
      <w:tblGrid>
        <w:gridCol w:w="1843"/>
        <w:gridCol w:w="539"/>
        <w:gridCol w:w="539"/>
        <w:gridCol w:w="539"/>
        <w:gridCol w:w="539"/>
        <w:gridCol w:w="539"/>
        <w:gridCol w:w="539"/>
        <w:gridCol w:w="539"/>
        <w:gridCol w:w="539"/>
        <w:gridCol w:w="539"/>
        <w:gridCol w:w="539"/>
        <w:gridCol w:w="539"/>
        <w:gridCol w:w="539"/>
      </w:tblGrid>
      <w:tr w14:paraId="54E73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tblHeader/>
          <w:jc w:val="center"/>
          <w:ins w:id="1818" w:author="Fa'te" w:date="2026-09-18T16:03:50Z"/>
        </w:trPr>
        <w:tc>
          <w:tcPr>
            <w:tcW w:w="1843" w:type="dxa"/>
            <w:vMerge w:val="restart"/>
            <w:tcBorders>
              <w:top w:val="single" w:color="000000" w:sz="10" w:space="0"/>
              <w:bottom w:val="single" w:color="000000" w:sz="6" w:space="0"/>
            </w:tcBorders>
            <w:vAlign w:val="center"/>
          </w:tcPr>
          <w:p w14:paraId="70BB8884">
            <w:pPr>
              <w:keepNext/>
              <w:keepLines/>
              <w:spacing w:before="0" w:after="0" w:line="252" w:lineRule="auto"/>
              <w:ind w:left="0" w:right="0" w:firstLine="0"/>
              <w:jc w:val="center"/>
              <w:rPr>
                <w:ins w:id="1819" w:author="Fa'te" w:date="2026-09-18T16:03:50Z"/>
              </w:rPr>
            </w:pPr>
            <w:ins w:id="1820" w:author="Fa'te" w:date="2026-09-18T16:03:50Z">
              <w:r>
                <w:rPr>
                  <w:rFonts w:ascii="Times New Roman" w:hAnsi="Times New Roman" w:eastAsia="宋体" w:cs="Times New Roman"/>
                  <w:b/>
                  <w:i w:val="0"/>
                  <w:color w:val="000000"/>
                  <w:sz w:val="17"/>
                </w:rPr>
                <w:t>时序聚合方式</w:t>
              </w:r>
            </w:ins>
          </w:p>
        </w:tc>
        <w:tc>
          <w:tcPr>
            <w:tcW w:w="2156" w:type="dxa"/>
            <w:gridSpan w:val="4"/>
            <w:tcBorders>
              <w:top w:val="single" w:color="000000" w:sz="10" w:space="0"/>
            </w:tcBorders>
            <w:vAlign w:val="center"/>
          </w:tcPr>
          <w:p w14:paraId="60D793D1">
            <w:pPr>
              <w:keepNext/>
              <w:keepLines/>
              <w:spacing w:before="0" w:after="0" w:line="252" w:lineRule="auto"/>
              <w:ind w:left="0" w:right="0" w:firstLine="0"/>
              <w:jc w:val="center"/>
              <w:rPr>
                <w:ins w:id="1821" w:author="Fa'te" w:date="2026-09-18T16:03:50Z"/>
              </w:rPr>
            </w:pPr>
            <w:ins w:id="1822" w:author="Fa'te" w:date="2026-09-18T16:03:50Z">
              <w:r>
                <w:rPr>
                  <w:rFonts w:ascii="Times New Roman" w:hAnsi="Times New Roman" w:eastAsia="宋体" w:cs="Times New Roman"/>
                  <w:b/>
                  <w:i w:val="0"/>
                  <w:color w:val="000000"/>
                  <w:sz w:val="17"/>
                </w:rPr>
                <w:t>VGGSound-GZSL</w:t>
              </w:r>
            </w:ins>
            <w:ins w:id="1823" w:author="Fa'te" w:date="2026-09-18T16:03:50Z">
              <w:r>
                <w:rPr>
                  <w:rFonts w:ascii="Times New Roman" w:hAnsi="Times New Roman" w:eastAsia="宋体" w:cs="Times New Roman"/>
                  <w:b/>
                  <w:i/>
                  <w:color w:val="000000"/>
                  <w:sz w:val="17"/>
                  <w:vertAlign w:val="superscript"/>
                </w:rPr>
                <w:t>cls</w:t>
              </w:r>
            </w:ins>
          </w:p>
        </w:tc>
        <w:tc>
          <w:tcPr>
            <w:tcW w:w="2156" w:type="dxa"/>
            <w:gridSpan w:val="4"/>
            <w:tcBorders>
              <w:top w:val="single" w:color="000000" w:sz="10" w:space="0"/>
            </w:tcBorders>
            <w:vAlign w:val="center"/>
          </w:tcPr>
          <w:p w14:paraId="48D3DA4A">
            <w:pPr>
              <w:keepNext/>
              <w:keepLines/>
              <w:spacing w:before="0" w:after="0" w:line="252" w:lineRule="auto"/>
              <w:ind w:left="0" w:right="0" w:firstLine="0"/>
              <w:jc w:val="center"/>
              <w:rPr>
                <w:ins w:id="1824" w:author="Fa'te" w:date="2026-09-18T16:03:50Z"/>
              </w:rPr>
            </w:pPr>
            <w:ins w:id="1825" w:author="Fa'te" w:date="2026-09-18T16:03:50Z">
              <w:r>
                <w:rPr>
                  <w:rFonts w:ascii="Times New Roman" w:hAnsi="Times New Roman" w:eastAsia="宋体" w:cs="Times New Roman"/>
                  <w:b/>
                  <w:i w:val="0"/>
                  <w:color w:val="000000"/>
                  <w:sz w:val="17"/>
                </w:rPr>
                <w:t>UCF-GZSL</w:t>
              </w:r>
            </w:ins>
            <w:ins w:id="1826" w:author="Fa'te" w:date="2026-09-18T16:03:50Z">
              <w:r>
                <w:rPr>
                  <w:rFonts w:ascii="Times New Roman" w:hAnsi="Times New Roman" w:eastAsia="宋体" w:cs="Times New Roman"/>
                  <w:b/>
                  <w:i/>
                  <w:color w:val="000000"/>
                  <w:sz w:val="17"/>
                  <w:vertAlign w:val="superscript"/>
                </w:rPr>
                <w:t>cls</w:t>
              </w:r>
            </w:ins>
          </w:p>
        </w:tc>
        <w:tc>
          <w:tcPr>
            <w:tcW w:w="2156" w:type="dxa"/>
            <w:gridSpan w:val="4"/>
            <w:tcBorders>
              <w:top w:val="single" w:color="000000" w:sz="10" w:space="0"/>
            </w:tcBorders>
            <w:vAlign w:val="center"/>
          </w:tcPr>
          <w:p w14:paraId="2DD98EAF">
            <w:pPr>
              <w:keepNext/>
              <w:keepLines/>
              <w:spacing w:before="0" w:after="0" w:line="252" w:lineRule="auto"/>
              <w:ind w:left="0" w:right="0" w:firstLine="0"/>
              <w:jc w:val="center"/>
              <w:rPr>
                <w:ins w:id="1827" w:author="Fa'te" w:date="2026-09-18T16:03:50Z"/>
              </w:rPr>
            </w:pPr>
            <w:ins w:id="1828" w:author="Fa'te" w:date="2026-09-18T16:03:50Z">
              <w:r>
                <w:rPr>
                  <w:rFonts w:ascii="Times New Roman" w:hAnsi="Times New Roman" w:eastAsia="宋体" w:cs="Times New Roman"/>
                  <w:b/>
                  <w:i w:val="0"/>
                  <w:color w:val="000000"/>
                  <w:sz w:val="17"/>
                </w:rPr>
                <w:t>ActivityNet-GZSL</w:t>
              </w:r>
            </w:ins>
            <w:ins w:id="1829" w:author="Fa'te" w:date="2026-09-18T16:03:50Z">
              <w:r>
                <w:rPr>
                  <w:rFonts w:ascii="Times New Roman" w:hAnsi="Times New Roman" w:eastAsia="宋体" w:cs="Times New Roman"/>
                  <w:b/>
                  <w:i/>
                  <w:color w:val="000000"/>
                  <w:sz w:val="17"/>
                  <w:vertAlign w:val="superscript"/>
                </w:rPr>
                <w:t>cls</w:t>
              </w:r>
            </w:ins>
          </w:p>
        </w:tc>
      </w:tr>
      <w:tr w14:paraId="48C9D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tblHeader/>
          <w:jc w:val="center"/>
          <w:ins w:id="1830" w:author="Fa'te" w:date="2026-09-18T16:03:50Z"/>
        </w:trPr>
        <w:tc>
          <w:tcPr>
            <w:tcW w:w="1843" w:type="dxa"/>
            <w:vMerge w:val="continue"/>
            <w:vAlign w:val="center"/>
          </w:tcPr>
          <w:p w14:paraId="08DDEF95">
            <w:pPr>
              <w:keepNext/>
              <w:keepLines/>
              <w:spacing w:before="0" w:after="0" w:line="252" w:lineRule="auto"/>
              <w:ind w:left="0" w:right="0" w:firstLine="0"/>
              <w:jc w:val="center"/>
              <w:rPr>
                <w:ins w:id="1831" w:author="Fa'te" w:date="2026-09-18T16:03:50Z"/>
              </w:rPr>
            </w:pPr>
          </w:p>
        </w:tc>
        <w:tc>
          <w:tcPr>
            <w:tcW w:w="539" w:type="dxa"/>
            <w:tcBorders>
              <w:bottom w:val="single" w:color="000000" w:sz="6" w:space="0"/>
            </w:tcBorders>
            <w:vAlign w:val="center"/>
          </w:tcPr>
          <w:p w14:paraId="020BAEE7">
            <w:pPr>
              <w:keepNext/>
              <w:keepLines/>
              <w:spacing w:before="0" w:after="0" w:line="252" w:lineRule="auto"/>
              <w:ind w:left="0" w:right="0" w:firstLine="0"/>
              <w:jc w:val="center"/>
              <w:rPr>
                <w:ins w:id="1832" w:author="Fa'te" w:date="2026-09-18T16:03:50Z"/>
              </w:rPr>
            </w:pPr>
            <w:ins w:id="1833" w:author="Fa'te" w:date="2026-09-18T16:03:50Z">
              <w:r>
                <w:rPr>
                  <w:rFonts w:ascii="Times New Roman" w:hAnsi="Times New Roman" w:eastAsia="宋体" w:cs="Times New Roman"/>
                  <w:b/>
                  <w:i w:val="0"/>
                  <w:color w:val="000000"/>
                  <w:sz w:val="17"/>
                </w:rPr>
                <w:t>S</w:t>
              </w:r>
            </w:ins>
          </w:p>
        </w:tc>
        <w:tc>
          <w:tcPr>
            <w:tcW w:w="539" w:type="dxa"/>
            <w:tcBorders>
              <w:bottom w:val="single" w:color="000000" w:sz="6" w:space="0"/>
            </w:tcBorders>
            <w:vAlign w:val="center"/>
          </w:tcPr>
          <w:p w14:paraId="68A1A5CF">
            <w:pPr>
              <w:keepNext/>
              <w:keepLines/>
              <w:spacing w:before="0" w:after="0" w:line="252" w:lineRule="auto"/>
              <w:ind w:left="0" w:right="0" w:firstLine="0"/>
              <w:jc w:val="center"/>
              <w:rPr>
                <w:ins w:id="1834" w:author="Fa'te" w:date="2026-09-18T16:03:50Z"/>
              </w:rPr>
            </w:pPr>
            <w:ins w:id="1835" w:author="Fa'te" w:date="2026-09-18T16:03:50Z">
              <w:r>
                <w:rPr>
                  <w:rFonts w:ascii="Times New Roman" w:hAnsi="Times New Roman" w:eastAsia="宋体" w:cs="Times New Roman"/>
                  <w:b/>
                  <w:i w:val="0"/>
                  <w:color w:val="000000"/>
                  <w:sz w:val="17"/>
                </w:rPr>
                <w:t>U</w:t>
              </w:r>
            </w:ins>
          </w:p>
        </w:tc>
        <w:tc>
          <w:tcPr>
            <w:tcW w:w="539" w:type="dxa"/>
            <w:tcBorders>
              <w:bottom w:val="single" w:color="000000" w:sz="6" w:space="0"/>
            </w:tcBorders>
            <w:vAlign w:val="center"/>
          </w:tcPr>
          <w:p w14:paraId="3FF10F39">
            <w:pPr>
              <w:keepNext/>
              <w:keepLines/>
              <w:spacing w:before="0" w:after="0" w:line="252" w:lineRule="auto"/>
              <w:ind w:left="0" w:right="0" w:firstLine="0"/>
              <w:jc w:val="center"/>
              <w:rPr>
                <w:ins w:id="1836" w:author="Fa'te" w:date="2026-09-18T16:03:50Z"/>
              </w:rPr>
            </w:pPr>
            <w:ins w:id="1837" w:author="Fa'te" w:date="2026-09-18T16:03:50Z">
              <w:r>
                <w:rPr>
                  <w:rFonts w:ascii="Times New Roman" w:hAnsi="Times New Roman" w:eastAsia="宋体" w:cs="Times New Roman"/>
                  <w:b/>
                  <w:i w:val="0"/>
                  <w:color w:val="000000"/>
                  <w:sz w:val="17"/>
                </w:rPr>
                <w:t>HM</w:t>
              </w:r>
            </w:ins>
          </w:p>
        </w:tc>
        <w:tc>
          <w:tcPr>
            <w:tcW w:w="539" w:type="dxa"/>
            <w:tcBorders>
              <w:bottom w:val="single" w:color="000000" w:sz="6" w:space="0"/>
            </w:tcBorders>
            <w:vAlign w:val="center"/>
          </w:tcPr>
          <w:p w14:paraId="00A84E5E">
            <w:pPr>
              <w:keepNext/>
              <w:keepLines/>
              <w:spacing w:before="0" w:after="0" w:line="252" w:lineRule="auto"/>
              <w:ind w:left="0" w:right="0" w:firstLine="0"/>
              <w:jc w:val="center"/>
              <w:rPr>
                <w:ins w:id="1838" w:author="Fa'te" w:date="2026-09-18T16:03:50Z"/>
              </w:rPr>
            </w:pPr>
            <w:ins w:id="1839" w:author="Fa'te" w:date="2026-09-18T16:03:50Z">
              <w:r>
                <w:rPr>
                  <w:rFonts w:ascii="Times New Roman" w:hAnsi="Times New Roman" w:eastAsia="宋体" w:cs="Times New Roman"/>
                  <w:b/>
                  <w:i w:val="0"/>
                  <w:color w:val="000000"/>
                  <w:sz w:val="17"/>
                </w:rPr>
                <w:t>ZSL</w:t>
              </w:r>
            </w:ins>
          </w:p>
        </w:tc>
        <w:tc>
          <w:tcPr>
            <w:tcW w:w="539" w:type="dxa"/>
            <w:tcBorders>
              <w:bottom w:val="single" w:color="000000" w:sz="6" w:space="0"/>
            </w:tcBorders>
            <w:vAlign w:val="center"/>
          </w:tcPr>
          <w:p w14:paraId="76CA9041">
            <w:pPr>
              <w:keepNext/>
              <w:keepLines/>
              <w:spacing w:before="0" w:after="0" w:line="252" w:lineRule="auto"/>
              <w:ind w:left="0" w:right="0" w:firstLine="0"/>
              <w:jc w:val="center"/>
              <w:rPr>
                <w:ins w:id="1840" w:author="Fa'te" w:date="2026-09-18T16:03:50Z"/>
              </w:rPr>
            </w:pPr>
            <w:ins w:id="1841" w:author="Fa'te" w:date="2026-09-18T16:03:50Z">
              <w:r>
                <w:rPr>
                  <w:rFonts w:ascii="Times New Roman" w:hAnsi="Times New Roman" w:eastAsia="宋体" w:cs="Times New Roman"/>
                  <w:b/>
                  <w:i w:val="0"/>
                  <w:color w:val="000000"/>
                  <w:sz w:val="17"/>
                </w:rPr>
                <w:t>S</w:t>
              </w:r>
            </w:ins>
          </w:p>
        </w:tc>
        <w:tc>
          <w:tcPr>
            <w:tcW w:w="539" w:type="dxa"/>
            <w:tcBorders>
              <w:bottom w:val="single" w:color="000000" w:sz="6" w:space="0"/>
            </w:tcBorders>
            <w:vAlign w:val="center"/>
          </w:tcPr>
          <w:p w14:paraId="08A8C738">
            <w:pPr>
              <w:keepNext/>
              <w:keepLines/>
              <w:spacing w:before="0" w:after="0" w:line="252" w:lineRule="auto"/>
              <w:ind w:left="0" w:right="0" w:firstLine="0"/>
              <w:jc w:val="center"/>
              <w:rPr>
                <w:ins w:id="1842" w:author="Fa'te" w:date="2026-09-18T16:03:50Z"/>
              </w:rPr>
            </w:pPr>
            <w:ins w:id="1843" w:author="Fa'te" w:date="2026-09-18T16:03:50Z">
              <w:r>
                <w:rPr>
                  <w:rFonts w:ascii="Times New Roman" w:hAnsi="Times New Roman" w:eastAsia="宋体" w:cs="Times New Roman"/>
                  <w:b/>
                  <w:i w:val="0"/>
                  <w:color w:val="000000"/>
                  <w:sz w:val="17"/>
                </w:rPr>
                <w:t>U</w:t>
              </w:r>
            </w:ins>
          </w:p>
        </w:tc>
        <w:tc>
          <w:tcPr>
            <w:tcW w:w="539" w:type="dxa"/>
            <w:tcBorders>
              <w:bottom w:val="single" w:color="000000" w:sz="6" w:space="0"/>
            </w:tcBorders>
            <w:vAlign w:val="center"/>
          </w:tcPr>
          <w:p w14:paraId="33CB4F0A">
            <w:pPr>
              <w:keepNext/>
              <w:keepLines/>
              <w:spacing w:before="0" w:after="0" w:line="252" w:lineRule="auto"/>
              <w:ind w:left="0" w:right="0" w:firstLine="0"/>
              <w:jc w:val="center"/>
              <w:rPr>
                <w:ins w:id="1844" w:author="Fa'te" w:date="2026-09-18T16:03:50Z"/>
              </w:rPr>
            </w:pPr>
            <w:ins w:id="1845" w:author="Fa'te" w:date="2026-09-18T16:03:50Z">
              <w:r>
                <w:rPr>
                  <w:rFonts w:ascii="Times New Roman" w:hAnsi="Times New Roman" w:eastAsia="宋体" w:cs="Times New Roman"/>
                  <w:b/>
                  <w:i w:val="0"/>
                  <w:color w:val="000000"/>
                  <w:sz w:val="17"/>
                </w:rPr>
                <w:t>HM</w:t>
              </w:r>
            </w:ins>
          </w:p>
        </w:tc>
        <w:tc>
          <w:tcPr>
            <w:tcW w:w="539" w:type="dxa"/>
            <w:tcBorders>
              <w:bottom w:val="single" w:color="000000" w:sz="6" w:space="0"/>
            </w:tcBorders>
            <w:vAlign w:val="center"/>
          </w:tcPr>
          <w:p w14:paraId="3CA6C50C">
            <w:pPr>
              <w:keepNext/>
              <w:keepLines/>
              <w:spacing w:before="0" w:after="0" w:line="252" w:lineRule="auto"/>
              <w:ind w:left="0" w:right="0" w:firstLine="0"/>
              <w:jc w:val="center"/>
              <w:rPr>
                <w:ins w:id="1846" w:author="Fa'te" w:date="2026-09-18T16:03:50Z"/>
              </w:rPr>
            </w:pPr>
            <w:ins w:id="1847" w:author="Fa'te" w:date="2026-09-18T16:03:50Z">
              <w:r>
                <w:rPr>
                  <w:rFonts w:ascii="Times New Roman" w:hAnsi="Times New Roman" w:eastAsia="宋体" w:cs="Times New Roman"/>
                  <w:b/>
                  <w:i w:val="0"/>
                  <w:color w:val="000000"/>
                  <w:sz w:val="17"/>
                </w:rPr>
                <w:t>ZSL</w:t>
              </w:r>
            </w:ins>
          </w:p>
        </w:tc>
        <w:tc>
          <w:tcPr>
            <w:tcW w:w="539" w:type="dxa"/>
            <w:tcBorders>
              <w:bottom w:val="single" w:color="000000" w:sz="6" w:space="0"/>
            </w:tcBorders>
            <w:vAlign w:val="center"/>
          </w:tcPr>
          <w:p w14:paraId="2422FA05">
            <w:pPr>
              <w:keepNext/>
              <w:keepLines/>
              <w:spacing w:before="0" w:after="0" w:line="252" w:lineRule="auto"/>
              <w:ind w:left="0" w:right="0" w:firstLine="0"/>
              <w:jc w:val="center"/>
              <w:rPr>
                <w:ins w:id="1848" w:author="Fa'te" w:date="2026-09-18T16:03:50Z"/>
              </w:rPr>
            </w:pPr>
            <w:ins w:id="1849" w:author="Fa'te" w:date="2026-09-18T16:03:50Z">
              <w:r>
                <w:rPr>
                  <w:rFonts w:ascii="Times New Roman" w:hAnsi="Times New Roman" w:eastAsia="宋体" w:cs="Times New Roman"/>
                  <w:b/>
                  <w:i w:val="0"/>
                  <w:color w:val="000000"/>
                  <w:sz w:val="17"/>
                </w:rPr>
                <w:t>S</w:t>
              </w:r>
            </w:ins>
          </w:p>
        </w:tc>
        <w:tc>
          <w:tcPr>
            <w:tcW w:w="539" w:type="dxa"/>
            <w:tcBorders>
              <w:bottom w:val="single" w:color="000000" w:sz="6" w:space="0"/>
            </w:tcBorders>
            <w:vAlign w:val="center"/>
          </w:tcPr>
          <w:p w14:paraId="38E6C516">
            <w:pPr>
              <w:keepNext/>
              <w:keepLines/>
              <w:spacing w:before="0" w:after="0" w:line="252" w:lineRule="auto"/>
              <w:ind w:left="0" w:right="0" w:firstLine="0"/>
              <w:jc w:val="center"/>
              <w:rPr>
                <w:ins w:id="1850" w:author="Fa'te" w:date="2026-09-18T16:03:50Z"/>
              </w:rPr>
            </w:pPr>
            <w:ins w:id="1851" w:author="Fa'te" w:date="2026-09-18T16:03:50Z">
              <w:r>
                <w:rPr>
                  <w:rFonts w:ascii="Times New Roman" w:hAnsi="Times New Roman" w:eastAsia="宋体" w:cs="Times New Roman"/>
                  <w:b/>
                  <w:i w:val="0"/>
                  <w:color w:val="000000"/>
                  <w:sz w:val="17"/>
                </w:rPr>
                <w:t>U</w:t>
              </w:r>
            </w:ins>
          </w:p>
        </w:tc>
        <w:tc>
          <w:tcPr>
            <w:tcW w:w="539" w:type="dxa"/>
            <w:tcBorders>
              <w:bottom w:val="single" w:color="000000" w:sz="6" w:space="0"/>
            </w:tcBorders>
            <w:vAlign w:val="center"/>
          </w:tcPr>
          <w:p w14:paraId="059FE0C0">
            <w:pPr>
              <w:keepNext/>
              <w:keepLines/>
              <w:spacing w:before="0" w:after="0" w:line="252" w:lineRule="auto"/>
              <w:ind w:left="0" w:right="0" w:firstLine="0"/>
              <w:jc w:val="center"/>
              <w:rPr>
                <w:ins w:id="1852" w:author="Fa'te" w:date="2026-09-18T16:03:50Z"/>
              </w:rPr>
            </w:pPr>
            <w:ins w:id="1853" w:author="Fa'te" w:date="2026-09-18T16:03:50Z">
              <w:r>
                <w:rPr>
                  <w:rFonts w:ascii="Times New Roman" w:hAnsi="Times New Roman" w:eastAsia="宋体" w:cs="Times New Roman"/>
                  <w:b/>
                  <w:i w:val="0"/>
                  <w:color w:val="000000"/>
                  <w:sz w:val="17"/>
                </w:rPr>
                <w:t>HM</w:t>
              </w:r>
            </w:ins>
          </w:p>
        </w:tc>
        <w:tc>
          <w:tcPr>
            <w:tcW w:w="539" w:type="dxa"/>
            <w:tcBorders>
              <w:bottom w:val="single" w:color="000000" w:sz="6" w:space="0"/>
            </w:tcBorders>
            <w:vAlign w:val="center"/>
          </w:tcPr>
          <w:p w14:paraId="4010FBFA">
            <w:pPr>
              <w:keepNext/>
              <w:keepLines/>
              <w:spacing w:before="0" w:after="0" w:line="252" w:lineRule="auto"/>
              <w:ind w:left="0" w:right="0" w:firstLine="0"/>
              <w:jc w:val="center"/>
              <w:rPr>
                <w:ins w:id="1854" w:author="Fa'te" w:date="2026-09-18T16:03:50Z"/>
              </w:rPr>
            </w:pPr>
            <w:ins w:id="1855" w:author="Fa'te" w:date="2026-09-18T16:03:50Z">
              <w:r>
                <w:rPr>
                  <w:rFonts w:ascii="Times New Roman" w:hAnsi="Times New Roman" w:eastAsia="宋体" w:cs="Times New Roman"/>
                  <w:b/>
                  <w:i w:val="0"/>
                  <w:color w:val="000000"/>
                  <w:sz w:val="17"/>
                </w:rPr>
                <w:t>ZSL</w:t>
              </w:r>
            </w:ins>
          </w:p>
        </w:tc>
      </w:tr>
      <w:tr w14:paraId="6A6BD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1856" w:author="Fa'te" w:date="2026-09-18T16:03:50Z"/>
        </w:trPr>
        <w:tc>
          <w:tcPr>
            <w:tcW w:w="1843" w:type="dxa"/>
            <w:vAlign w:val="center"/>
          </w:tcPr>
          <w:p w14:paraId="69CD25CC">
            <w:pPr>
              <w:keepNext/>
              <w:keepLines/>
              <w:spacing w:before="0" w:after="0" w:line="252" w:lineRule="auto"/>
              <w:ind w:left="0" w:right="0" w:firstLine="0"/>
              <w:jc w:val="left"/>
              <w:rPr>
                <w:ins w:id="1857" w:author="Fa'te" w:date="2026-09-18T16:03:50Z"/>
              </w:rPr>
            </w:pPr>
            <w:ins w:id="1858" w:author="Fa'te" w:date="2026-09-18T16:03:50Z">
              <w:r>
                <w:rPr>
                  <w:rFonts w:ascii="Times New Roman" w:hAnsi="Times New Roman" w:eastAsia="宋体" w:cs="Times New Roman"/>
                  <w:b w:val="0"/>
                  <w:i w:val="0"/>
                  <w:color w:val="000000"/>
                  <w:sz w:val="17"/>
                </w:rPr>
                <w:t>均匀池化</w:t>
              </w:r>
            </w:ins>
          </w:p>
        </w:tc>
        <w:tc>
          <w:tcPr>
            <w:tcW w:w="539" w:type="dxa"/>
            <w:vAlign w:val="center"/>
          </w:tcPr>
          <w:p w14:paraId="52B071B1">
            <w:pPr>
              <w:keepNext/>
              <w:keepLines/>
              <w:spacing w:before="0" w:after="0" w:line="252" w:lineRule="auto"/>
              <w:ind w:left="0" w:right="0" w:firstLine="0"/>
              <w:jc w:val="center"/>
              <w:rPr>
                <w:ins w:id="1859" w:author="Fa'te" w:date="2026-09-18T16:03:50Z"/>
              </w:rPr>
            </w:pPr>
            <w:ins w:id="1860" w:author="Fa'te" w:date="2026-09-18T16:03:50Z">
              <w:r>
                <w:rPr>
                  <w:rFonts w:ascii="Times New Roman" w:hAnsi="Times New Roman" w:eastAsia="宋体" w:cs="Times New Roman"/>
                  <w:b w:val="0"/>
                  <w:i w:val="0"/>
                  <w:color w:val="000000"/>
                  <w:sz w:val="17"/>
                </w:rPr>
                <w:t>32.29</w:t>
              </w:r>
            </w:ins>
          </w:p>
        </w:tc>
        <w:tc>
          <w:tcPr>
            <w:tcW w:w="539" w:type="dxa"/>
            <w:vAlign w:val="center"/>
          </w:tcPr>
          <w:p w14:paraId="1F30CA74">
            <w:pPr>
              <w:keepNext/>
              <w:keepLines/>
              <w:spacing w:before="0" w:after="0" w:line="252" w:lineRule="auto"/>
              <w:ind w:left="0" w:right="0" w:firstLine="0"/>
              <w:jc w:val="center"/>
              <w:rPr>
                <w:ins w:id="1861" w:author="Fa'te" w:date="2026-09-18T16:03:50Z"/>
              </w:rPr>
            </w:pPr>
            <w:ins w:id="1862" w:author="Fa'te" w:date="2026-09-18T16:03:50Z">
              <w:r>
                <w:rPr>
                  <w:rFonts w:ascii="Times New Roman" w:hAnsi="Times New Roman" w:eastAsia="宋体" w:cs="Times New Roman"/>
                  <w:b w:val="0"/>
                  <w:i w:val="0"/>
                  <w:color w:val="000000"/>
                  <w:sz w:val="17"/>
                </w:rPr>
                <w:t>9.84</w:t>
              </w:r>
            </w:ins>
          </w:p>
        </w:tc>
        <w:tc>
          <w:tcPr>
            <w:tcW w:w="539" w:type="dxa"/>
            <w:vAlign w:val="center"/>
          </w:tcPr>
          <w:p w14:paraId="21B595CB">
            <w:pPr>
              <w:keepNext/>
              <w:keepLines/>
              <w:spacing w:before="0" w:after="0" w:line="252" w:lineRule="auto"/>
              <w:ind w:left="0" w:right="0" w:firstLine="0"/>
              <w:jc w:val="center"/>
              <w:rPr>
                <w:ins w:id="1863" w:author="Fa'te" w:date="2026-09-18T16:03:50Z"/>
              </w:rPr>
            </w:pPr>
            <w:ins w:id="1864" w:author="Fa'te" w:date="2026-09-18T16:03:50Z">
              <w:r>
                <w:rPr>
                  <w:rFonts w:ascii="Times New Roman" w:hAnsi="Times New Roman" w:eastAsia="宋体" w:cs="Times New Roman"/>
                  <w:b w:val="0"/>
                  <w:i w:val="0"/>
                  <w:color w:val="000000"/>
                  <w:sz w:val="17"/>
                </w:rPr>
                <w:t>15.08</w:t>
              </w:r>
            </w:ins>
          </w:p>
        </w:tc>
        <w:tc>
          <w:tcPr>
            <w:tcW w:w="539" w:type="dxa"/>
            <w:vAlign w:val="center"/>
          </w:tcPr>
          <w:p w14:paraId="032BB64A">
            <w:pPr>
              <w:keepNext/>
              <w:keepLines/>
              <w:spacing w:before="0" w:after="0" w:line="252" w:lineRule="auto"/>
              <w:ind w:left="0" w:right="0" w:firstLine="0"/>
              <w:jc w:val="center"/>
              <w:rPr>
                <w:ins w:id="1865" w:author="Fa'te" w:date="2026-09-18T16:03:50Z"/>
              </w:rPr>
            </w:pPr>
            <w:ins w:id="1866" w:author="Fa'te" w:date="2026-09-18T16:03:50Z">
              <w:r>
                <w:rPr>
                  <w:rFonts w:ascii="Times New Roman" w:hAnsi="Times New Roman" w:eastAsia="宋体" w:cs="Times New Roman"/>
                  <w:b w:val="0"/>
                  <w:i w:val="0"/>
                  <w:color w:val="000000"/>
                  <w:sz w:val="17"/>
                </w:rPr>
                <w:t>10.97</w:t>
              </w:r>
            </w:ins>
          </w:p>
        </w:tc>
        <w:tc>
          <w:tcPr>
            <w:tcW w:w="539" w:type="dxa"/>
            <w:vAlign w:val="center"/>
          </w:tcPr>
          <w:p w14:paraId="7E703828">
            <w:pPr>
              <w:keepNext/>
              <w:keepLines/>
              <w:spacing w:before="0" w:after="0" w:line="252" w:lineRule="auto"/>
              <w:ind w:left="0" w:right="0" w:firstLine="0"/>
              <w:jc w:val="center"/>
              <w:rPr>
                <w:ins w:id="1867" w:author="Fa'te" w:date="2026-09-18T16:03:50Z"/>
              </w:rPr>
            </w:pPr>
            <w:ins w:id="1868" w:author="Fa'te" w:date="2026-09-18T16:03:50Z">
              <w:r>
                <w:rPr>
                  <w:rFonts w:ascii="Times New Roman" w:hAnsi="Times New Roman" w:eastAsia="宋体" w:cs="Times New Roman"/>
                  <w:b w:val="0"/>
                  <w:i w:val="0"/>
                  <w:color w:val="000000"/>
                  <w:sz w:val="17"/>
                </w:rPr>
                <w:t>70.18</w:t>
              </w:r>
            </w:ins>
          </w:p>
        </w:tc>
        <w:tc>
          <w:tcPr>
            <w:tcW w:w="539" w:type="dxa"/>
            <w:vAlign w:val="center"/>
          </w:tcPr>
          <w:p w14:paraId="651B96E5">
            <w:pPr>
              <w:keepNext/>
              <w:keepLines/>
              <w:spacing w:before="0" w:after="0" w:line="252" w:lineRule="auto"/>
              <w:ind w:left="0" w:right="0" w:firstLine="0"/>
              <w:jc w:val="center"/>
              <w:rPr>
                <w:ins w:id="1869" w:author="Fa'te" w:date="2026-09-18T16:03:50Z"/>
              </w:rPr>
            </w:pPr>
            <w:ins w:id="1870" w:author="Fa'te" w:date="2026-09-18T16:03:50Z">
              <w:r>
                <w:rPr>
                  <w:rFonts w:ascii="Times New Roman" w:hAnsi="Times New Roman" w:eastAsia="宋体" w:cs="Times New Roman"/>
                  <w:b w:val="0"/>
                  <w:i w:val="0"/>
                  <w:color w:val="000000"/>
                  <w:sz w:val="17"/>
                </w:rPr>
                <w:t>35.94</w:t>
              </w:r>
            </w:ins>
          </w:p>
        </w:tc>
        <w:tc>
          <w:tcPr>
            <w:tcW w:w="539" w:type="dxa"/>
            <w:vAlign w:val="center"/>
          </w:tcPr>
          <w:p w14:paraId="0A5C0FD6">
            <w:pPr>
              <w:keepNext/>
              <w:keepLines/>
              <w:spacing w:before="0" w:after="0" w:line="252" w:lineRule="auto"/>
              <w:ind w:left="0" w:right="0" w:firstLine="0"/>
              <w:jc w:val="center"/>
              <w:rPr>
                <w:ins w:id="1871" w:author="Fa'te" w:date="2026-09-18T16:03:50Z"/>
              </w:rPr>
            </w:pPr>
            <w:ins w:id="1872" w:author="Fa'te" w:date="2026-09-18T16:03:50Z">
              <w:r>
                <w:rPr>
                  <w:rFonts w:ascii="Times New Roman" w:hAnsi="Times New Roman" w:eastAsia="宋体" w:cs="Times New Roman"/>
                  <w:b w:val="0"/>
                  <w:i w:val="0"/>
                  <w:color w:val="000000"/>
                  <w:sz w:val="17"/>
                </w:rPr>
                <w:t>47.54</w:t>
              </w:r>
            </w:ins>
          </w:p>
        </w:tc>
        <w:tc>
          <w:tcPr>
            <w:tcW w:w="539" w:type="dxa"/>
            <w:vAlign w:val="center"/>
          </w:tcPr>
          <w:p w14:paraId="308FD0CA">
            <w:pPr>
              <w:keepNext/>
              <w:keepLines/>
              <w:spacing w:before="0" w:after="0" w:line="252" w:lineRule="auto"/>
              <w:ind w:left="0" w:right="0" w:firstLine="0"/>
              <w:jc w:val="center"/>
              <w:rPr>
                <w:ins w:id="1873" w:author="Fa'te" w:date="2026-09-18T16:03:50Z"/>
              </w:rPr>
            </w:pPr>
            <w:ins w:id="1874" w:author="Fa'te" w:date="2026-09-18T16:03:50Z">
              <w:r>
                <w:rPr>
                  <w:rFonts w:ascii="Times New Roman" w:hAnsi="Times New Roman" w:eastAsia="宋体" w:cs="Times New Roman"/>
                  <w:b w:val="0"/>
                  <w:i w:val="0"/>
                  <w:color w:val="000000"/>
                  <w:sz w:val="17"/>
                </w:rPr>
                <w:t>47.88</w:t>
              </w:r>
            </w:ins>
          </w:p>
        </w:tc>
        <w:tc>
          <w:tcPr>
            <w:tcW w:w="539" w:type="dxa"/>
            <w:vAlign w:val="center"/>
          </w:tcPr>
          <w:p w14:paraId="5848FD67">
            <w:pPr>
              <w:keepNext/>
              <w:keepLines/>
              <w:spacing w:before="0" w:after="0" w:line="252" w:lineRule="auto"/>
              <w:ind w:left="0" w:right="0" w:firstLine="0"/>
              <w:jc w:val="center"/>
              <w:rPr>
                <w:ins w:id="1875" w:author="Fa'te" w:date="2026-09-18T16:03:50Z"/>
              </w:rPr>
            </w:pPr>
            <w:ins w:id="1876" w:author="Fa'te" w:date="2026-09-18T16:03:50Z">
              <w:r>
                <w:rPr>
                  <w:rFonts w:ascii="Times New Roman" w:hAnsi="Times New Roman" w:eastAsia="宋体" w:cs="Times New Roman"/>
                  <w:b w:val="0"/>
                  <w:i w:val="0"/>
                  <w:color w:val="000000"/>
                  <w:sz w:val="17"/>
                </w:rPr>
                <w:t>34.25</w:t>
              </w:r>
            </w:ins>
          </w:p>
        </w:tc>
        <w:tc>
          <w:tcPr>
            <w:tcW w:w="539" w:type="dxa"/>
            <w:vAlign w:val="center"/>
          </w:tcPr>
          <w:p w14:paraId="61C3F0D8">
            <w:pPr>
              <w:keepNext/>
              <w:keepLines/>
              <w:spacing w:before="0" w:after="0" w:line="252" w:lineRule="auto"/>
              <w:ind w:left="0" w:right="0" w:firstLine="0"/>
              <w:jc w:val="center"/>
              <w:rPr>
                <w:ins w:id="1877" w:author="Fa'te" w:date="2026-09-18T16:03:50Z"/>
              </w:rPr>
            </w:pPr>
            <w:ins w:id="1878" w:author="Fa'te" w:date="2026-09-18T16:03:50Z">
              <w:r>
                <w:rPr>
                  <w:rFonts w:ascii="Times New Roman" w:hAnsi="Times New Roman" w:eastAsia="宋体" w:cs="Times New Roman"/>
                  <w:b w:val="0"/>
                  <w:i w:val="0"/>
                  <w:color w:val="000000"/>
                  <w:sz w:val="17"/>
                </w:rPr>
                <w:t>20.74</w:t>
              </w:r>
            </w:ins>
          </w:p>
        </w:tc>
        <w:tc>
          <w:tcPr>
            <w:tcW w:w="539" w:type="dxa"/>
            <w:vAlign w:val="center"/>
          </w:tcPr>
          <w:p w14:paraId="5B06A297">
            <w:pPr>
              <w:keepNext/>
              <w:keepLines/>
              <w:spacing w:before="0" w:after="0" w:line="252" w:lineRule="auto"/>
              <w:ind w:left="0" w:right="0" w:firstLine="0"/>
              <w:jc w:val="center"/>
              <w:rPr>
                <w:ins w:id="1879" w:author="Fa'te" w:date="2026-09-18T16:03:50Z"/>
              </w:rPr>
            </w:pPr>
            <w:ins w:id="1880" w:author="Fa'te" w:date="2026-09-18T16:03:50Z">
              <w:r>
                <w:rPr>
                  <w:rFonts w:ascii="Times New Roman" w:hAnsi="Times New Roman" w:eastAsia="宋体" w:cs="Times New Roman"/>
                  <w:b w:val="0"/>
                  <w:i w:val="0"/>
                  <w:color w:val="000000"/>
                  <w:sz w:val="17"/>
                </w:rPr>
                <w:t>25.84</w:t>
              </w:r>
            </w:ins>
          </w:p>
        </w:tc>
        <w:tc>
          <w:tcPr>
            <w:tcW w:w="539" w:type="dxa"/>
            <w:vAlign w:val="center"/>
          </w:tcPr>
          <w:p w14:paraId="43B2D2E6">
            <w:pPr>
              <w:keepNext/>
              <w:keepLines/>
              <w:spacing w:before="0" w:after="0" w:line="252" w:lineRule="auto"/>
              <w:ind w:left="0" w:right="0" w:firstLine="0"/>
              <w:jc w:val="center"/>
              <w:rPr>
                <w:ins w:id="1881" w:author="Fa'te" w:date="2026-09-18T16:03:50Z"/>
              </w:rPr>
            </w:pPr>
            <w:ins w:id="1882" w:author="Fa'te" w:date="2026-09-18T16:03:50Z">
              <w:r>
                <w:rPr>
                  <w:rFonts w:ascii="Times New Roman" w:hAnsi="Times New Roman" w:eastAsia="宋体" w:cs="Times New Roman"/>
                  <w:b w:val="0"/>
                  <w:i w:val="0"/>
                  <w:color w:val="000000"/>
                  <w:sz w:val="17"/>
                </w:rPr>
                <w:t>22.16</w:t>
              </w:r>
            </w:ins>
          </w:p>
        </w:tc>
      </w:tr>
      <w:tr w14:paraId="633B9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1883" w:author="Fa'te" w:date="2026-09-18T16:03:50Z"/>
        </w:trPr>
        <w:tc>
          <w:tcPr>
            <w:tcW w:w="1843" w:type="dxa"/>
            <w:vAlign w:val="center"/>
          </w:tcPr>
          <w:p w14:paraId="12FADFE8">
            <w:pPr>
              <w:keepNext/>
              <w:keepLines/>
              <w:spacing w:before="0" w:after="0" w:line="252" w:lineRule="auto"/>
              <w:ind w:left="0" w:right="0" w:firstLine="0"/>
              <w:jc w:val="left"/>
              <w:rPr>
                <w:ins w:id="1884" w:author="Fa'te" w:date="2026-09-18T16:03:50Z"/>
              </w:rPr>
            </w:pPr>
            <w:ins w:id="1885" w:author="Fa'te" w:date="2026-09-18T16:03:50Z">
              <w:r>
                <w:rPr>
                  <w:rFonts w:ascii="Times New Roman" w:hAnsi="Times New Roman" w:eastAsia="宋体" w:cs="Times New Roman"/>
                  <w:b w:val="0"/>
                  <w:i w:val="0"/>
                  <w:color w:val="000000"/>
                  <w:sz w:val="17"/>
                </w:rPr>
                <w:t>Top-K离散选择</w:t>
              </w:r>
            </w:ins>
          </w:p>
        </w:tc>
        <w:tc>
          <w:tcPr>
            <w:tcW w:w="539" w:type="dxa"/>
            <w:vAlign w:val="center"/>
          </w:tcPr>
          <w:p w14:paraId="180C3280">
            <w:pPr>
              <w:keepNext/>
              <w:keepLines/>
              <w:spacing w:before="0" w:after="0" w:line="252" w:lineRule="auto"/>
              <w:ind w:left="0" w:right="0" w:firstLine="0"/>
              <w:jc w:val="center"/>
              <w:rPr>
                <w:ins w:id="1886" w:author="Fa'te" w:date="2026-09-18T16:03:50Z"/>
              </w:rPr>
            </w:pPr>
            <w:ins w:id="1887" w:author="Fa'te" w:date="2026-09-18T16:03:50Z">
              <w:r>
                <w:rPr>
                  <w:rFonts w:ascii="Times New Roman" w:hAnsi="Times New Roman" w:eastAsia="宋体" w:cs="Times New Roman"/>
                  <w:b w:val="0"/>
                  <w:i w:val="0"/>
                  <w:color w:val="000000"/>
                  <w:sz w:val="17"/>
                </w:rPr>
                <w:t>32.58</w:t>
              </w:r>
            </w:ins>
          </w:p>
        </w:tc>
        <w:tc>
          <w:tcPr>
            <w:tcW w:w="539" w:type="dxa"/>
            <w:vAlign w:val="center"/>
          </w:tcPr>
          <w:p w14:paraId="02BA0F4F">
            <w:pPr>
              <w:keepNext/>
              <w:keepLines/>
              <w:spacing w:before="0" w:after="0" w:line="252" w:lineRule="auto"/>
              <w:ind w:left="0" w:right="0" w:firstLine="0"/>
              <w:jc w:val="center"/>
              <w:rPr>
                <w:ins w:id="1888" w:author="Fa'te" w:date="2026-09-18T16:03:50Z"/>
              </w:rPr>
            </w:pPr>
            <w:ins w:id="1889" w:author="Fa'te" w:date="2026-09-18T16:03:50Z">
              <w:r>
                <w:rPr>
                  <w:rFonts w:ascii="Times New Roman" w:hAnsi="Times New Roman" w:eastAsia="宋体" w:cs="Times New Roman"/>
                  <w:b w:val="0"/>
                  <w:i w:val="0"/>
                  <w:color w:val="000000"/>
                  <w:sz w:val="17"/>
                </w:rPr>
                <w:t>10.14</w:t>
              </w:r>
            </w:ins>
          </w:p>
        </w:tc>
        <w:tc>
          <w:tcPr>
            <w:tcW w:w="539" w:type="dxa"/>
            <w:vAlign w:val="center"/>
          </w:tcPr>
          <w:p w14:paraId="468C4788">
            <w:pPr>
              <w:keepNext/>
              <w:keepLines/>
              <w:spacing w:before="0" w:after="0" w:line="252" w:lineRule="auto"/>
              <w:ind w:left="0" w:right="0" w:firstLine="0"/>
              <w:jc w:val="center"/>
              <w:rPr>
                <w:ins w:id="1890" w:author="Fa'te" w:date="2026-09-18T16:03:50Z"/>
              </w:rPr>
            </w:pPr>
            <w:ins w:id="1891" w:author="Fa'te" w:date="2026-09-18T16:03:50Z">
              <w:r>
                <w:rPr>
                  <w:rFonts w:ascii="Times New Roman" w:hAnsi="Times New Roman" w:eastAsia="宋体" w:cs="Times New Roman"/>
                  <w:b w:val="0"/>
                  <w:i w:val="0"/>
                  <w:color w:val="000000"/>
                  <w:sz w:val="17"/>
                </w:rPr>
                <w:t>15.47</w:t>
              </w:r>
            </w:ins>
          </w:p>
        </w:tc>
        <w:tc>
          <w:tcPr>
            <w:tcW w:w="539" w:type="dxa"/>
            <w:vAlign w:val="center"/>
          </w:tcPr>
          <w:p w14:paraId="7F1148B2">
            <w:pPr>
              <w:keepNext/>
              <w:keepLines/>
              <w:spacing w:before="0" w:after="0" w:line="252" w:lineRule="auto"/>
              <w:ind w:left="0" w:right="0" w:firstLine="0"/>
              <w:jc w:val="center"/>
              <w:rPr>
                <w:ins w:id="1892" w:author="Fa'te" w:date="2026-09-18T16:03:50Z"/>
              </w:rPr>
            </w:pPr>
            <w:ins w:id="1893" w:author="Fa'te" w:date="2026-09-18T16:03:50Z">
              <w:r>
                <w:rPr>
                  <w:rFonts w:ascii="Times New Roman" w:hAnsi="Times New Roman" w:eastAsia="宋体" w:cs="Times New Roman"/>
                  <w:b w:val="0"/>
                  <w:i w:val="0"/>
                  <w:color w:val="000000"/>
                  <w:sz w:val="17"/>
                </w:rPr>
                <w:t>11.34</w:t>
              </w:r>
            </w:ins>
          </w:p>
        </w:tc>
        <w:tc>
          <w:tcPr>
            <w:tcW w:w="539" w:type="dxa"/>
            <w:vAlign w:val="center"/>
          </w:tcPr>
          <w:p w14:paraId="20B3FE85">
            <w:pPr>
              <w:keepNext/>
              <w:keepLines/>
              <w:spacing w:before="0" w:after="0" w:line="252" w:lineRule="auto"/>
              <w:ind w:left="0" w:right="0" w:firstLine="0"/>
              <w:jc w:val="center"/>
              <w:rPr>
                <w:ins w:id="1894" w:author="Fa'te" w:date="2026-09-18T16:03:50Z"/>
              </w:rPr>
            </w:pPr>
            <w:ins w:id="1895" w:author="Fa'te" w:date="2026-09-18T16:03:50Z">
              <w:r>
                <w:rPr>
                  <w:rFonts w:ascii="Times New Roman" w:hAnsi="Times New Roman" w:eastAsia="宋体" w:cs="Times New Roman"/>
                  <w:b w:val="0"/>
                  <w:i w:val="0"/>
                  <w:color w:val="000000"/>
                  <w:sz w:val="17"/>
                </w:rPr>
                <w:t>78.60</w:t>
              </w:r>
            </w:ins>
          </w:p>
        </w:tc>
        <w:tc>
          <w:tcPr>
            <w:tcW w:w="539" w:type="dxa"/>
            <w:vAlign w:val="center"/>
          </w:tcPr>
          <w:p w14:paraId="4C775B9E">
            <w:pPr>
              <w:keepNext/>
              <w:keepLines/>
              <w:spacing w:before="0" w:after="0" w:line="252" w:lineRule="auto"/>
              <w:ind w:left="0" w:right="0" w:firstLine="0"/>
              <w:jc w:val="center"/>
              <w:rPr>
                <w:ins w:id="1896" w:author="Fa'te" w:date="2026-09-18T16:03:50Z"/>
              </w:rPr>
            </w:pPr>
            <w:ins w:id="1897" w:author="Fa'te" w:date="2026-09-18T16:03:50Z">
              <w:r>
                <w:rPr>
                  <w:rFonts w:ascii="Times New Roman" w:hAnsi="Times New Roman" w:eastAsia="宋体" w:cs="Times New Roman"/>
                  <w:b w:val="0"/>
                  <w:i w:val="0"/>
                  <w:color w:val="000000"/>
                  <w:sz w:val="17"/>
                </w:rPr>
                <w:t>36.78</w:t>
              </w:r>
            </w:ins>
          </w:p>
        </w:tc>
        <w:tc>
          <w:tcPr>
            <w:tcW w:w="539" w:type="dxa"/>
            <w:vAlign w:val="center"/>
          </w:tcPr>
          <w:p w14:paraId="29253982">
            <w:pPr>
              <w:keepNext/>
              <w:keepLines/>
              <w:spacing w:before="0" w:after="0" w:line="252" w:lineRule="auto"/>
              <w:ind w:left="0" w:right="0" w:firstLine="0"/>
              <w:jc w:val="center"/>
              <w:rPr>
                <w:ins w:id="1898" w:author="Fa'te" w:date="2026-09-18T16:03:50Z"/>
              </w:rPr>
            </w:pPr>
            <w:ins w:id="1899" w:author="Fa'te" w:date="2026-09-18T16:03:50Z">
              <w:r>
                <w:rPr>
                  <w:rFonts w:ascii="Times New Roman" w:hAnsi="Times New Roman" w:eastAsia="宋体" w:cs="Times New Roman"/>
                  <w:b w:val="0"/>
                  <w:i w:val="0"/>
                  <w:color w:val="000000"/>
                  <w:sz w:val="17"/>
                </w:rPr>
                <w:t>50.11</w:t>
              </w:r>
            </w:ins>
          </w:p>
        </w:tc>
        <w:tc>
          <w:tcPr>
            <w:tcW w:w="539" w:type="dxa"/>
            <w:vAlign w:val="center"/>
          </w:tcPr>
          <w:p w14:paraId="48EEF530">
            <w:pPr>
              <w:keepNext/>
              <w:keepLines/>
              <w:spacing w:before="0" w:after="0" w:line="252" w:lineRule="auto"/>
              <w:ind w:left="0" w:right="0" w:firstLine="0"/>
              <w:jc w:val="center"/>
              <w:rPr>
                <w:ins w:id="1900" w:author="Fa'te" w:date="2026-09-18T16:03:50Z"/>
              </w:rPr>
            </w:pPr>
            <w:ins w:id="1901" w:author="Fa'te" w:date="2026-09-18T16:03:50Z">
              <w:r>
                <w:rPr>
                  <w:rFonts w:ascii="Times New Roman" w:hAnsi="Times New Roman" w:eastAsia="宋体" w:cs="Times New Roman"/>
                  <w:b w:val="0"/>
                  <w:i w:val="0"/>
                  <w:color w:val="000000"/>
                  <w:sz w:val="17"/>
                </w:rPr>
                <w:t>48.46</w:t>
              </w:r>
            </w:ins>
          </w:p>
        </w:tc>
        <w:tc>
          <w:tcPr>
            <w:tcW w:w="539" w:type="dxa"/>
            <w:vAlign w:val="center"/>
          </w:tcPr>
          <w:p w14:paraId="069A79FF">
            <w:pPr>
              <w:keepNext/>
              <w:keepLines/>
              <w:spacing w:before="0" w:after="0" w:line="252" w:lineRule="auto"/>
              <w:ind w:left="0" w:right="0" w:firstLine="0"/>
              <w:jc w:val="center"/>
              <w:rPr>
                <w:ins w:id="1902" w:author="Fa'te" w:date="2026-09-18T16:03:50Z"/>
              </w:rPr>
            </w:pPr>
            <w:ins w:id="1903" w:author="Fa'te" w:date="2026-09-18T16:03:50Z">
              <w:r>
                <w:rPr>
                  <w:rFonts w:ascii="Times New Roman" w:hAnsi="Times New Roman" w:eastAsia="宋体" w:cs="Times New Roman"/>
                  <w:b w:val="0"/>
                  <w:i w:val="0"/>
                  <w:color w:val="000000"/>
                  <w:sz w:val="17"/>
                </w:rPr>
                <w:t>38.58</w:t>
              </w:r>
            </w:ins>
          </w:p>
        </w:tc>
        <w:tc>
          <w:tcPr>
            <w:tcW w:w="539" w:type="dxa"/>
            <w:vAlign w:val="center"/>
          </w:tcPr>
          <w:p w14:paraId="19006DA7">
            <w:pPr>
              <w:keepNext/>
              <w:keepLines/>
              <w:spacing w:before="0" w:after="0" w:line="252" w:lineRule="auto"/>
              <w:ind w:left="0" w:right="0" w:firstLine="0"/>
              <w:jc w:val="center"/>
              <w:rPr>
                <w:ins w:id="1904" w:author="Fa'te" w:date="2026-09-18T16:03:50Z"/>
              </w:rPr>
            </w:pPr>
            <w:ins w:id="1905" w:author="Fa'te" w:date="2026-09-18T16:03:50Z">
              <w:r>
                <w:rPr>
                  <w:rFonts w:ascii="Times New Roman" w:hAnsi="Times New Roman" w:eastAsia="宋体" w:cs="Times New Roman"/>
                  <w:b w:val="0"/>
                  <w:i w:val="0"/>
                  <w:color w:val="000000"/>
                  <w:sz w:val="17"/>
                </w:rPr>
                <w:t>17.35</w:t>
              </w:r>
            </w:ins>
          </w:p>
        </w:tc>
        <w:tc>
          <w:tcPr>
            <w:tcW w:w="539" w:type="dxa"/>
            <w:vAlign w:val="center"/>
          </w:tcPr>
          <w:p w14:paraId="25695E62">
            <w:pPr>
              <w:keepNext/>
              <w:keepLines/>
              <w:spacing w:before="0" w:after="0" w:line="252" w:lineRule="auto"/>
              <w:ind w:left="0" w:right="0" w:firstLine="0"/>
              <w:jc w:val="center"/>
              <w:rPr>
                <w:ins w:id="1906" w:author="Fa'te" w:date="2026-09-18T16:03:50Z"/>
              </w:rPr>
            </w:pPr>
            <w:ins w:id="1907" w:author="Fa'te" w:date="2026-09-18T16:03:50Z">
              <w:r>
                <w:rPr>
                  <w:rFonts w:ascii="Times New Roman" w:hAnsi="Times New Roman" w:eastAsia="宋体" w:cs="Times New Roman"/>
                  <w:b w:val="0"/>
                  <w:i w:val="0"/>
                  <w:color w:val="000000"/>
                  <w:sz w:val="17"/>
                </w:rPr>
                <w:t>23.94</w:t>
              </w:r>
            </w:ins>
          </w:p>
        </w:tc>
        <w:tc>
          <w:tcPr>
            <w:tcW w:w="539" w:type="dxa"/>
            <w:vAlign w:val="center"/>
          </w:tcPr>
          <w:p w14:paraId="7A86BEE6">
            <w:pPr>
              <w:keepNext/>
              <w:keepLines/>
              <w:spacing w:before="0" w:after="0" w:line="252" w:lineRule="auto"/>
              <w:ind w:left="0" w:right="0" w:firstLine="0"/>
              <w:jc w:val="center"/>
              <w:rPr>
                <w:ins w:id="1908" w:author="Fa'te" w:date="2026-09-18T16:03:50Z"/>
              </w:rPr>
            </w:pPr>
            <w:ins w:id="1909" w:author="Fa'te" w:date="2026-09-18T16:03:50Z">
              <w:r>
                <w:rPr>
                  <w:rFonts w:ascii="Times New Roman" w:hAnsi="Times New Roman" w:eastAsia="宋体" w:cs="Times New Roman"/>
                  <w:b w:val="0"/>
                  <w:i w:val="0"/>
                  <w:color w:val="000000"/>
                  <w:sz w:val="17"/>
                </w:rPr>
                <w:t>22.71</w:t>
              </w:r>
            </w:ins>
          </w:p>
        </w:tc>
      </w:tr>
      <w:tr w14:paraId="41948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1910" w:author="Fa'te" w:date="2026-09-18T16:03:50Z"/>
        </w:trPr>
        <w:tc>
          <w:tcPr>
            <w:tcW w:w="1843" w:type="dxa"/>
            <w:vAlign w:val="center"/>
          </w:tcPr>
          <w:p w14:paraId="72F9FBFD">
            <w:pPr>
              <w:keepNext/>
              <w:keepLines/>
              <w:spacing w:before="0" w:after="0" w:line="252" w:lineRule="auto"/>
              <w:ind w:left="0" w:right="0" w:firstLine="0"/>
              <w:jc w:val="left"/>
              <w:rPr>
                <w:ins w:id="1911" w:author="Fa'te" w:date="2026-09-18T16:03:50Z"/>
              </w:rPr>
            </w:pPr>
            <w:ins w:id="1912" w:author="Fa'te" w:date="2026-09-18T16:03:50Z">
              <w:r>
                <w:rPr>
                  <w:rFonts w:ascii="Times New Roman" w:hAnsi="Times New Roman" w:eastAsia="宋体" w:cs="Times New Roman"/>
                  <w:b w:val="0"/>
                  <w:i w:val="0"/>
                  <w:color w:val="000000"/>
                  <w:sz w:val="17"/>
                </w:rPr>
                <w:t>均匀路由</w:t>
              </w:r>
            </w:ins>
          </w:p>
        </w:tc>
        <w:tc>
          <w:tcPr>
            <w:tcW w:w="539" w:type="dxa"/>
            <w:vAlign w:val="center"/>
          </w:tcPr>
          <w:p w14:paraId="28C097EE">
            <w:pPr>
              <w:keepNext/>
              <w:keepLines/>
              <w:spacing w:before="0" w:after="0" w:line="252" w:lineRule="auto"/>
              <w:ind w:left="0" w:right="0" w:firstLine="0"/>
              <w:jc w:val="center"/>
              <w:rPr>
                <w:ins w:id="1913" w:author="Fa'te" w:date="2026-09-18T16:03:50Z"/>
              </w:rPr>
            </w:pPr>
            <w:ins w:id="1914" w:author="Fa'te" w:date="2026-09-18T16:03:50Z">
              <w:r>
                <w:rPr>
                  <w:rFonts w:ascii="Times New Roman" w:hAnsi="Times New Roman" w:eastAsia="宋体" w:cs="Times New Roman"/>
                  <w:b w:val="0"/>
                  <w:i w:val="0"/>
                  <w:color w:val="000000"/>
                  <w:sz w:val="17"/>
                </w:rPr>
                <w:t>31.61</w:t>
              </w:r>
            </w:ins>
          </w:p>
        </w:tc>
        <w:tc>
          <w:tcPr>
            <w:tcW w:w="539" w:type="dxa"/>
            <w:vAlign w:val="center"/>
          </w:tcPr>
          <w:p w14:paraId="67546736">
            <w:pPr>
              <w:keepNext/>
              <w:keepLines/>
              <w:spacing w:before="0" w:after="0" w:line="252" w:lineRule="auto"/>
              <w:ind w:left="0" w:right="0" w:firstLine="0"/>
              <w:jc w:val="center"/>
              <w:rPr>
                <w:ins w:id="1915" w:author="Fa'te" w:date="2026-09-18T16:03:50Z"/>
              </w:rPr>
            </w:pPr>
            <w:ins w:id="1916" w:author="Fa'te" w:date="2026-09-18T16:03:50Z">
              <w:r>
                <w:rPr>
                  <w:rFonts w:ascii="Times New Roman" w:hAnsi="Times New Roman" w:eastAsia="宋体" w:cs="Times New Roman"/>
                  <w:b w:val="0"/>
                  <w:i w:val="0"/>
                  <w:color w:val="000000"/>
                  <w:sz w:val="17"/>
                </w:rPr>
                <w:t>11.30</w:t>
              </w:r>
            </w:ins>
          </w:p>
        </w:tc>
        <w:tc>
          <w:tcPr>
            <w:tcW w:w="539" w:type="dxa"/>
            <w:vAlign w:val="center"/>
          </w:tcPr>
          <w:p w14:paraId="79EB4591">
            <w:pPr>
              <w:keepNext/>
              <w:keepLines/>
              <w:spacing w:before="0" w:after="0" w:line="252" w:lineRule="auto"/>
              <w:ind w:left="0" w:right="0" w:firstLine="0"/>
              <w:jc w:val="center"/>
              <w:rPr>
                <w:ins w:id="1917" w:author="Fa'te" w:date="2026-09-18T16:03:50Z"/>
              </w:rPr>
            </w:pPr>
            <w:ins w:id="1918" w:author="Fa'te" w:date="2026-09-18T16:03:50Z">
              <w:r>
                <w:rPr>
                  <w:rFonts w:ascii="Times New Roman" w:hAnsi="Times New Roman" w:eastAsia="宋体" w:cs="Times New Roman"/>
                  <w:b w:val="0"/>
                  <w:i w:val="0"/>
                  <w:color w:val="000000"/>
                  <w:sz w:val="17"/>
                </w:rPr>
                <w:t>16.65</w:t>
              </w:r>
            </w:ins>
          </w:p>
        </w:tc>
        <w:tc>
          <w:tcPr>
            <w:tcW w:w="539" w:type="dxa"/>
            <w:vAlign w:val="center"/>
          </w:tcPr>
          <w:p w14:paraId="13C020F8">
            <w:pPr>
              <w:keepNext/>
              <w:keepLines/>
              <w:spacing w:before="0" w:after="0" w:line="252" w:lineRule="auto"/>
              <w:ind w:left="0" w:right="0" w:firstLine="0"/>
              <w:jc w:val="center"/>
              <w:rPr>
                <w:ins w:id="1919" w:author="Fa'te" w:date="2026-09-18T16:03:50Z"/>
              </w:rPr>
            </w:pPr>
            <w:ins w:id="1920" w:author="Fa'te" w:date="2026-09-18T16:03:50Z">
              <w:r>
                <w:rPr>
                  <w:rFonts w:ascii="Times New Roman" w:hAnsi="Times New Roman" w:eastAsia="宋体" w:cs="Times New Roman"/>
                  <w:b w:val="0"/>
                  <w:i w:val="0"/>
                  <w:color w:val="000000"/>
                  <w:sz w:val="17"/>
                </w:rPr>
                <w:t>12.41</w:t>
              </w:r>
            </w:ins>
          </w:p>
        </w:tc>
        <w:tc>
          <w:tcPr>
            <w:tcW w:w="539" w:type="dxa"/>
            <w:vAlign w:val="center"/>
          </w:tcPr>
          <w:p w14:paraId="473B267E">
            <w:pPr>
              <w:keepNext/>
              <w:keepLines/>
              <w:spacing w:before="0" w:after="0" w:line="252" w:lineRule="auto"/>
              <w:ind w:left="0" w:right="0" w:firstLine="0"/>
              <w:jc w:val="center"/>
              <w:rPr>
                <w:ins w:id="1921" w:author="Fa'te" w:date="2026-09-18T16:03:50Z"/>
              </w:rPr>
            </w:pPr>
            <w:ins w:id="1922" w:author="Fa'te" w:date="2026-09-18T16:03:50Z">
              <w:r>
                <w:rPr>
                  <w:rFonts w:ascii="Times New Roman" w:hAnsi="Times New Roman" w:eastAsia="宋体" w:cs="Times New Roman"/>
                  <w:b w:val="0"/>
                  <w:i w:val="0"/>
                  <w:color w:val="000000"/>
                  <w:sz w:val="17"/>
                </w:rPr>
                <w:t>80.01</w:t>
              </w:r>
            </w:ins>
          </w:p>
        </w:tc>
        <w:tc>
          <w:tcPr>
            <w:tcW w:w="539" w:type="dxa"/>
            <w:vAlign w:val="center"/>
          </w:tcPr>
          <w:p w14:paraId="72A94BC2">
            <w:pPr>
              <w:keepNext/>
              <w:keepLines/>
              <w:spacing w:before="0" w:after="0" w:line="252" w:lineRule="auto"/>
              <w:ind w:left="0" w:right="0" w:firstLine="0"/>
              <w:jc w:val="center"/>
              <w:rPr>
                <w:ins w:id="1923" w:author="Fa'te" w:date="2026-09-18T16:03:50Z"/>
              </w:rPr>
            </w:pPr>
            <w:ins w:id="1924" w:author="Fa'te" w:date="2026-09-18T16:03:50Z">
              <w:r>
                <w:rPr>
                  <w:rFonts w:ascii="Times New Roman" w:hAnsi="Times New Roman" w:eastAsia="宋体" w:cs="Times New Roman"/>
                  <w:b w:val="0"/>
                  <w:i w:val="0"/>
                  <w:color w:val="000000"/>
                  <w:sz w:val="17"/>
                </w:rPr>
                <w:t>35.75</w:t>
              </w:r>
            </w:ins>
          </w:p>
        </w:tc>
        <w:tc>
          <w:tcPr>
            <w:tcW w:w="539" w:type="dxa"/>
            <w:vAlign w:val="center"/>
          </w:tcPr>
          <w:p w14:paraId="5113513A">
            <w:pPr>
              <w:keepNext/>
              <w:keepLines/>
              <w:spacing w:before="0" w:after="0" w:line="252" w:lineRule="auto"/>
              <w:ind w:left="0" w:right="0" w:firstLine="0"/>
              <w:jc w:val="center"/>
              <w:rPr>
                <w:ins w:id="1925" w:author="Fa'te" w:date="2026-09-18T16:03:50Z"/>
              </w:rPr>
            </w:pPr>
            <w:ins w:id="1926" w:author="Fa'te" w:date="2026-09-18T16:03:50Z">
              <w:r>
                <w:rPr>
                  <w:rFonts w:ascii="Times New Roman" w:hAnsi="Times New Roman" w:eastAsia="宋体" w:cs="Times New Roman"/>
                  <w:b w:val="0"/>
                  <w:i w:val="0"/>
                  <w:color w:val="000000"/>
                  <w:sz w:val="17"/>
                </w:rPr>
                <w:t>49.42</w:t>
              </w:r>
            </w:ins>
          </w:p>
        </w:tc>
        <w:tc>
          <w:tcPr>
            <w:tcW w:w="539" w:type="dxa"/>
            <w:vAlign w:val="center"/>
          </w:tcPr>
          <w:p w14:paraId="30053C74">
            <w:pPr>
              <w:keepNext/>
              <w:keepLines/>
              <w:spacing w:before="0" w:after="0" w:line="252" w:lineRule="auto"/>
              <w:ind w:left="0" w:right="0" w:firstLine="0"/>
              <w:jc w:val="center"/>
              <w:rPr>
                <w:ins w:id="1927" w:author="Fa'te" w:date="2026-09-18T16:03:50Z"/>
              </w:rPr>
            </w:pPr>
            <w:ins w:id="1928" w:author="Fa'te" w:date="2026-09-18T16:03:50Z">
              <w:r>
                <w:rPr>
                  <w:rFonts w:ascii="Times New Roman" w:hAnsi="Times New Roman" w:eastAsia="宋体" w:cs="Times New Roman"/>
                  <w:b/>
                  <w:i w:val="0"/>
                  <w:color w:val="000000"/>
                  <w:sz w:val="17"/>
                </w:rPr>
                <w:t>50.67</w:t>
              </w:r>
            </w:ins>
          </w:p>
        </w:tc>
        <w:tc>
          <w:tcPr>
            <w:tcW w:w="539" w:type="dxa"/>
            <w:vAlign w:val="center"/>
          </w:tcPr>
          <w:p w14:paraId="184ADD6C">
            <w:pPr>
              <w:keepNext/>
              <w:keepLines/>
              <w:spacing w:before="0" w:after="0" w:line="252" w:lineRule="auto"/>
              <w:ind w:left="0" w:right="0" w:firstLine="0"/>
              <w:jc w:val="center"/>
              <w:rPr>
                <w:ins w:id="1929" w:author="Fa'te" w:date="2026-09-18T16:03:50Z"/>
              </w:rPr>
            </w:pPr>
            <w:ins w:id="1930" w:author="Fa'te" w:date="2026-09-18T16:03:50Z">
              <w:r>
                <w:rPr>
                  <w:rFonts w:ascii="Times New Roman" w:hAnsi="Times New Roman" w:eastAsia="宋体" w:cs="Times New Roman"/>
                  <w:b w:val="0"/>
                  <w:i w:val="0"/>
                  <w:color w:val="000000"/>
                  <w:sz w:val="17"/>
                </w:rPr>
                <w:t>40.61</w:t>
              </w:r>
            </w:ins>
          </w:p>
        </w:tc>
        <w:tc>
          <w:tcPr>
            <w:tcW w:w="539" w:type="dxa"/>
            <w:vAlign w:val="center"/>
          </w:tcPr>
          <w:p w14:paraId="2FE05D85">
            <w:pPr>
              <w:keepNext/>
              <w:keepLines/>
              <w:spacing w:before="0" w:after="0" w:line="252" w:lineRule="auto"/>
              <w:ind w:left="0" w:right="0" w:firstLine="0"/>
              <w:jc w:val="center"/>
              <w:rPr>
                <w:ins w:id="1931" w:author="Fa'te" w:date="2026-09-18T16:03:50Z"/>
              </w:rPr>
            </w:pPr>
            <w:ins w:id="1932" w:author="Fa'te" w:date="2026-09-18T16:03:50Z">
              <w:r>
                <w:rPr>
                  <w:rFonts w:ascii="Times New Roman" w:hAnsi="Times New Roman" w:eastAsia="宋体" w:cs="Times New Roman"/>
                  <w:b w:val="0"/>
                  <w:i w:val="0"/>
                  <w:color w:val="000000"/>
                  <w:sz w:val="17"/>
                </w:rPr>
                <w:t>16.40</w:t>
              </w:r>
            </w:ins>
          </w:p>
        </w:tc>
        <w:tc>
          <w:tcPr>
            <w:tcW w:w="539" w:type="dxa"/>
            <w:vAlign w:val="center"/>
          </w:tcPr>
          <w:p w14:paraId="01545751">
            <w:pPr>
              <w:keepNext/>
              <w:keepLines/>
              <w:spacing w:before="0" w:after="0" w:line="252" w:lineRule="auto"/>
              <w:ind w:left="0" w:right="0" w:firstLine="0"/>
              <w:jc w:val="center"/>
              <w:rPr>
                <w:ins w:id="1933" w:author="Fa'te" w:date="2026-09-18T16:03:50Z"/>
              </w:rPr>
            </w:pPr>
            <w:ins w:id="1934" w:author="Fa'te" w:date="2026-09-18T16:03:50Z">
              <w:r>
                <w:rPr>
                  <w:rFonts w:ascii="Times New Roman" w:hAnsi="Times New Roman" w:eastAsia="宋体" w:cs="Times New Roman"/>
                  <w:b w:val="0"/>
                  <w:i w:val="0"/>
                  <w:color w:val="000000"/>
                  <w:sz w:val="17"/>
                </w:rPr>
                <w:t>23.36</w:t>
              </w:r>
            </w:ins>
          </w:p>
        </w:tc>
        <w:tc>
          <w:tcPr>
            <w:tcW w:w="539" w:type="dxa"/>
            <w:vAlign w:val="center"/>
          </w:tcPr>
          <w:p w14:paraId="3BC979FE">
            <w:pPr>
              <w:keepNext/>
              <w:keepLines/>
              <w:spacing w:before="0" w:after="0" w:line="252" w:lineRule="auto"/>
              <w:ind w:left="0" w:right="0" w:firstLine="0"/>
              <w:jc w:val="center"/>
              <w:rPr>
                <w:ins w:id="1935" w:author="Fa'te" w:date="2026-09-18T16:03:50Z"/>
              </w:rPr>
            </w:pPr>
            <w:ins w:id="1936" w:author="Fa'te" w:date="2026-09-18T16:03:50Z">
              <w:r>
                <w:rPr>
                  <w:rFonts w:ascii="Times New Roman" w:hAnsi="Times New Roman" w:eastAsia="宋体" w:cs="Times New Roman"/>
                  <w:b/>
                  <w:i w:val="0"/>
                  <w:color w:val="000000"/>
                  <w:sz w:val="17"/>
                </w:rPr>
                <w:t>24.43</w:t>
              </w:r>
            </w:ins>
          </w:p>
        </w:tc>
      </w:tr>
      <w:tr w14:paraId="66B68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1937" w:author="Fa'te" w:date="2026-09-18T16:03:50Z"/>
        </w:trPr>
        <w:tc>
          <w:tcPr>
            <w:tcW w:w="1843" w:type="dxa"/>
            <w:tcBorders>
              <w:bottom w:val="single" w:color="000000" w:sz="10" w:space="0"/>
            </w:tcBorders>
            <w:shd w:val="clear" w:color="auto" w:fill="F2F2F2"/>
            <w:vAlign w:val="center"/>
          </w:tcPr>
          <w:p w14:paraId="65872725">
            <w:pPr>
              <w:keepNext w:val="0"/>
              <w:keepLines/>
              <w:spacing w:before="0" w:after="0" w:line="252" w:lineRule="auto"/>
              <w:ind w:left="0" w:right="0" w:firstLine="0"/>
              <w:jc w:val="left"/>
              <w:rPr>
                <w:ins w:id="1938" w:author="Fa'te" w:date="2026-09-18T16:03:50Z"/>
              </w:rPr>
            </w:pPr>
            <w:ins w:id="1939" w:author="Fa'te" w:date="2026-09-18T16:03:50Z">
              <w:r>
                <w:rPr>
                  <w:rFonts w:ascii="Times New Roman" w:hAnsi="Times New Roman" w:eastAsia="宋体" w:cs="Times New Roman"/>
                  <w:b/>
                  <w:i w:val="0"/>
                  <w:color w:val="000000"/>
                  <w:sz w:val="17"/>
                </w:rPr>
                <w:t>SGTG</w:t>
              </w:r>
            </w:ins>
          </w:p>
        </w:tc>
        <w:tc>
          <w:tcPr>
            <w:tcW w:w="539" w:type="dxa"/>
            <w:tcBorders>
              <w:bottom w:val="single" w:color="000000" w:sz="10" w:space="0"/>
            </w:tcBorders>
            <w:shd w:val="clear" w:color="auto" w:fill="F2F2F2"/>
            <w:vAlign w:val="center"/>
          </w:tcPr>
          <w:p w14:paraId="7193FE3C">
            <w:pPr>
              <w:keepNext w:val="0"/>
              <w:keepLines/>
              <w:spacing w:before="0" w:after="0" w:line="252" w:lineRule="auto"/>
              <w:ind w:left="0" w:right="0" w:firstLine="0"/>
              <w:jc w:val="center"/>
              <w:rPr>
                <w:ins w:id="1940" w:author="Fa'te" w:date="2026-09-18T16:03:50Z"/>
              </w:rPr>
            </w:pPr>
            <w:ins w:id="1941" w:author="Fa'te" w:date="2026-09-18T16:03:50Z">
              <w:r>
                <w:rPr>
                  <w:rFonts w:ascii="Times New Roman" w:hAnsi="Times New Roman" w:eastAsia="宋体" w:cs="Times New Roman"/>
                  <w:b/>
                  <w:i w:val="0"/>
                  <w:color w:val="000000"/>
                  <w:sz w:val="17"/>
                </w:rPr>
                <w:t>35.08</w:t>
              </w:r>
            </w:ins>
          </w:p>
        </w:tc>
        <w:tc>
          <w:tcPr>
            <w:tcW w:w="539" w:type="dxa"/>
            <w:tcBorders>
              <w:bottom w:val="single" w:color="000000" w:sz="10" w:space="0"/>
            </w:tcBorders>
            <w:shd w:val="clear" w:color="auto" w:fill="F2F2F2"/>
            <w:vAlign w:val="center"/>
          </w:tcPr>
          <w:p w14:paraId="1E3B0002">
            <w:pPr>
              <w:keepNext w:val="0"/>
              <w:keepLines/>
              <w:spacing w:before="0" w:after="0" w:line="252" w:lineRule="auto"/>
              <w:ind w:left="0" w:right="0" w:firstLine="0"/>
              <w:jc w:val="center"/>
              <w:rPr>
                <w:ins w:id="1942" w:author="Fa'te" w:date="2026-09-18T16:03:50Z"/>
              </w:rPr>
            </w:pPr>
            <w:ins w:id="1943" w:author="Fa'te" w:date="2026-09-18T16:03:50Z">
              <w:r>
                <w:rPr>
                  <w:rFonts w:ascii="Times New Roman" w:hAnsi="Times New Roman" w:eastAsia="宋体" w:cs="Times New Roman"/>
                  <w:b/>
                  <w:i w:val="0"/>
                  <w:color w:val="000000"/>
                  <w:sz w:val="17"/>
                </w:rPr>
                <w:t>16.87</w:t>
              </w:r>
            </w:ins>
          </w:p>
        </w:tc>
        <w:tc>
          <w:tcPr>
            <w:tcW w:w="539" w:type="dxa"/>
            <w:tcBorders>
              <w:bottom w:val="single" w:color="000000" w:sz="10" w:space="0"/>
            </w:tcBorders>
            <w:shd w:val="clear" w:color="auto" w:fill="F2F2F2"/>
            <w:vAlign w:val="center"/>
          </w:tcPr>
          <w:p w14:paraId="0211DA80">
            <w:pPr>
              <w:keepNext w:val="0"/>
              <w:keepLines/>
              <w:spacing w:before="0" w:after="0" w:line="252" w:lineRule="auto"/>
              <w:ind w:left="0" w:right="0" w:firstLine="0"/>
              <w:jc w:val="center"/>
              <w:rPr>
                <w:ins w:id="1944" w:author="Fa'te" w:date="2026-09-18T16:03:50Z"/>
              </w:rPr>
            </w:pPr>
            <w:ins w:id="1945" w:author="Fa'te" w:date="2026-09-18T16:03:50Z">
              <w:r>
                <w:rPr>
                  <w:rFonts w:ascii="Times New Roman" w:hAnsi="Times New Roman" w:eastAsia="宋体" w:cs="Times New Roman"/>
                  <w:b/>
                  <w:i w:val="0"/>
                  <w:color w:val="000000"/>
                  <w:sz w:val="17"/>
                </w:rPr>
                <w:t>22.78</w:t>
              </w:r>
            </w:ins>
          </w:p>
        </w:tc>
        <w:tc>
          <w:tcPr>
            <w:tcW w:w="539" w:type="dxa"/>
            <w:tcBorders>
              <w:bottom w:val="single" w:color="000000" w:sz="10" w:space="0"/>
            </w:tcBorders>
            <w:shd w:val="clear" w:color="auto" w:fill="F2F2F2"/>
            <w:vAlign w:val="center"/>
          </w:tcPr>
          <w:p w14:paraId="2F617298">
            <w:pPr>
              <w:keepNext w:val="0"/>
              <w:keepLines/>
              <w:spacing w:before="0" w:after="0" w:line="252" w:lineRule="auto"/>
              <w:ind w:left="0" w:right="0" w:firstLine="0"/>
              <w:jc w:val="center"/>
              <w:rPr>
                <w:ins w:id="1946" w:author="Fa'te" w:date="2026-09-18T16:03:50Z"/>
              </w:rPr>
            </w:pPr>
            <w:ins w:id="1947" w:author="Fa'te" w:date="2026-09-18T16:03:50Z">
              <w:r>
                <w:rPr>
                  <w:rFonts w:ascii="Times New Roman" w:hAnsi="Times New Roman" w:eastAsia="宋体" w:cs="Times New Roman"/>
                  <w:b/>
                  <w:i w:val="0"/>
                  <w:color w:val="000000"/>
                  <w:sz w:val="17"/>
                </w:rPr>
                <w:t>17.65</w:t>
              </w:r>
            </w:ins>
          </w:p>
        </w:tc>
        <w:tc>
          <w:tcPr>
            <w:tcW w:w="539" w:type="dxa"/>
            <w:tcBorders>
              <w:bottom w:val="single" w:color="000000" w:sz="10" w:space="0"/>
            </w:tcBorders>
            <w:shd w:val="clear" w:color="auto" w:fill="F2F2F2"/>
            <w:vAlign w:val="center"/>
          </w:tcPr>
          <w:p w14:paraId="72F57B51">
            <w:pPr>
              <w:keepNext w:val="0"/>
              <w:keepLines/>
              <w:spacing w:before="0" w:after="0" w:line="252" w:lineRule="auto"/>
              <w:ind w:left="0" w:right="0" w:firstLine="0"/>
              <w:jc w:val="center"/>
              <w:rPr>
                <w:ins w:id="1948" w:author="Fa'te" w:date="2026-09-18T16:03:50Z"/>
              </w:rPr>
            </w:pPr>
            <w:ins w:id="1949" w:author="Fa'te" w:date="2026-09-18T16:03:50Z">
              <w:r>
                <w:rPr>
                  <w:rFonts w:ascii="Times New Roman" w:hAnsi="Times New Roman" w:eastAsia="宋体" w:cs="Times New Roman"/>
                  <w:b/>
                  <w:i w:val="0"/>
                  <w:color w:val="000000"/>
                  <w:sz w:val="17"/>
                </w:rPr>
                <w:t>85.49</w:t>
              </w:r>
            </w:ins>
          </w:p>
        </w:tc>
        <w:tc>
          <w:tcPr>
            <w:tcW w:w="539" w:type="dxa"/>
            <w:tcBorders>
              <w:bottom w:val="single" w:color="000000" w:sz="10" w:space="0"/>
            </w:tcBorders>
            <w:shd w:val="clear" w:color="auto" w:fill="F2F2F2"/>
            <w:vAlign w:val="center"/>
          </w:tcPr>
          <w:p w14:paraId="258B14DD">
            <w:pPr>
              <w:keepNext w:val="0"/>
              <w:keepLines/>
              <w:spacing w:before="0" w:after="0" w:line="252" w:lineRule="auto"/>
              <w:ind w:left="0" w:right="0" w:firstLine="0"/>
              <w:jc w:val="center"/>
              <w:rPr>
                <w:ins w:id="1950" w:author="Fa'te" w:date="2026-09-18T16:03:50Z"/>
              </w:rPr>
            </w:pPr>
            <w:ins w:id="1951" w:author="Fa'te" w:date="2026-09-18T16:03:50Z">
              <w:r>
                <w:rPr>
                  <w:rFonts w:ascii="Times New Roman" w:hAnsi="Times New Roman" w:eastAsia="宋体" w:cs="Times New Roman"/>
                  <w:b/>
                  <w:i w:val="0"/>
                  <w:color w:val="000000"/>
                  <w:sz w:val="17"/>
                </w:rPr>
                <w:t>46.97</w:t>
              </w:r>
            </w:ins>
          </w:p>
        </w:tc>
        <w:tc>
          <w:tcPr>
            <w:tcW w:w="539" w:type="dxa"/>
            <w:tcBorders>
              <w:bottom w:val="single" w:color="000000" w:sz="10" w:space="0"/>
            </w:tcBorders>
            <w:shd w:val="clear" w:color="auto" w:fill="F2F2F2"/>
            <w:vAlign w:val="center"/>
          </w:tcPr>
          <w:p w14:paraId="052896EC">
            <w:pPr>
              <w:keepNext w:val="0"/>
              <w:keepLines/>
              <w:spacing w:before="0" w:after="0" w:line="252" w:lineRule="auto"/>
              <w:ind w:left="0" w:right="0" w:firstLine="0"/>
              <w:jc w:val="center"/>
              <w:rPr>
                <w:ins w:id="1952" w:author="Fa'te" w:date="2026-09-18T16:03:50Z"/>
              </w:rPr>
            </w:pPr>
            <w:ins w:id="1953" w:author="Fa'te" w:date="2026-09-18T16:03:50Z">
              <w:r>
                <w:rPr>
                  <w:rFonts w:ascii="Times New Roman" w:hAnsi="Times New Roman" w:eastAsia="宋体" w:cs="Times New Roman"/>
                  <w:b/>
                  <w:i w:val="0"/>
                  <w:color w:val="000000"/>
                  <w:sz w:val="17"/>
                </w:rPr>
                <w:t>60.63</w:t>
              </w:r>
            </w:ins>
          </w:p>
        </w:tc>
        <w:tc>
          <w:tcPr>
            <w:tcW w:w="539" w:type="dxa"/>
            <w:tcBorders>
              <w:bottom w:val="single" w:color="000000" w:sz="10" w:space="0"/>
            </w:tcBorders>
            <w:shd w:val="clear" w:color="auto" w:fill="F2F2F2"/>
            <w:vAlign w:val="center"/>
          </w:tcPr>
          <w:p w14:paraId="01DF4B06">
            <w:pPr>
              <w:keepNext w:val="0"/>
              <w:keepLines/>
              <w:spacing w:before="0" w:after="0" w:line="252" w:lineRule="auto"/>
              <w:ind w:left="0" w:right="0" w:firstLine="0"/>
              <w:jc w:val="center"/>
              <w:rPr>
                <w:ins w:id="1954" w:author="Fa'te" w:date="2026-09-18T16:03:50Z"/>
              </w:rPr>
            </w:pPr>
            <w:ins w:id="1955" w:author="Fa'te" w:date="2026-09-18T16:03:50Z">
              <w:r>
                <w:rPr>
                  <w:rFonts w:ascii="Times New Roman" w:hAnsi="Times New Roman" w:eastAsia="宋体" w:cs="Times New Roman"/>
                  <w:b w:val="0"/>
                  <w:i w:val="0"/>
                  <w:color w:val="000000"/>
                  <w:sz w:val="17"/>
                </w:rPr>
                <w:t>50.38</w:t>
              </w:r>
            </w:ins>
          </w:p>
        </w:tc>
        <w:tc>
          <w:tcPr>
            <w:tcW w:w="539" w:type="dxa"/>
            <w:tcBorders>
              <w:bottom w:val="single" w:color="000000" w:sz="10" w:space="0"/>
            </w:tcBorders>
            <w:shd w:val="clear" w:color="auto" w:fill="F2F2F2"/>
            <w:vAlign w:val="center"/>
          </w:tcPr>
          <w:p w14:paraId="14115FDF">
            <w:pPr>
              <w:keepNext w:val="0"/>
              <w:keepLines/>
              <w:spacing w:before="0" w:after="0" w:line="252" w:lineRule="auto"/>
              <w:ind w:left="0" w:right="0" w:firstLine="0"/>
              <w:jc w:val="center"/>
              <w:rPr>
                <w:ins w:id="1956" w:author="Fa'te" w:date="2026-09-18T16:03:50Z"/>
              </w:rPr>
            </w:pPr>
            <w:ins w:id="1957" w:author="Fa'te" w:date="2026-09-18T16:03:50Z">
              <w:r>
                <w:rPr>
                  <w:rFonts w:ascii="Times New Roman" w:hAnsi="Times New Roman" w:eastAsia="宋体" w:cs="Times New Roman"/>
                  <w:b/>
                  <w:i w:val="0"/>
                  <w:color w:val="000000"/>
                  <w:sz w:val="17"/>
                </w:rPr>
                <w:t>47.28</w:t>
              </w:r>
            </w:ins>
          </w:p>
        </w:tc>
        <w:tc>
          <w:tcPr>
            <w:tcW w:w="539" w:type="dxa"/>
            <w:tcBorders>
              <w:bottom w:val="single" w:color="000000" w:sz="10" w:space="0"/>
            </w:tcBorders>
            <w:shd w:val="clear" w:color="auto" w:fill="F2F2F2"/>
            <w:vAlign w:val="center"/>
          </w:tcPr>
          <w:p w14:paraId="71862ED1">
            <w:pPr>
              <w:keepNext w:val="0"/>
              <w:keepLines/>
              <w:spacing w:before="0" w:after="0" w:line="252" w:lineRule="auto"/>
              <w:ind w:left="0" w:right="0" w:firstLine="0"/>
              <w:jc w:val="center"/>
              <w:rPr>
                <w:ins w:id="1958" w:author="Fa'te" w:date="2026-09-18T16:03:50Z"/>
              </w:rPr>
            </w:pPr>
            <w:ins w:id="1959" w:author="Fa'te" w:date="2026-09-18T16:03:50Z">
              <w:r>
                <w:rPr>
                  <w:rFonts w:ascii="Times New Roman" w:hAnsi="Times New Roman" w:eastAsia="宋体" w:cs="Times New Roman"/>
                  <w:b/>
                  <w:i w:val="0"/>
                  <w:color w:val="000000"/>
                  <w:sz w:val="17"/>
                </w:rPr>
                <w:t>25.61</w:t>
              </w:r>
            </w:ins>
          </w:p>
        </w:tc>
        <w:tc>
          <w:tcPr>
            <w:tcW w:w="539" w:type="dxa"/>
            <w:tcBorders>
              <w:bottom w:val="single" w:color="000000" w:sz="10" w:space="0"/>
            </w:tcBorders>
            <w:shd w:val="clear" w:color="auto" w:fill="F2F2F2"/>
            <w:vAlign w:val="center"/>
          </w:tcPr>
          <w:p w14:paraId="0BFFE383">
            <w:pPr>
              <w:keepNext w:val="0"/>
              <w:keepLines/>
              <w:spacing w:before="0" w:after="0" w:line="252" w:lineRule="auto"/>
              <w:ind w:left="0" w:right="0" w:firstLine="0"/>
              <w:jc w:val="center"/>
              <w:rPr>
                <w:ins w:id="1960" w:author="Fa'te" w:date="2026-09-18T16:03:50Z"/>
              </w:rPr>
            </w:pPr>
            <w:ins w:id="1961" w:author="Fa'te" w:date="2026-09-18T16:03:50Z">
              <w:r>
                <w:rPr>
                  <w:rFonts w:ascii="Times New Roman" w:hAnsi="Times New Roman" w:eastAsia="宋体" w:cs="Times New Roman"/>
                  <w:b/>
                  <w:i w:val="0"/>
                  <w:color w:val="000000"/>
                  <w:sz w:val="17"/>
                </w:rPr>
                <w:t>33.22</w:t>
              </w:r>
            </w:ins>
          </w:p>
        </w:tc>
        <w:tc>
          <w:tcPr>
            <w:tcW w:w="539" w:type="dxa"/>
            <w:tcBorders>
              <w:bottom w:val="single" w:color="000000" w:sz="10" w:space="0"/>
            </w:tcBorders>
            <w:shd w:val="clear" w:color="auto" w:fill="F2F2F2"/>
            <w:vAlign w:val="center"/>
          </w:tcPr>
          <w:p w14:paraId="75329124">
            <w:pPr>
              <w:keepNext w:val="0"/>
              <w:keepLines/>
              <w:spacing w:before="0" w:after="0" w:line="252" w:lineRule="auto"/>
              <w:ind w:left="0" w:right="0" w:firstLine="0"/>
              <w:jc w:val="center"/>
              <w:rPr>
                <w:ins w:id="1962" w:author="Fa'te" w:date="2026-09-18T16:03:50Z"/>
              </w:rPr>
            </w:pPr>
            <w:ins w:id="1963" w:author="Fa'te" w:date="2026-09-18T16:03:50Z">
              <w:r>
                <w:rPr>
                  <w:rFonts w:ascii="Times New Roman" w:hAnsi="Times New Roman" w:eastAsia="宋体" w:cs="Times New Roman"/>
                  <w:b w:val="0"/>
                  <w:i w:val="0"/>
                  <w:color w:val="000000"/>
                  <w:sz w:val="17"/>
                </w:rPr>
                <w:t>23.96</w:t>
              </w:r>
            </w:ins>
          </w:p>
        </w:tc>
      </w:tr>
    </w:tbl>
    <w:p w14:paraId="74C2B08F">
      <w:pPr>
        <w:keepNext/>
        <w:keepLines/>
        <w:pageBreakBefore w:val="0"/>
        <w:widowControl/>
        <w:spacing w:before="80" w:after="80" w:line="288" w:lineRule="auto"/>
        <w:ind w:left="0" w:right="0" w:firstLine="0"/>
        <w:jc w:val="center"/>
        <w:rPr>
          <w:del w:id="1964" w:author="Fa'te" w:date="2026-09-18T16:03:52Z"/>
          <w:rFonts w:ascii="Times New Roman" w:hAnsi="Times New Roman" w:eastAsia="宋体" w:cs="Times New Roman"/>
          <w:color w:val="000000"/>
          <w:sz w:val="20"/>
        </w:rPr>
      </w:pPr>
    </w:p>
    <w:tbl>
      <w:tblPr>
        <w:tblStyle w:val="19"/>
        <w:tblW w:w="83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5" w:type="dxa"/>
          <w:left w:w="15" w:type="dxa"/>
          <w:bottom w:w="35" w:type="dxa"/>
          <w:right w:w="15" w:type="dxa"/>
        </w:tblCellMar>
      </w:tblPr>
      <w:tblGrid>
        <w:gridCol w:w="2020"/>
        <w:gridCol w:w="524"/>
        <w:gridCol w:w="524"/>
        <w:gridCol w:w="524"/>
        <w:gridCol w:w="524"/>
        <w:gridCol w:w="524"/>
        <w:gridCol w:w="524"/>
        <w:gridCol w:w="524"/>
        <w:gridCol w:w="524"/>
        <w:gridCol w:w="524"/>
        <w:gridCol w:w="524"/>
        <w:gridCol w:w="524"/>
        <w:gridCol w:w="524"/>
      </w:tblGrid>
      <w:tr w14:paraId="3A2D5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del w:id="1965" w:author="Fa'te" w:date="2026-09-18T16:03:47Z"/>
        </w:trPr>
        <w:tc>
          <w:tcPr>
            <w:tcW w:w="2020" w:type="dxa"/>
            <w:vMerge w:val="restart"/>
            <w:tcBorders>
              <w:top w:val="single" w:color="000000" w:sz="10" w:space="0"/>
              <w:bottom w:val="single" w:color="000000" w:sz="6" w:space="0"/>
            </w:tcBorders>
            <w:vAlign w:val="center"/>
          </w:tcPr>
          <w:p w14:paraId="2A3395B5">
            <w:pPr>
              <w:keepNext/>
              <w:keepLines/>
              <w:spacing w:before="0" w:after="0" w:line="264" w:lineRule="auto"/>
              <w:ind w:left="0" w:right="0" w:firstLine="0"/>
              <w:jc w:val="center"/>
              <w:rPr>
                <w:del w:id="1966" w:author="Fa'te" w:date="2026-09-18T16:03:47Z"/>
              </w:rPr>
            </w:pPr>
          </w:p>
        </w:tc>
        <w:tc>
          <w:tcPr>
            <w:tcW w:w="2096" w:type="dxa"/>
            <w:gridSpan w:val="4"/>
            <w:tcBorders>
              <w:top w:val="single" w:color="000000" w:sz="10" w:space="0"/>
              <w:bottom w:val="single" w:color="000000" w:sz="4" w:space="0"/>
            </w:tcBorders>
            <w:vAlign w:val="center"/>
          </w:tcPr>
          <w:p w14:paraId="6E1F411B">
            <w:pPr>
              <w:keepNext/>
              <w:keepLines/>
              <w:spacing w:before="0" w:after="0" w:line="264" w:lineRule="auto"/>
              <w:ind w:left="0" w:right="0" w:firstLine="0"/>
              <w:jc w:val="center"/>
              <w:rPr>
                <w:del w:id="1967" w:author="Fa'te" w:date="2026-09-18T16:03:47Z"/>
              </w:rPr>
            </w:pPr>
            <w:del w:id="1968" w:author="Fa'te" w:date="2026-09-18T16:03:47Z">
              <w:r>
                <w:rPr>
                  <w:rFonts w:ascii="Times New Roman" w:hAnsi="Times New Roman" w:eastAsia="宋体" w:cs="Times New Roman"/>
                  <w:b/>
                  <w:color w:val="000000"/>
                  <w:sz w:val="16"/>
                </w:rPr>
                <w:delText>VGGSound-GZSL</w:delText>
              </w:r>
            </w:del>
            <w:del w:id="1969" w:author="Fa'te" w:date="2026-09-18T16:03:47Z">
              <w:r>
                <w:rPr>
                  <w:rFonts w:ascii="Times New Roman" w:hAnsi="Times New Roman" w:eastAsia="宋体" w:cs="Times New Roman"/>
                  <w:b/>
                  <w:color w:val="000000"/>
                  <w:sz w:val="16"/>
                  <w:vertAlign w:val="superscript"/>
                </w:rPr>
                <w:delText>cls</w:delText>
              </w:r>
            </w:del>
          </w:p>
        </w:tc>
        <w:tc>
          <w:tcPr>
            <w:tcW w:w="2096" w:type="dxa"/>
            <w:gridSpan w:val="4"/>
            <w:tcBorders>
              <w:top w:val="single" w:color="000000" w:sz="10" w:space="0"/>
              <w:bottom w:val="single" w:color="000000" w:sz="4" w:space="0"/>
            </w:tcBorders>
            <w:vAlign w:val="center"/>
          </w:tcPr>
          <w:p w14:paraId="337142C1">
            <w:pPr>
              <w:keepNext/>
              <w:keepLines/>
              <w:spacing w:before="0" w:after="0" w:line="264" w:lineRule="auto"/>
              <w:ind w:left="0" w:right="0" w:firstLine="0"/>
              <w:jc w:val="center"/>
              <w:rPr>
                <w:del w:id="1970" w:author="Fa'te" w:date="2026-09-18T16:03:47Z"/>
              </w:rPr>
            </w:pPr>
            <w:del w:id="1971" w:author="Fa'te" w:date="2026-09-18T16:03:47Z">
              <w:r>
                <w:rPr>
                  <w:rFonts w:ascii="Times New Roman" w:hAnsi="Times New Roman" w:eastAsia="宋体" w:cs="Times New Roman"/>
                  <w:b/>
                  <w:color w:val="000000"/>
                  <w:sz w:val="16"/>
                </w:rPr>
                <w:delText>UCF-GZSL</w:delText>
              </w:r>
            </w:del>
            <w:del w:id="1972" w:author="Fa'te" w:date="2026-09-18T16:03:47Z">
              <w:r>
                <w:rPr>
                  <w:rFonts w:ascii="Times New Roman" w:hAnsi="Times New Roman" w:eastAsia="宋体" w:cs="Times New Roman"/>
                  <w:b/>
                  <w:color w:val="000000"/>
                  <w:sz w:val="16"/>
                  <w:vertAlign w:val="superscript"/>
                </w:rPr>
                <w:delText>cls</w:delText>
              </w:r>
            </w:del>
          </w:p>
        </w:tc>
        <w:tc>
          <w:tcPr>
            <w:tcW w:w="2096" w:type="dxa"/>
            <w:gridSpan w:val="4"/>
            <w:tcBorders>
              <w:top w:val="single" w:color="000000" w:sz="10" w:space="0"/>
              <w:bottom w:val="single" w:color="000000" w:sz="4" w:space="0"/>
            </w:tcBorders>
            <w:vAlign w:val="center"/>
          </w:tcPr>
          <w:p w14:paraId="6F1F9F04">
            <w:pPr>
              <w:keepNext/>
              <w:keepLines/>
              <w:spacing w:before="0" w:after="0" w:line="264" w:lineRule="auto"/>
              <w:ind w:left="0" w:right="0" w:firstLine="0"/>
              <w:jc w:val="center"/>
              <w:rPr>
                <w:del w:id="1973" w:author="Fa'te" w:date="2026-09-18T16:03:47Z"/>
              </w:rPr>
            </w:pPr>
            <w:del w:id="1974" w:author="Fa'te" w:date="2026-09-18T16:03:47Z">
              <w:r>
                <w:rPr>
                  <w:rFonts w:ascii="Times New Roman" w:hAnsi="Times New Roman" w:eastAsia="宋体" w:cs="Times New Roman"/>
                  <w:b/>
                  <w:color w:val="000000"/>
                  <w:sz w:val="16"/>
                </w:rPr>
                <w:delText>ActivityNet-GZSL</w:delText>
              </w:r>
            </w:del>
            <w:del w:id="1975" w:author="Fa'te" w:date="2026-09-18T16:03:47Z">
              <w:r>
                <w:rPr>
                  <w:rFonts w:ascii="Times New Roman" w:hAnsi="Times New Roman" w:eastAsia="宋体" w:cs="Times New Roman"/>
                  <w:b/>
                  <w:color w:val="000000"/>
                  <w:sz w:val="16"/>
                  <w:vertAlign w:val="superscript"/>
                </w:rPr>
                <w:delText>cls</w:delText>
              </w:r>
            </w:del>
          </w:p>
        </w:tc>
      </w:tr>
      <w:tr w14:paraId="0116E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del w:id="1976" w:author="Fa'te" w:date="2026-09-18T16:03:47Z"/>
        </w:trPr>
        <w:tc>
          <w:tcPr>
            <w:tcW w:w="2020" w:type="dxa"/>
            <w:vMerge w:val="continue"/>
            <w:vAlign w:val="center"/>
          </w:tcPr>
          <w:p w14:paraId="64FB158F">
            <w:pPr>
              <w:rPr>
                <w:del w:id="1977" w:author="Fa'te" w:date="2026-09-18T16:03:47Z"/>
              </w:rPr>
            </w:pPr>
          </w:p>
        </w:tc>
        <w:tc>
          <w:tcPr>
            <w:tcW w:w="524" w:type="dxa"/>
            <w:tcBorders>
              <w:bottom w:val="single" w:color="000000" w:sz="6" w:space="0"/>
            </w:tcBorders>
            <w:vAlign w:val="center"/>
          </w:tcPr>
          <w:p w14:paraId="0F2469D9">
            <w:pPr>
              <w:keepNext/>
              <w:keepLines/>
              <w:spacing w:before="0" w:after="0" w:line="264" w:lineRule="auto"/>
              <w:ind w:left="0" w:right="0" w:firstLine="0"/>
              <w:jc w:val="center"/>
              <w:rPr>
                <w:del w:id="1978" w:author="Fa'te" w:date="2026-09-18T16:03:47Z"/>
              </w:rPr>
            </w:pPr>
            <w:del w:id="1979" w:author="Fa'te" w:date="2026-09-18T16:03:47Z">
              <w:r>
                <w:rPr>
                  <w:rFonts w:ascii="Times New Roman" w:hAnsi="Times New Roman" w:eastAsia="宋体" w:cs="Times New Roman"/>
                  <w:b/>
                  <w:color w:val="000000"/>
                  <w:sz w:val="16"/>
                </w:rPr>
                <w:delText>S</w:delText>
              </w:r>
            </w:del>
          </w:p>
        </w:tc>
        <w:tc>
          <w:tcPr>
            <w:tcW w:w="524" w:type="dxa"/>
            <w:tcBorders>
              <w:bottom w:val="single" w:color="000000" w:sz="6" w:space="0"/>
            </w:tcBorders>
            <w:vAlign w:val="center"/>
          </w:tcPr>
          <w:p w14:paraId="7BD56290">
            <w:pPr>
              <w:keepNext/>
              <w:keepLines/>
              <w:spacing w:before="0" w:after="0" w:line="264" w:lineRule="auto"/>
              <w:ind w:left="0" w:right="0" w:firstLine="0"/>
              <w:jc w:val="center"/>
              <w:rPr>
                <w:del w:id="1980" w:author="Fa'te" w:date="2026-09-18T16:03:47Z"/>
              </w:rPr>
            </w:pPr>
            <w:del w:id="1981" w:author="Fa'te" w:date="2026-09-18T16:03:47Z">
              <w:r>
                <w:rPr>
                  <w:rFonts w:ascii="Times New Roman" w:hAnsi="Times New Roman" w:eastAsia="宋体" w:cs="Times New Roman"/>
                  <w:b/>
                  <w:color w:val="000000"/>
                  <w:sz w:val="16"/>
                </w:rPr>
                <w:delText>U</w:delText>
              </w:r>
            </w:del>
          </w:p>
        </w:tc>
        <w:tc>
          <w:tcPr>
            <w:tcW w:w="524" w:type="dxa"/>
            <w:tcBorders>
              <w:bottom w:val="single" w:color="000000" w:sz="6" w:space="0"/>
            </w:tcBorders>
            <w:vAlign w:val="center"/>
          </w:tcPr>
          <w:p w14:paraId="2804C654">
            <w:pPr>
              <w:keepNext/>
              <w:keepLines/>
              <w:spacing w:before="0" w:after="0" w:line="264" w:lineRule="auto"/>
              <w:ind w:left="0" w:right="0" w:firstLine="0"/>
              <w:jc w:val="center"/>
              <w:rPr>
                <w:del w:id="1982" w:author="Fa'te" w:date="2026-09-18T16:03:47Z"/>
              </w:rPr>
            </w:pPr>
            <w:del w:id="1983" w:author="Fa'te" w:date="2026-09-18T16:03:47Z">
              <w:r>
                <w:rPr>
                  <w:rFonts w:ascii="Times New Roman" w:hAnsi="Times New Roman" w:eastAsia="宋体" w:cs="Times New Roman"/>
                  <w:b/>
                  <w:color w:val="000000"/>
                  <w:sz w:val="16"/>
                </w:rPr>
                <w:delText>HM</w:delText>
              </w:r>
            </w:del>
          </w:p>
        </w:tc>
        <w:tc>
          <w:tcPr>
            <w:tcW w:w="524" w:type="dxa"/>
            <w:tcBorders>
              <w:bottom w:val="single" w:color="000000" w:sz="6" w:space="0"/>
            </w:tcBorders>
            <w:vAlign w:val="center"/>
          </w:tcPr>
          <w:p w14:paraId="57BAFD15">
            <w:pPr>
              <w:keepNext/>
              <w:keepLines/>
              <w:spacing w:before="0" w:after="0" w:line="264" w:lineRule="auto"/>
              <w:ind w:left="0" w:right="0" w:firstLine="0"/>
              <w:jc w:val="center"/>
              <w:rPr>
                <w:del w:id="1984" w:author="Fa'te" w:date="2026-09-18T16:03:47Z"/>
              </w:rPr>
            </w:pPr>
            <w:del w:id="1985" w:author="Fa'te" w:date="2026-09-18T16:03:47Z">
              <w:r>
                <w:rPr>
                  <w:rFonts w:ascii="Times New Roman" w:hAnsi="Times New Roman" w:eastAsia="宋体" w:cs="Times New Roman"/>
                  <w:b/>
                  <w:color w:val="000000"/>
                  <w:sz w:val="16"/>
                </w:rPr>
                <w:delText>ZSL</w:delText>
              </w:r>
            </w:del>
          </w:p>
        </w:tc>
        <w:tc>
          <w:tcPr>
            <w:tcW w:w="524" w:type="dxa"/>
            <w:tcBorders>
              <w:bottom w:val="single" w:color="000000" w:sz="6" w:space="0"/>
            </w:tcBorders>
            <w:vAlign w:val="center"/>
          </w:tcPr>
          <w:p w14:paraId="3E8AA16F">
            <w:pPr>
              <w:keepNext/>
              <w:keepLines/>
              <w:spacing w:before="0" w:after="0" w:line="264" w:lineRule="auto"/>
              <w:ind w:left="0" w:right="0" w:firstLine="0"/>
              <w:jc w:val="center"/>
              <w:rPr>
                <w:del w:id="1986" w:author="Fa'te" w:date="2026-09-18T16:03:47Z"/>
              </w:rPr>
            </w:pPr>
            <w:del w:id="1987" w:author="Fa'te" w:date="2026-09-18T16:03:47Z">
              <w:r>
                <w:rPr>
                  <w:rFonts w:ascii="Times New Roman" w:hAnsi="Times New Roman" w:eastAsia="宋体" w:cs="Times New Roman"/>
                  <w:b/>
                  <w:color w:val="000000"/>
                  <w:sz w:val="16"/>
                </w:rPr>
                <w:delText>S</w:delText>
              </w:r>
            </w:del>
          </w:p>
        </w:tc>
        <w:tc>
          <w:tcPr>
            <w:tcW w:w="524" w:type="dxa"/>
            <w:tcBorders>
              <w:bottom w:val="single" w:color="000000" w:sz="6" w:space="0"/>
            </w:tcBorders>
            <w:vAlign w:val="center"/>
          </w:tcPr>
          <w:p w14:paraId="7A683473">
            <w:pPr>
              <w:keepNext/>
              <w:keepLines/>
              <w:spacing w:before="0" w:after="0" w:line="264" w:lineRule="auto"/>
              <w:ind w:left="0" w:right="0" w:firstLine="0"/>
              <w:jc w:val="center"/>
              <w:rPr>
                <w:del w:id="1988" w:author="Fa'te" w:date="2026-09-18T16:03:47Z"/>
              </w:rPr>
            </w:pPr>
            <w:del w:id="1989" w:author="Fa'te" w:date="2026-09-18T16:03:47Z">
              <w:r>
                <w:rPr>
                  <w:rFonts w:ascii="Times New Roman" w:hAnsi="Times New Roman" w:eastAsia="宋体" w:cs="Times New Roman"/>
                  <w:b/>
                  <w:color w:val="000000"/>
                  <w:sz w:val="16"/>
                </w:rPr>
                <w:delText>U</w:delText>
              </w:r>
            </w:del>
          </w:p>
        </w:tc>
        <w:tc>
          <w:tcPr>
            <w:tcW w:w="524" w:type="dxa"/>
            <w:tcBorders>
              <w:bottom w:val="single" w:color="000000" w:sz="6" w:space="0"/>
            </w:tcBorders>
            <w:vAlign w:val="center"/>
          </w:tcPr>
          <w:p w14:paraId="3A00379B">
            <w:pPr>
              <w:keepNext/>
              <w:keepLines/>
              <w:spacing w:before="0" w:after="0" w:line="264" w:lineRule="auto"/>
              <w:ind w:left="0" w:right="0" w:firstLine="0"/>
              <w:jc w:val="center"/>
              <w:rPr>
                <w:del w:id="1990" w:author="Fa'te" w:date="2026-09-18T16:03:47Z"/>
              </w:rPr>
            </w:pPr>
            <w:del w:id="1991" w:author="Fa'te" w:date="2026-09-18T16:03:47Z">
              <w:r>
                <w:rPr>
                  <w:rFonts w:ascii="Times New Roman" w:hAnsi="Times New Roman" w:eastAsia="宋体" w:cs="Times New Roman"/>
                  <w:b/>
                  <w:color w:val="000000"/>
                  <w:sz w:val="16"/>
                </w:rPr>
                <w:delText>HM</w:delText>
              </w:r>
            </w:del>
          </w:p>
        </w:tc>
        <w:tc>
          <w:tcPr>
            <w:tcW w:w="524" w:type="dxa"/>
            <w:tcBorders>
              <w:bottom w:val="single" w:color="000000" w:sz="6" w:space="0"/>
            </w:tcBorders>
            <w:vAlign w:val="center"/>
          </w:tcPr>
          <w:p w14:paraId="051F2EFF">
            <w:pPr>
              <w:keepNext/>
              <w:keepLines/>
              <w:spacing w:before="0" w:after="0" w:line="264" w:lineRule="auto"/>
              <w:ind w:left="0" w:right="0" w:firstLine="0"/>
              <w:jc w:val="center"/>
              <w:rPr>
                <w:del w:id="1992" w:author="Fa'te" w:date="2026-09-18T16:03:47Z"/>
              </w:rPr>
            </w:pPr>
            <w:del w:id="1993" w:author="Fa'te" w:date="2026-09-18T16:03:47Z">
              <w:r>
                <w:rPr>
                  <w:rFonts w:ascii="Times New Roman" w:hAnsi="Times New Roman" w:eastAsia="宋体" w:cs="Times New Roman"/>
                  <w:b/>
                  <w:color w:val="000000"/>
                  <w:sz w:val="16"/>
                </w:rPr>
                <w:delText>ZSL</w:delText>
              </w:r>
            </w:del>
          </w:p>
        </w:tc>
        <w:tc>
          <w:tcPr>
            <w:tcW w:w="524" w:type="dxa"/>
            <w:tcBorders>
              <w:bottom w:val="single" w:color="000000" w:sz="6" w:space="0"/>
            </w:tcBorders>
            <w:vAlign w:val="center"/>
          </w:tcPr>
          <w:p w14:paraId="676363B4">
            <w:pPr>
              <w:keepNext/>
              <w:keepLines/>
              <w:spacing w:before="0" w:after="0" w:line="264" w:lineRule="auto"/>
              <w:ind w:left="0" w:right="0" w:firstLine="0"/>
              <w:jc w:val="center"/>
              <w:rPr>
                <w:del w:id="1994" w:author="Fa'te" w:date="2026-09-18T16:03:47Z"/>
              </w:rPr>
            </w:pPr>
            <w:del w:id="1995" w:author="Fa'te" w:date="2026-09-18T16:03:47Z">
              <w:r>
                <w:rPr>
                  <w:rFonts w:ascii="Times New Roman" w:hAnsi="Times New Roman" w:eastAsia="宋体" w:cs="Times New Roman"/>
                  <w:b/>
                  <w:color w:val="000000"/>
                  <w:sz w:val="16"/>
                </w:rPr>
                <w:delText>S</w:delText>
              </w:r>
            </w:del>
          </w:p>
        </w:tc>
        <w:tc>
          <w:tcPr>
            <w:tcW w:w="524" w:type="dxa"/>
            <w:tcBorders>
              <w:bottom w:val="single" w:color="000000" w:sz="6" w:space="0"/>
            </w:tcBorders>
            <w:vAlign w:val="center"/>
          </w:tcPr>
          <w:p w14:paraId="45DDF1DA">
            <w:pPr>
              <w:keepNext/>
              <w:keepLines/>
              <w:spacing w:before="0" w:after="0" w:line="264" w:lineRule="auto"/>
              <w:ind w:left="0" w:right="0" w:firstLine="0"/>
              <w:jc w:val="center"/>
              <w:rPr>
                <w:del w:id="1996" w:author="Fa'te" w:date="2026-09-18T16:03:47Z"/>
              </w:rPr>
            </w:pPr>
            <w:del w:id="1997" w:author="Fa'te" w:date="2026-09-18T16:03:47Z">
              <w:r>
                <w:rPr>
                  <w:rFonts w:ascii="Times New Roman" w:hAnsi="Times New Roman" w:eastAsia="宋体" w:cs="Times New Roman"/>
                  <w:b/>
                  <w:color w:val="000000"/>
                  <w:sz w:val="16"/>
                </w:rPr>
                <w:delText>U</w:delText>
              </w:r>
            </w:del>
          </w:p>
        </w:tc>
        <w:tc>
          <w:tcPr>
            <w:tcW w:w="524" w:type="dxa"/>
            <w:tcBorders>
              <w:bottom w:val="single" w:color="000000" w:sz="6" w:space="0"/>
            </w:tcBorders>
            <w:vAlign w:val="center"/>
          </w:tcPr>
          <w:p w14:paraId="0CF890FB">
            <w:pPr>
              <w:keepNext/>
              <w:keepLines/>
              <w:spacing w:before="0" w:after="0" w:line="264" w:lineRule="auto"/>
              <w:ind w:left="0" w:right="0" w:firstLine="0"/>
              <w:jc w:val="center"/>
              <w:rPr>
                <w:del w:id="1998" w:author="Fa'te" w:date="2026-09-18T16:03:47Z"/>
              </w:rPr>
            </w:pPr>
            <w:del w:id="1999" w:author="Fa'te" w:date="2026-09-18T16:03:47Z">
              <w:r>
                <w:rPr>
                  <w:rFonts w:ascii="Times New Roman" w:hAnsi="Times New Roman" w:eastAsia="宋体" w:cs="Times New Roman"/>
                  <w:b/>
                  <w:color w:val="000000"/>
                  <w:sz w:val="16"/>
                </w:rPr>
                <w:delText>HM</w:delText>
              </w:r>
            </w:del>
          </w:p>
        </w:tc>
        <w:tc>
          <w:tcPr>
            <w:tcW w:w="524" w:type="dxa"/>
            <w:tcBorders>
              <w:bottom w:val="single" w:color="000000" w:sz="6" w:space="0"/>
            </w:tcBorders>
            <w:vAlign w:val="center"/>
          </w:tcPr>
          <w:p w14:paraId="1BFC5D9B">
            <w:pPr>
              <w:keepNext/>
              <w:keepLines/>
              <w:spacing w:before="0" w:after="0" w:line="264" w:lineRule="auto"/>
              <w:ind w:left="0" w:right="0" w:firstLine="0"/>
              <w:jc w:val="center"/>
              <w:rPr>
                <w:del w:id="2000" w:author="Fa'te" w:date="2026-09-18T16:03:47Z"/>
              </w:rPr>
            </w:pPr>
            <w:del w:id="2001" w:author="Fa'te" w:date="2026-09-18T16:03:47Z">
              <w:r>
                <w:rPr>
                  <w:rFonts w:ascii="Times New Roman" w:hAnsi="Times New Roman" w:eastAsia="宋体" w:cs="Times New Roman"/>
                  <w:b/>
                  <w:color w:val="000000"/>
                  <w:sz w:val="16"/>
                </w:rPr>
                <w:delText>ZSL</w:delText>
              </w:r>
            </w:del>
          </w:p>
        </w:tc>
      </w:tr>
      <w:tr w14:paraId="64997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rHeight w:val="90" w:hRule="atLeast"/>
          <w:jc w:val="center"/>
          <w:del w:id="2002" w:author="Fa'te" w:date="2026-09-18T16:03:47Z"/>
        </w:trPr>
        <w:tc>
          <w:tcPr>
            <w:tcW w:w="2020" w:type="dxa"/>
            <w:vAlign w:val="center"/>
          </w:tcPr>
          <w:p w14:paraId="0643E956">
            <w:pPr>
              <w:keepNext/>
              <w:keepLines/>
              <w:spacing w:before="0" w:after="0" w:line="264" w:lineRule="auto"/>
              <w:ind w:left="0" w:right="0" w:firstLine="0"/>
              <w:jc w:val="left"/>
              <w:rPr>
                <w:del w:id="2003" w:author="Fa'te" w:date="2026-09-18T16:03:47Z"/>
              </w:rPr>
            </w:pPr>
            <w:del w:id="2004" w:author="Fa'te" w:date="2026-09-18T16:03:47Z">
              <w:r>
                <w:rPr>
                  <w:rFonts w:ascii="Times New Roman" w:hAnsi="Times New Roman" w:eastAsia="宋体" w:cs="Times New Roman"/>
                  <w:color w:val="000000"/>
                  <w:sz w:val="16"/>
                </w:rPr>
                <w:delText>均匀池化</w:delText>
              </w:r>
            </w:del>
          </w:p>
        </w:tc>
        <w:tc>
          <w:tcPr>
            <w:tcW w:w="524" w:type="dxa"/>
            <w:vAlign w:val="center"/>
          </w:tcPr>
          <w:p w14:paraId="360D8F24">
            <w:pPr>
              <w:keepNext/>
              <w:keepLines/>
              <w:spacing w:before="0" w:after="0" w:line="264" w:lineRule="auto"/>
              <w:ind w:left="0" w:right="0" w:firstLine="0"/>
              <w:jc w:val="center"/>
              <w:rPr>
                <w:del w:id="2005" w:author="Fa'te" w:date="2026-09-18T16:03:47Z"/>
              </w:rPr>
            </w:pPr>
            <w:del w:id="2006" w:author="Fa'te" w:date="2026-09-18T16:03:47Z">
              <w:r>
                <w:rPr>
                  <w:rFonts w:ascii="Times New Roman" w:hAnsi="Times New Roman" w:eastAsia="宋体" w:cs="Times New Roman"/>
                  <w:color w:val="000000"/>
                  <w:sz w:val="16"/>
                </w:rPr>
                <w:delText>32.29</w:delText>
              </w:r>
            </w:del>
          </w:p>
        </w:tc>
        <w:tc>
          <w:tcPr>
            <w:tcW w:w="524" w:type="dxa"/>
            <w:vAlign w:val="center"/>
          </w:tcPr>
          <w:p w14:paraId="3A018DD8">
            <w:pPr>
              <w:keepNext/>
              <w:keepLines/>
              <w:spacing w:before="0" w:after="0" w:line="264" w:lineRule="auto"/>
              <w:ind w:left="0" w:right="0" w:firstLine="0"/>
              <w:jc w:val="center"/>
              <w:rPr>
                <w:del w:id="2007" w:author="Fa'te" w:date="2026-09-18T16:03:47Z"/>
              </w:rPr>
            </w:pPr>
            <w:del w:id="2008" w:author="Fa'te" w:date="2026-09-18T16:03:47Z">
              <w:r>
                <w:rPr>
                  <w:rFonts w:ascii="Times New Roman" w:hAnsi="Times New Roman" w:eastAsia="宋体" w:cs="Times New Roman"/>
                  <w:color w:val="000000"/>
                  <w:sz w:val="16"/>
                </w:rPr>
                <w:delText>9.84</w:delText>
              </w:r>
            </w:del>
          </w:p>
        </w:tc>
        <w:tc>
          <w:tcPr>
            <w:tcW w:w="524" w:type="dxa"/>
            <w:vAlign w:val="center"/>
          </w:tcPr>
          <w:p w14:paraId="7C011F00">
            <w:pPr>
              <w:keepNext/>
              <w:keepLines/>
              <w:spacing w:before="0" w:after="0" w:line="264" w:lineRule="auto"/>
              <w:ind w:left="0" w:right="0" w:firstLine="0"/>
              <w:jc w:val="center"/>
              <w:rPr>
                <w:del w:id="2009" w:author="Fa'te" w:date="2026-09-18T16:03:47Z"/>
              </w:rPr>
            </w:pPr>
            <w:del w:id="2010" w:author="Fa'te" w:date="2026-09-18T16:03:47Z">
              <w:r>
                <w:rPr>
                  <w:rFonts w:ascii="Times New Roman" w:hAnsi="Times New Roman" w:eastAsia="宋体" w:cs="Times New Roman"/>
                  <w:color w:val="000000"/>
                  <w:sz w:val="16"/>
                </w:rPr>
                <w:delText>15.08</w:delText>
              </w:r>
            </w:del>
          </w:p>
        </w:tc>
        <w:tc>
          <w:tcPr>
            <w:tcW w:w="524" w:type="dxa"/>
            <w:vAlign w:val="center"/>
          </w:tcPr>
          <w:p w14:paraId="18A054D6">
            <w:pPr>
              <w:keepNext/>
              <w:keepLines/>
              <w:spacing w:before="0" w:after="0" w:line="264" w:lineRule="auto"/>
              <w:ind w:left="0" w:right="0" w:firstLine="0"/>
              <w:jc w:val="center"/>
              <w:rPr>
                <w:del w:id="2011" w:author="Fa'te" w:date="2026-09-18T16:03:47Z"/>
              </w:rPr>
            </w:pPr>
            <w:del w:id="2012" w:author="Fa'te" w:date="2026-09-18T16:03:47Z">
              <w:r>
                <w:rPr>
                  <w:rFonts w:ascii="Times New Roman" w:hAnsi="Times New Roman" w:eastAsia="宋体" w:cs="Times New Roman"/>
                  <w:color w:val="000000"/>
                  <w:sz w:val="16"/>
                </w:rPr>
                <w:delText>10.97</w:delText>
              </w:r>
            </w:del>
          </w:p>
        </w:tc>
        <w:tc>
          <w:tcPr>
            <w:tcW w:w="524" w:type="dxa"/>
            <w:vAlign w:val="center"/>
          </w:tcPr>
          <w:p w14:paraId="2E400198">
            <w:pPr>
              <w:keepNext/>
              <w:keepLines/>
              <w:spacing w:before="0" w:after="0" w:line="264" w:lineRule="auto"/>
              <w:ind w:left="0" w:right="0" w:firstLine="0"/>
              <w:jc w:val="center"/>
              <w:rPr>
                <w:del w:id="2013" w:author="Fa'te" w:date="2026-09-18T16:03:47Z"/>
              </w:rPr>
            </w:pPr>
            <w:del w:id="2014" w:author="Fa'te" w:date="2026-09-18T16:03:47Z">
              <w:r>
                <w:rPr>
                  <w:rFonts w:ascii="Times New Roman" w:hAnsi="Times New Roman" w:eastAsia="宋体" w:cs="Times New Roman"/>
                  <w:color w:val="000000"/>
                  <w:sz w:val="16"/>
                </w:rPr>
                <w:delText>82.18</w:delText>
              </w:r>
            </w:del>
          </w:p>
        </w:tc>
        <w:tc>
          <w:tcPr>
            <w:tcW w:w="524" w:type="dxa"/>
            <w:vAlign w:val="center"/>
          </w:tcPr>
          <w:p w14:paraId="254D897A">
            <w:pPr>
              <w:keepNext/>
              <w:keepLines/>
              <w:spacing w:before="0" w:after="0" w:line="264" w:lineRule="auto"/>
              <w:ind w:left="0" w:right="0" w:firstLine="0"/>
              <w:jc w:val="center"/>
              <w:rPr>
                <w:del w:id="2015" w:author="Fa'te" w:date="2026-09-18T16:03:47Z"/>
              </w:rPr>
            </w:pPr>
            <w:del w:id="2016" w:author="Fa'te" w:date="2026-09-18T16:03:47Z">
              <w:r>
                <w:rPr>
                  <w:rFonts w:ascii="Times New Roman" w:hAnsi="Times New Roman" w:eastAsia="宋体" w:cs="Times New Roman"/>
                  <w:color w:val="000000"/>
                  <w:sz w:val="16"/>
                </w:rPr>
                <w:delText>42.94</w:delText>
              </w:r>
            </w:del>
          </w:p>
        </w:tc>
        <w:tc>
          <w:tcPr>
            <w:tcW w:w="524" w:type="dxa"/>
            <w:vAlign w:val="center"/>
          </w:tcPr>
          <w:p w14:paraId="40105452">
            <w:pPr>
              <w:keepNext/>
              <w:keepLines/>
              <w:spacing w:before="0" w:after="0" w:line="264" w:lineRule="auto"/>
              <w:ind w:left="0" w:right="0" w:firstLine="0"/>
              <w:jc w:val="center"/>
              <w:rPr>
                <w:del w:id="2017" w:author="Fa'te" w:date="2026-09-18T16:03:47Z"/>
              </w:rPr>
            </w:pPr>
            <w:del w:id="2018" w:author="Fa'te" w:date="2026-09-18T16:03:47Z">
              <w:r>
                <w:rPr>
                  <w:rFonts w:ascii="Times New Roman" w:hAnsi="Times New Roman" w:eastAsia="宋体" w:cs="Times New Roman"/>
                  <w:color w:val="000000"/>
                  <w:sz w:val="16"/>
                </w:rPr>
                <w:delText>56.41</w:delText>
              </w:r>
            </w:del>
          </w:p>
        </w:tc>
        <w:tc>
          <w:tcPr>
            <w:tcW w:w="524" w:type="dxa"/>
            <w:vAlign w:val="center"/>
          </w:tcPr>
          <w:p w14:paraId="7892A69D">
            <w:pPr>
              <w:keepNext/>
              <w:keepLines/>
              <w:spacing w:before="0" w:after="0" w:line="264" w:lineRule="auto"/>
              <w:ind w:left="0" w:right="0" w:firstLine="0"/>
              <w:jc w:val="center"/>
              <w:rPr>
                <w:del w:id="2019" w:author="Fa'te" w:date="2026-09-18T16:03:47Z"/>
              </w:rPr>
            </w:pPr>
            <w:del w:id="2020" w:author="Fa'te" w:date="2026-09-18T16:03:47Z">
              <w:r>
                <w:rPr>
                  <w:rFonts w:ascii="Times New Roman" w:hAnsi="Times New Roman" w:eastAsia="宋体" w:cs="Times New Roman"/>
                  <w:color w:val="000000"/>
                  <w:sz w:val="16"/>
                </w:rPr>
                <w:delText>47.88</w:delText>
              </w:r>
            </w:del>
          </w:p>
        </w:tc>
        <w:tc>
          <w:tcPr>
            <w:tcW w:w="524" w:type="dxa"/>
            <w:vAlign w:val="center"/>
          </w:tcPr>
          <w:p w14:paraId="391900BA">
            <w:pPr>
              <w:keepNext/>
              <w:keepLines/>
              <w:spacing w:before="0" w:after="0" w:line="264" w:lineRule="auto"/>
              <w:ind w:left="0" w:right="0" w:firstLine="0"/>
              <w:jc w:val="center"/>
              <w:rPr>
                <w:del w:id="2021" w:author="Fa'te" w:date="2026-09-18T16:03:47Z"/>
              </w:rPr>
            </w:pPr>
            <w:del w:id="2022" w:author="Fa'te" w:date="2026-09-18T16:03:47Z">
              <w:r>
                <w:rPr>
                  <w:rFonts w:ascii="Times New Roman" w:hAnsi="Times New Roman" w:eastAsia="宋体" w:cs="Times New Roman"/>
                  <w:color w:val="000000"/>
                  <w:sz w:val="16"/>
                </w:rPr>
                <w:delText>42.25</w:delText>
              </w:r>
            </w:del>
          </w:p>
        </w:tc>
        <w:tc>
          <w:tcPr>
            <w:tcW w:w="524" w:type="dxa"/>
            <w:vAlign w:val="center"/>
          </w:tcPr>
          <w:p w14:paraId="6853041F">
            <w:pPr>
              <w:keepNext/>
              <w:keepLines/>
              <w:spacing w:before="0" w:after="0" w:line="264" w:lineRule="auto"/>
              <w:ind w:left="0" w:right="0" w:firstLine="0"/>
              <w:jc w:val="center"/>
              <w:rPr>
                <w:del w:id="2023" w:author="Fa'te" w:date="2026-09-18T16:03:47Z"/>
              </w:rPr>
            </w:pPr>
            <w:del w:id="2024" w:author="Fa'te" w:date="2026-09-18T16:03:47Z">
              <w:r>
                <w:rPr>
                  <w:rFonts w:ascii="Times New Roman" w:hAnsi="Times New Roman" w:eastAsia="宋体" w:cs="Times New Roman"/>
                  <w:color w:val="000000"/>
                  <w:sz w:val="16"/>
                </w:rPr>
                <w:delText>20.74</w:delText>
              </w:r>
            </w:del>
          </w:p>
        </w:tc>
        <w:tc>
          <w:tcPr>
            <w:tcW w:w="524" w:type="dxa"/>
            <w:vAlign w:val="center"/>
          </w:tcPr>
          <w:p w14:paraId="28AC37AB">
            <w:pPr>
              <w:keepNext/>
              <w:keepLines/>
              <w:spacing w:before="0" w:after="0" w:line="264" w:lineRule="auto"/>
              <w:ind w:left="0" w:right="0" w:firstLine="0"/>
              <w:jc w:val="center"/>
              <w:rPr>
                <w:del w:id="2025" w:author="Fa'te" w:date="2026-09-18T16:03:47Z"/>
              </w:rPr>
            </w:pPr>
            <w:del w:id="2026" w:author="Fa'te" w:date="2026-09-18T16:03:47Z">
              <w:r>
                <w:rPr>
                  <w:rFonts w:ascii="Times New Roman" w:hAnsi="Times New Roman" w:eastAsia="宋体" w:cs="Times New Roman"/>
                  <w:color w:val="000000"/>
                  <w:sz w:val="16"/>
                </w:rPr>
                <w:delText>27.82</w:delText>
              </w:r>
            </w:del>
          </w:p>
        </w:tc>
        <w:tc>
          <w:tcPr>
            <w:tcW w:w="524" w:type="dxa"/>
            <w:vAlign w:val="center"/>
          </w:tcPr>
          <w:p w14:paraId="27379E88">
            <w:pPr>
              <w:keepNext/>
              <w:keepLines/>
              <w:spacing w:before="0" w:after="0" w:line="264" w:lineRule="auto"/>
              <w:ind w:left="0" w:right="0" w:firstLine="0"/>
              <w:jc w:val="center"/>
              <w:rPr>
                <w:del w:id="2027" w:author="Fa'te" w:date="2026-09-18T16:03:47Z"/>
              </w:rPr>
            </w:pPr>
            <w:del w:id="2028" w:author="Fa'te" w:date="2026-09-18T16:03:47Z">
              <w:r>
                <w:rPr>
                  <w:rFonts w:ascii="Times New Roman" w:hAnsi="Times New Roman" w:eastAsia="宋体" w:cs="Times New Roman"/>
                  <w:color w:val="000000"/>
                  <w:sz w:val="16"/>
                </w:rPr>
                <w:delText>22.16</w:delText>
              </w:r>
            </w:del>
          </w:p>
        </w:tc>
      </w:tr>
      <w:tr w14:paraId="63611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del w:id="2029" w:author="Fa'te" w:date="2026-09-18T16:03:47Z"/>
        </w:trPr>
        <w:tc>
          <w:tcPr>
            <w:tcW w:w="2020" w:type="dxa"/>
            <w:vAlign w:val="center"/>
          </w:tcPr>
          <w:p w14:paraId="52862EF6">
            <w:pPr>
              <w:keepNext/>
              <w:keepLines/>
              <w:spacing w:before="0" w:after="0" w:line="264" w:lineRule="auto"/>
              <w:ind w:left="0" w:right="0" w:firstLine="0"/>
              <w:jc w:val="left"/>
              <w:rPr>
                <w:del w:id="2030" w:author="Fa'te" w:date="2026-09-18T16:03:47Z"/>
              </w:rPr>
            </w:pPr>
            <w:del w:id="2031" w:author="Fa'te" w:date="2026-09-18T16:03:47Z">
              <w:r>
                <w:rPr>
                  <w:rFonts w:ascii="Times New Roman" w:hAnsi="Times New Roman" w:eastAsia="宋体" w:cs="Times New Roman"/>
                  <w:color w:val="000000"/>
                  <w:sz w:val="16"/>
                </w:rPr>
                <w:delText>Top-</w:delText>
              </w:r>
            </w:del>
            <w:del w:id="2032" w:author="Fa'te" w:date="2026-09-18T16:03:47Z">
              <w:r>
                <w:rPr>
                  <w:rFonts w:ascii="Times New Roman" w:hAnsi="Times New Roman" w:eastAsia="宋体" w:cs="Times New Roman"/>
                  <w:i/>
                  <w:color w:val="000000"/>
                  <w:sz w:val="16"/>
                </w:rPr>
                <w:delText>K</w:delText>
              </w:r>
            </w:del>
            <w:del w:id="2033" w:author="Fa'te" w:date="2026-09-18T16:03:47Z">
              <w:r>
                <w:rPr>
                  <w:rFonts w:ascii="Times New Roman" w:hAnsi="Times New Roman" w:eastAsia="宋体" w:cs="Times New Roman"/>
                  <w:color w:val="000000"/>
                  <w:sz w:val="16"/>
                </w:rPr>
                <w:delText xml:space="preserve"> 离散选择</w:delText>
              </w:r>
            </w:del>
          </w:p>
        </w:tc>
        <w:tc>
          <w:tcPr>
            <w:tcW w:w="524" w:type="dxa"/>
            <w:vAlign w:val="center"/>
          </w:tcPr>
          <w:p w14:paraId="450EF9A2">
            <w:pPr>
              <w:keepNext/>
              <w:keepLines/>
              <w:spacing w:before="0" w:after="0" w:line="264" w:lineRule="auto"/>
              <w:ind w:left="0" w:right="0" w:firstLine="0"/>
              <w:jc w:val="center"/>
              <w:rPr>
                <w:del w:id="2034" w:author="Fa'te" w:date="2026-09-18T16:03:47Z"/>
              </w:rPr>
            </w:pPr>
            <w:del w:id="2035" w:author="Fa'te" w:date="2026-09-18T16:03:47Z">
              <w:r>
                <w:rPr>
                  <w:rFonts w:ascii="Times New Roman" w:hAnsi="Times New Roman" w:eastAsia="宋体" w:cs="Times New Roman"/>
                  <w:color w:val="000000"/>
                  <w:sz w:val="16"/>
                </w:rPr>
                <w:delText>32.58</w:delText>
              </w:r>
            </w:del>
          </w:p>
        </w:tc>
        <w:tc>
          <w:tcPr>
            <w:tcW w:w="524" w:type="dxa"/>
            <w:vAlign w:val="center"/>
          </w:tcPr>
          <w:p w14:paraId="7941D175">
            <w:pPr>
              <w:keepNext/>
              <w:keepLines/>
              <w:spacing w:before="0" w:after="0" w:line="264" w:lineRule="auto"/>
              <w:ind w:left="0" w:right="0" w:firstLine="0"/>
              <w:jc w:val="center"/>
              <w:rPr>
                <w:del w:id="2036" w:author="Fa'te" w:date="2026-09-18T16:03:47Z"/>
              </w:rPr>
            </w:pPr>
            <w:del w:id="2037" w:author="Fa'te" w:date="2026-09-18T16:03:47Z">
              <w:r>
                <w:rPr>
                  <w:rFonts w:ascii="Times New Roman" w:hAnsi="Times New Roman" w:eastAsia="宋体" w:cs="Times New Roman"/>
                  <w:color w:val="000000"/>
                  <w:sz w:val="16"/>
                </w:rPr>
                <w:delText>10.14</w:delText>
              </w:r>
            </w:del>
          </w:p>
        </w:tc>
        <w:tc>
          <w:tcPr>
            <w:tcW w:w="524" w:type="dxa"/>
            <w:vAlign w:val="center"/>
          </w:tcPr>
          <w:p w14:paraId="6C981A0B">
            <w:pPr>
              <w:keepNext/>
              <w:keepLines/>
              <w:spacing w:before="0" w:after="0" w:line="264" w:lineRule="auto"/>
              <w:ind w:left="0" w:right="0" w:firstLine="0"/>
              <w:jc w:val="center"/>
              <w:rPr>
                <w:del w:id="2038" w:author="Fa'te" w:date="2026-09-18T16:03:47Z"/>
              </w:rPr>
            </w:pPr>
            <w:del w:id="2039" w:author="Fa'te" w:date="2026-09-18T16:03:47Z">
              <w:r>
                <w:rPr>
                  <w:rFonts w:ascii="Times New Roman" w:hAnsi="Times New Roman" w:eastAsia="宋体" w:cs="Times New Roman"/>
                  <w:color w:val="000000"/>
                  <w:sz w:val="16"/>
                </w:rPr>
                <w:delText>15.47</w:delText>
              </w:r>
            </w:del>
          </w:p>
        </w:tc>
        <w:tc>
          <w:tcPr>
            <w:tcW w:w="524" w:type="dxa"/>
            <w:vAlign w:val="center"/>
          </w:tcPr>
          <w:p w14:paraId="0D26855C">
            <w:pPr>
              <w:keepNext/>
              <w:keepLines/>
              <w:spacing w:before="0" w:after="0" w:line="264" w:lineRule="auto"/>
              <w:ind w:left="0" w:right="0" w:firstLine="0"/>
              <w:jc w:val="center"/>
              <w:rPr>
                <w:del w:id="2040" w:author="Fa'te" w:date="2026-09-18T16:03:47Z"/>
              </w:rPr>
            </w:pPr>
            <w:del w:id="2041" w:author="Fa'te" w:date="2026-09-18T16:03:47Z">
              <w:r>
                <w:rPr>
                  <w:rFonts w:ascii="Times New Roman" w:hAnsi="Times New Roman" w:eastAsia="宋体" w:cs="Times New Roman"/>
                  <w:color w:val="000000"/>
                  <w:sz w:val="16"/>
                </w:rPr>
                <w:delText>11.34</w:delText>
              </w:r>
            </w:del>
          </w:p>
        </w:tc>
        <w:tc>
          <w:tcPr>
            <w:tcW w:w="524" w:type="dxa"/>
            <w:vAlign w:val="center"/>
          </w:tcPr>
          <w:p w14:paraId="7842844D">
            <w:pPr>
              <w:keepNext/>
              <w:keepLines/>
              <w:spacing w:before="0" w:after="0" w:line="264" w:lineRule="auto"/>
              <w:ind w:left="0" w:right="0" w:firstLine="0"/>
              <w:jc w:val="center"/>
              <w:rPr>
                <w:del w:id="2042" w:author="Fa'te" w:date="2026-09-18T16:03:47Z"/>
              </w:rPr>
            </w:pPr>
            <w:del w:id="2043" w:author="Fa'te" w:date="2026-09-18T16:03:47Z">
              <w:r>
                <w:rPr>
                  <w:rFonts w:ascii="Times New Roman" w:hAnsi="Times New Roman" w:eastAsia="宋体" w:cs="Times New Roman"/>
                  <w:color w:val="000000"/>
                  <w:sz w:val="16"/>
                </w:rPr>
                <w:delText>82.60</w:delText>
              </w:r>
            </w:del>
          </w:p>
        </w:tc>
        <w:tc>
          <w:tcPr>
            <w:tcW w:w="524" w:type="dxa"/>
            <w:vAlign w:val="center"/>
          </w:tcPr>
          <w:p w14:paraId="0A5F8D0D">
            <w:pPr>
              <w:keepNext/>
              <w:keepLines/>
              <w:spacing w:before="0" w:after="0" w:line="264" w:lineRule="auto"/>
              <w:ind w:left="0" w:right="0" w:firstLine="0"/>
              <w:jc w:val="center"/>
              <w:rPr>
                <w:del w:id="2044" w:author="Fa'te" w:date="2026-09-18T16:03:47Z"/>
              </w:rPr>
            </w:pPr>
            <w:del w:id="2045" w:author="Fa'te" w:date="2026-09-18T16:03:47Z">
              <w:r>
                <w:rPr>
                  <w:rFonts w:ascii="Times New Roman" w:hAnsi="Times New Roman" w:eastAsia="宋体" w:cs="Times New Roman"/>
                  <w:color w:val="000000"/>
                  <w:sz w:val="16"/>
                </w:rPr>
                <w:delText>43.78</w:delText>
              </w:r>
            </w:del>
          </w:p>
        </w:tc>
        <w:tc>
          <w:tcPr>
            <w:tcW w:w="524" w:type="dxa"/>
            <w:vAlign w:val="center"/>
          </w:tcPr>
          <w:p w14:paraId="3305E433">
            <w:pPr>
              <w:keepNext/>
              <w:keepLines/>
              <w:spacing w:before="0" w:after="0" w:line="264" w:lineRule="auto"/>
              <w:ind w:left="0" w:right="0" w:firstLine="0"/>
              <w:jc w:val="center"/>
              <w:rPr>
                <w:del w:id="2046" w:author="Fa'te" w:date="2026-09-18T16:03:47Z"/>
              </w:rPr>
            </w:pPr>
            <w:del w:id="2047" w:author="Fa'te" w:date="2026-09-18T16:03:47Z">
              <w:r>
                <w:rPr>
                  <w:rFonts w:ascii="Times New Roman" w:hAnsi="Times New Roman" w:eastAsia="宋体" w:cs="Times New Roman"/>
                  <w:color w:val="000000"/>
                  <w:sz w:val="16"/>
                </w:rPr>
                <w:delText>57.23</w:delText>
              </w:r>
            </w:del>
          </w:p>
        </w:tc>
        <w:tc>
          <w:tcPr>
            <w:tcW w:w="524" w:type="dxa"/>
            <w:vAlign w:val="center"/>
          </w:tcPr>
          <w:p w14:paraId="46AB5B04">
            <w:pPr>
              <w:keepNext/>
              <w:keepLines/>
              <w:spacing w:before="0" w:after="0" w:line="264" w:lineRule="auto"/>
              <w:ind w:left="0" w:right="0" w:firstLine="0"/>
              <w:jc w:val="center"/>
              <w:rPr>
                <w:del w:id="2048" w:author="Fa'te" w:date="2026-09-18T16:03:47Z"/>
              </w:rPr>
            </w:pPr>
            <w:del w:id="2049" w:author="Fa'te" w:date="2026-09-18T16:03:47Z">
              <w:r>
                <w:rPr>
                  <w:rFonts w:ascii="Times New Roman" w:hAnsi="Times New Roman" w:eastAsia="宋体" w:cs="Times New Roman"/>
                  <w:color w:val="000000"/>
                  <w:sz w:val="16"/>
                </w:rPr>
                <w:delText>48.46</w:delText>
              </w:r>
            </w:del>
          </w:p>
        </w:tc>
        <w:tc>
          <w:tcPr>
            <w:tcW w:w="524" w:type="dxa"/>
            <w:vAlign w:val="center"/>
          </w:tcPr>
          <w:p w14:paraId="248533C3">
            <w:pPr>
              <w:keepNext/>
              <w:keepLines/>
              <w:spacing w:before="0" w:after="0" w:line="264" w:lineRule="auto"/>
              <w:ind w:left="0" w:right="0" w:firstLine="0"/>
              <w:jc w:val="center"/>
              <w:rPr>
                <w:del w:id="2050" w:author="Fa'te" w:date="2026-09-18T16:03:47Z"/>
              </w:rPr>
            </w:pPr>
            <w:del w:id="2051" w:author="Fa'te" w:date="2026-09-18T16:03:47Z">
              <w:r>
                <w:rPr>
                  <w:rFonts w:ascii="Times New Roman" w:hAnsi="Times New Roman" w:eastAsia="宋体" w:cs="Times New Roman"/>
                  <w:color w:val="000000"/>
                  <w:sz w:val="16"/>
                </w:rPr>
                <w:delText>42.58</w:delText>
              </w:r>
            </w:del>
          </w:p>
        </w:tc>
        <w:tc>
          <w:tcPr>
            <w:tcW w:w="524" w:type="dxa"/>
            <w:vAlign w:val="center"/>
          </w:tcPr>
          <w:p w14:paraId="3BCDABA8">
            <w:pPr>
              <w:keepNext/>
              <w:keepLines/>
              <w:spacing w:before="0" w:after="0" w:line="264" w:lineRule="auto"/>
              <w:ind w:left="0" w:right="0" w:firstLine="0"/>
              <w:jc w:val="center"/>
              <w:rPr>
                <w:del w:id="2052" w:author="Fa'te" w:date="2026-09-18T16:03:47Z"/>
              </w:rPr>
            </w:pPr>
            <w:del w:id="2053" w:author="Fa'te" w:date="2026-09-18T16:03:47Z">
              <w:r>
                <w:rPr>
                  <w:rFonts w:ascii="Times New Roman" w:hAnsi="Times New Roman" w:eastAsia="宋体" w:cs="Times New Roman"/>
                  <w:color w:val="000000"/>
                  <w:sz w:val="16"/>
                </w:rPr>
                <w:delText>21.35</w:delText>
              </w:r>
            </w:del>
          </w:p>
        </w:tc>
        <w:tc>
          <w:tcPr>
            <w:tcW w:w="524" w:type="dxa"/>
            <w:vAlign w:val="center"/>
          </w:tcPr>
          <w:p w14:paraId="0A70E738">
            <w:pPr>
              <w:keepNext/>
              <w:keepLines/>
              <w:spacing w:before="0" w:after="0" w:line="264" w:lineRule="auto"/>
              <w:ind w:left="0" w:right="0" w:firstLine="0"/>
              <w:jc w:val="center"/>
              <w:rPr>
                <w:del w:id="2054" w:author="Fa'te" w:date="2026-09-18T16:03:47Z"/>
              </w:rPr>
            </w:pPr>
            <w:del w:id="2055" w:author="Fa'te" w:date="2026-09-18T16:03:47Z">
              <w:r>
                <w:rPr>
                  <w:rFonts w:ascii="Times New Roman" w:hAnsi="Times New Roman" w:eastAsia="宋体" w:cs="Times New Roman"/>
                  <w:color w:val="000000"/>
                  <w:sz w:val="16"/>
                </w:rPr>
                <w:delText>28.44</w:delText>
              </w:r>
            </w:del>
          </w:p>
        </w:tc>
        <w:tc>
          <w:tcPr>
            <w:tcW w:w="524" w:type="dxa"/>
            <w:vAlign w:val="center"/>
          </w:tcPr>
          <w:p w14:paraId="23C9C739">
            <w:pPr>
              <w:keepNext/>
              <w:keepLines/>
              <w:spacing w:before="0" w:after="0" w:line="264" w:lineRule="auto"/>
              <w:ind w:left="0" w:right="0" w:firstLine="0"/>
              <w:jc w:val="center"/>
              <w:rPr>
                <w:del w:id="2056" w:author="Fa'te" w:date="2026-09-18T16:03:47Z"/>
              </w:rPr>
            </w:pPr>
            <w:del w:id="2057" w:author="Fa'te" w:date="2026-09-18T16:03:47Z">
              <w:r>
                <w:rPr>
                  <w:rFonts w:ascii="Times New Roman" w:hAnsi="Times New Roman" w:eastAsia="宋体" w:cs="Times New Roman"/>
                  <w:color w:val="000000"/>
                  <w:sz w:val="16"/>
                </w:rPr>
                <w:delText>22.71</w:delText>
              </w:r>
            </w:del>
          </w:p>
        </w:tc>
      </w:tr>
      <w:tr w14:paraId="50CE4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del w:id="2058" w:author="Fa'te" w:date="2026-09-18T16:03:47Z"/>
        </w:trPr>
        <w:tc>
          <w:tcPr>
            <w:tcW w:w="2020" w:type="dxa"/>
            <w:vAlign w:val="center"/>
          </w:tcPr>
          <w:p w14:paraId="079F3C5E">
            <w:pPr>
              <w:keepNext/>
              <w:keepLines/>
              <w:spacing w:before="0" w:after="0" w:line="264" w:lineRule="auto"/>
              <w:ind w:left="0" w:right="0" w:firstLine="0"/>
              <w:jc w:val="left"/>
              <w:rPr>
                <w:del w:id="2059" w:author="Fa'te" w:date="2026-09-18T16:03:47Z"/>
              </w:rPr>
            </w:pPr>
            <w:del w:id="2060" w:author="Fa'te" w:date="2026-09-18T16:03:47Z">
              <w:r>
                <w:rPr>
                  <w:rFonts w:ascii="Times New Roman" w:hAnsi="Times New Roman" w:eastAsia="宋体" w:cs="Times New Roman"/>
                  <w:color w:val="000000"/>
                  <w:sz w:val="16"/>
                </w:rPr>
                <w:delText>均匀路由</w:delText>
              </w:r>
            </w:del>
          </w:p>
        </w:tc>
        <w:tc>
          <w:tcPr>
            <w:tcW w:w="524" w:type="dxa"/>
            <w:vAlign w:val="center"/>
          </w:tcPr>
          <w:p w14:paraId="20D99A36">
            <w:pPr>
              <w:keepNext/>
              <w:keepLines/>
              <w:spacing w:before="0" w:after="0" w:line="264" w:lineRule="auto"/>
              <w:ind w:left="0" w:right="0" w:firstLine="0"/>
              <w:jc w:val="center"/>
              <w:rPr>
                <w:del w:id="2061" w:author="Fa'te" w:date="2026-09-18T16:03:47Z"/>
              </w:rPr>
            </w:pPr>
            <w:del w:id="2062" w:author="Fa'te" w:date="2026-09-18T16:03:47Z">
              <w:r>
                <w:rPr>
                  <w:rFonts w:ascii="Times New Roman" w:hAnsi="Times New Roman" w:eastAsia="宋体" w:cs="Times New Roman"/>
                  <w:color w:val="000000"/>
                  <w:sz w:val="16"/>
                  <w:u w:val="single"/>
                </w:rPr>
                <w:delText>33.61</w:delText>
              </w:r>
            </w:del>
          </w:p>
        </w:tc>
        <w:tc>
          <w:tcPr>
            <w:tcW w:w="524" w:type="dxa"/>
            <w:vAlign w:val="center"/>
          </w:tcPr>
          <w:p w14:paraId="55816E11">
            <w:pPr>
              <w:keepNext/>
              <w:keepLines/>
              <w:spacing w:before="0" w:after="0" w:line="264" w:lineRule="auto"/>
              <w:ind w:left="0" w:right="0" w:firstLine="0"/>
              <w:jc w:val="center"/>
              <w:rPr>
                <w:del w:id="2063" w:author="Fa'te" w:date="2026-09-18T16:03:47Z"/>
              </w:rPr>
            </w:pPr>
            <w:del w:id="2064" w:author="Fa'te" w:date="2026-09-18T16:03:47Z">
              <w:r>
                <w:rPr>
                  <w:rFonts w:ascii="Times New Roman" w:hAnsi="Times New Roman" w:eastAsia="宋体" w:cs="Times New Roman"/>
                  <w:color w:val="000000"/>
                  <w:sz w:val="16"/>
                  <w:u w:val="single"/>
                </w:rPr>
                <w:delText>11.30</w:delText>
              </w:r>
            </w:del>
          </w:p>
        </w:tc>
        <w:tc>
          <w:tcPr>
            <w:tcW w:w="524" w:type="dxa"/>
            <w:vAlign w:val="center"/>
          </w:tcPr>
          <w:p w14:paraId="5EA0FF80">
            <w:pPr>
              <w:keepNext/>
              <w:keepLines/>
              <w:spacing w:before="0" w:after="0" w:line="264" w:lineRule="auto"/>
              <w:ind w:left="0" w:right="0" w:firstLine="0"/>
              <w:jc w:val="center"/>
              <w:rPr>
                <w:del w:id="2065" w:author="Fa'te" w:date="2026-09-18T16:03:47Z"/>
              </w:rPr>
            </w:pPr>
            <w:del w:id="2066" w:author="Fa'te" w:date="2026-09-18T16:03:47Z">
              <w:r>
                <w:rPr>
                  <w:rFonts w:ascii="Times New Roman" w:hAnsi="Times New Roman" w:eastAsia="宋体" w:cs="Times New Roman"/>
                  <w:color w:val="000000"/>
                  <w:sz w:val="16"/>
                  <w:u w:val="single"/>
                </w:rPr>
                <w:delText>16.91</w:delText>
              </w:r>
            </w:del>
          </w:p>
        </w:tc>
        <w:tc>
          <w:tcPr>
            <w:tcW w:w="524" w:type="dxa"/>
            <w:vAlign w:val="center"/>
          </w:tcPr>
          <w:p w14:paraId="762988CA">
            <w:pPr>
              <w:keepNext/>
              <w:keepLines/>
              <w:spacing w:before="0" w:after="0" w:line="264" w:lineRule="auto"/>
              <w:ind w:left="0" w:right="0" w:firstLine="0"/>
              <w:jc w:val="center"/>
              <w:rPr>
                <w:del w:id="2067" w:author="Fa'te" w:date="2026-09-18T16:03:47Z"/>
              </w:rPr>
            </w:pPr>
            <w:del w:id="2068" w:author="Fa'te" w:date="2026-09-18T16:03:47Z">
              <w:r>
                <w:rPr>
                  <w:rFonts w:ascii="Times New Roman" w:hAnsi="Times New Roman" w:eastAsia="宋体" w:cs="Times New Roman"/>
                  <w:color w:val="000000"/>
                  <w:sz w:val="16"/>
                  <w:u w:val="single"/>
                </w:rPr>
                <w:delText>12.41</w:delText>
              </w:r>
            </w:del>
          </w:p>
        </w:tc>
        <w:tc>
          <w:tcPr>
            <w:tcW w:w="524" w:type="dxa"/>
            <w:vAlign w:val="center"/>
          </w:tcPr>
          <w:p w14:paraId="14668790">
            <w:pPr>
              <w:keepNext/>
              <w:keepLines/>
              <w:spacing w:before="0" w:after="0" w:line="264" w:lineRule="auto"/>
              <w:ind w:left="0" w:right="0" w:firstLine="0"/>
              <w:jc w:val="center"/>
              <w:rPr>
                <w:del w:id="2069" w:author="Fa'te" w:date="2026-09-18T16:03:47Z"/>
              </w:rPr>
            </w:pPr>
            <w:del w:id="2070" w:author="Fa'te" w:date="2026-09-18T16:03:47Z">
              <w:r>
                <w:rPr>
                  <w:rFonts w:ascii="Times New Roman" w:hAnsi="Times New Roman" w:eastAsia="宋体" w:cs="Times New Roman"/>
                  <w:color w:val="000000"/>
                  <w:sz w:val="16"/>
                  <w:u w:val="single"/>
                </w:rPr>
                <w:delText>84.01</w:delText>
              </w:r>
            </w:del>
          </w:p>
        </w:tc>
        <w:tc>
          <w:tcPr>
            <w:tcW w:w="524" w:type="dxa"/>
            <w:vAlign w:val="center"/>
          </w:tcPr>
          <w:p w14:paraId="0B2538AB">
            <w:pPr>
              <w:keepNext/>
              <w:keepLines/>
              <w:spacing w:before="0" w:after="0" w:line="264" w:lineRule="auto"/>
              <w:ind w:left="0" w:right="0" w:firstLine="0"/>
              <w:jc w:val="center"/>
              <w:rPr>
                <w:del w:id="2071" w:author="Fa'te" w:date="2026-09-18T16:03:47Z"/>
              </w:rPr>
            </w:pPr>
            <w:del w:id="2072" w:author="Fa'te" w:date="2026-09-18T16:03:47Z">
              <w:r>
                <w:rPr>
                  <w:rFonts w:ascii="Times New Roman" w:hAnsi="Times New Roman" w:eastAsia="宋体" w:cs="Times New Roman"/>
                  <w:color w:val="000000"/>
                  <w:sz w:val="16"/>
                  <w:u w:val="single"/>
                </w:rPr>
                <w:delText>46.75</w:delText>
              </w:r>
            </w:del>
          </w:p>
        </w:tc>
        <w:tc>
          <w:tcPr>
            <w:tcW w:w="524" w:type="dxa"/>
            <w:vAlign w:val="center"/>
          </w:tcPr>
          <w:p w14:paraId="45854368">
            <w:pPr>
              <w:keepNext/>
              <w:keepLines/>
              <w:spacing w:before="0" w:after="0" w:line="264" w:lineRule="auto"/>
              <w:ind w:left="0" w:right="0" w:firstLine="0"/>
              <w:jc w:val="center"/>
              <w:rPr>
                <w:del w:id="2073" w:author="Fa'te" w:date="2026-09-18T16:03:47Z"/>
              </w:rPr>
            </w:pPr>
            <w:del w:id="2074" w:author="Fa'te" w:date="2026-09-18T16:03:47Z">
              <w:r>
                <w:rPr>
                  <w:rFonts w:ascii="Times New Roman" w:hAnsi="Times New Roman" w:eastAsia="宋体" w:cs="Times New Roman"/>
                  <w:color w:val="000000"/>
                  <w:sz w:val="16"/>
                  <w:u w:val="single"/>
                </w:rPr>
                <w:delText>60.07</w:delText>
              </w:r>
            </w:del>
          </w:p>
        </w:tc>
        <w:tc>
          <w:tcPr>
            <w:tcW w:w="524" w:type="dxa"/>
            <w:vAlign w:val="center"/>
          </w:tcPr>
          <w:p w14:paraId="13A5F2F9">
            <w:pPr>
              <w:keepNext/>
              <w:keepLines/>
              <w:spacing w:before="0" w:after="0" w:line="264" w:lineRule="auto"/>
              <w:ind w:left="0" w:right="0" w:firstLine="0"/>
              <w:jc w:val="center"/>
              <w:rPr>
                <w:del w:id="2075" w:author="Fa'te" w:date="2026-09-18T16:03:47Z"/>
              </w:rPr>
            </w:pPr>
            <w:del w:id="2076" w:author="Fa'te" w:date="2026-09-18T16:03:47Z">
              <w:r>
                <w:rPr>
                  <w:rFonts w:ascii="Times New Roman" w:hAnsi="Times New Roman" w:eastAsia="宋体" w:cs="Times New Roman"/>
                  <w:color w:val="000000"/>
                  <w:sz w:val="16"/>
                  <w:u w:val="single"/>
                </w:rPr>
                <w:delText>50.67</w:delText>
              </w:r>
            </w:del>
          </w:p>
        </w:tc>
        <w:tc>
          <w:tcPr>
            <w:tcW w:w="524" w:type="dxa"/>
            <w:vAlign w:val="center"/>
          </w:tcPr>
          <w:p w14:paraId="03A55C42">
            <w:pPr>
              <w:keepNext/>
              <w:keepLines/>
              <w:spacing w:before="0" w:after="0" w:line="264" w:lineRule="auto"/>
              <w:ind w:left="0" w:right="0" w:firstLine="0"/>
              <w:jc w:val="center"/>
              <w:rPr>
                <w:del w:id="2077" w:author="Fa'te" w:date="2026-09-18T16:03:47Z"/>
              </w:rPr>
            </w:pPr>
            <w:del w:id="2078" w:author="Fa'te" w:date="2026-09-18T16:03:47Z">
              <w:r>
                <w:rPr>
                  <w:rFonts w:ascii="Times New Roman" w:hAnsi="Times New Roman" w:eastAsia="宋体" w:cs="Times New Roman"/>
                  <w:color w:val="000000"/>
                  <w:sz w:val="16"/>
                  <w:u w:val="single"/>
                </w:rPr>
                <w:delText>43.61</w:delText>
              </w:r>
            </w:del>
          </w:p>
        </w:tc>
        <w:tc>
          <w:tcPr>
            <w:tcW w:w="524" w:type="dxa"/>
            <w:vAlign w:val="center"/>
          </w:tcPr>
          <w:p w14:paraId="1821DCCD">
            <w:pPr>
              <w:keepNext/>
              <w:keepLines/>
              <w:spacing w:before="0" w:after="0" w:line="264" w:lineRule="auto"/>
              <w:ind w:left="0" w:right="0" w:firstLine="0"/>
              <w:jc w:val="center"/>
              <w:rPr>
                <w:del w:id="2079" w:author="Fa'te" w:date="2026-09-18T16:03:47Z"/>
              </w:rPr>
            </w:pPr>
            <w:del w:id="2080" w:author="Fa'te" w:date="2026-09-18T16:03:47Z">
              <w:r>
                <w:rPr>
                  <w:rFonts w:ascii="Times New Roman" w:hAnsi="Times New Roman" w:eastAsia="宋体" w:cs="Times New Roman"/>
                  <w:color w:val="000000"/>
                  <w:sz w:val="16"/>
                  <w:u w:val="single"/>
                </w:rPr>
                <w:delText>23.40</w:delText>
              </w:r>
            </w:del>
          </w:p>
        </w:tc>
        <w:tc>
          <w:tcPr>
            <w:tcW w:w="524" w:type="dxa"/>
            <w:vAlign w:val="center"/>
          </w:tcPr>
          <w:p w14:paraId="639E61BC">
            <w:pPr>
              <w:keepNext/>
              <w:keepLines/>
              <w:spacing w:before="0" w:after="0" w:line="264" w:lineRule="auto"/>
              <w:ind w:left="0" w:right="0" w:firstLine="0"/>
              <w:jc w:val="center"/>
              <w:rPr>
                <w:del w:id="2081" w:author="Fa'te" w:date="2026-09-18T16:03:47Z"/>
              </w:rPr>
            </w:pPr>
            <w:del w:id="2082" w:author="Fa'te" w:date="2026-09-18T16:03:47Z">
              <w:r>
                <w:rPr>
                  <w:rFonts w:ascii="Times New Roman" w:hAnsi="Times New Roman" w:eastAsia="宋体" w:cs="Times New Roman"/>
                  <w:color w:val="000000"/>
                  <w:sz w:val="16"/>
                  <w:u w:val="single"/>
                </w:rPr>
                <w:delText>30.46</w:delText>
              </w:r>
            </w:del>
          </w:p>
        </w:tc>
        <w:tc>
          <w:tcPr>
            <w:tcW w:w="524" w:type="dxa"/>
            <w:vAlign w:val="center"/>
          </w:tcPr>
          <w:p w14:paraId="65D96BA0">
            <w:pPr>
              <w:keepNext/>
              <w:keepLines/>
              <w:spacing w:before="0" w:after="0" w:line="264" w:lineRule="auto"/>
              <w:ind w:left="0" w:right="0" w:firstLine="0"/>
              <w:jc w:val="center"/>
              <w:rPr>
                <w:del w:id="2083" w:author="Fa'te" w:date="2026-09-18T16:03:47Z"/>
              </w:rPr>
            </w:pPr>
            <w:del w:id="2084" w:author="Fa'te" w:date="2026-09-18T16:03:47Z">
              <w:r>
                <w:rPr>
                  <w:rFonts w:ascii="Times New Roman" w:hAnsi="Times New Roman" w:eastAsia="宋体" w:cs="Times New Roman"/>
                  <w:color w:val="000000"/>
                  <w:sz w:val="16"/>
                  <w:u w:val="single"/>
                </w:rPr>
                <w:delText>24.43</w:delText>
              </w:r>
            </w:del>
          </w:p>
        </w:tc>
      </w:tr>
      <w:tr w14:paraId="25AB7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del w:id="2085" w:author="Fa'te" w:date="2026-09-18T16:03:47Z"/>
        </w:trPr>
        <w:tc>
          <w:tcPr>
            <w:tcW w:w="2020" w:type="dxa"/>
            <w:tcBorders>
              <w:bottom w:val="single" w:color="000000" w:sz="10" w:space="0"/>
            </w:tcBorders>
            <w:vAlign w:val="center"/>
          </w:tcPr>
          <w:p w14:paraId="7CEF0584">
            <w:pPr>
              <w:keepNext w:val="0"/>
              <w:keepLines/>
              <w:spacing w:before="0" w:after="0" w:line="264" w:lineRule="auto"/>
              <w:ind w:left="0" w:right="0" w:firstLine="0"/>
              <w:jc w:val="left"/>
              <w:rPr>
                <w:del w:id="2086" w:author="Fa'te" w:date="2026-09-18T16:03:47Z"/>
              </w:rPr>
            </w:pPr>
            <w:del w:id="2087" w:author="Fa'te" w:date="2026-09-18T16:03:47Z">
              <w:r>
                <w:rPr>
                  <w:rFonts w:ascii="Times New Roman" w:hAnsi="Times New Roman" w:eastAsia="宋体" w:cs="Times New Roman"/>
                  <w:b/>
                  <w:color w:val="000000"/>
                  <w:sz w:val="16"/>
                  <w:highlight w:val="yellow"/>
                </w:rPr>
                <w:delText>方法</w:delText>
              </w:r>
            </w:del>
            <w:del w:id="2088" w:author="Fa'te" w:date="2026-09-18T16:03:47Z">
              <w:r>
                <w:rPr>
                  <w:rFonts w:hint="eastAsia" w:cs="Times New Roman"/>
                  <w:b/>
                  <w:color w:val="000000"/>
                  <w:sz w:val="16"/>
                  <w:highlight w:val="yellow"/>
                  <w:lang w:val="en-US" w:eastAsia="zh-CN"/>
                </w:rPr>
                <w:delText>名</w:delText>
              </w:r>
            </w:del>
          </w:p>
        </w:tc>
        <w:tc>
          <w:tcPr>
            <w:tcW w:w="524" w:type="dxa"/>
            <w:tcBorders>
              <w:bottom w:val="single" w:color="000000" w:sz="10" w:space="0"/>
            </w:tcBorders>
            <w:vAlign w:val="center"/>
          </w:tcPr>
          <w:p w14:paraId="5E28676D">
            <w:pPr>
              <w:keepNext w:val="0"/>
              <w:keepLines/>
              <w:spacing w:before="0" w:after="0" w:line="264" w:lineRule="auto"/>
              <w:ind w:left="0" w:right="0" w:firstLine="0"/>
              <w:jc w:val="center"/>
              <w:rPr>
                <w:del w:id="2089" w:author="Fa'te" w:date="2026-09-18T16:03:47Z"/>
              </w:rPr>
            </w:pPr>
            <w:del w:id="2090" w:author="Fa'te" w:date="2026-09-18T16:03:47Z">
              <w:r>
                <w:rPr>
                  <w:rFonts w:ascii="Times New Roman" w:hAnsi="Times New Roman" w:eastAsia="宋体" w:cs="Times New Roman"/>
                  <w:b/>
                  <w:color w:val="000000"/>
                  <w:sz w:val="16"/>
                </w:rPr>
                <w:delText>34.10</w:delText>
              </w:r>
            </w:del>
          </w:p>
        </w:tc>
        <w:tc>
          <w:tcPr>
            <w:tcW w:w="524" w:type="dxa"/>
            <w:tcBorders>
              <w:bottom w:val="single" w:color="000000" w:sz="10" w:space="0"/>
            </w:tcBorders>
            <w:vAlign w:val="center"/>
          </w:tcPr>
          <w:p w14:paraId="5A76652B">
            <w:pPr>
              <w:keepNext w:val="0"/>
              <w:keepLines/>
              <w:spacing w:before="0" w:after="0" w:line="264" w:lineRule="auto"/>
              <w:ind w:left="0" w:right="0" w:firstLine="0"/>
              <w:jc w:val="center"/>
              <w:rPr>
                <w:del w:id="2091" w:author="Fa'te" w:date="2026-09-18T16:03:47Z"/>
              </w:rPr>
            </w:pPr>
            <w:del w:id="2092" w:author="Fa'te" w:date="2026-09-18T16:03:47Z">
              <w:r>
                <w:rPr>
                  <w:rFonts w:ascii="Times New Roman" w:hAnsi="Times New Roman" w:eastAsia="宋体" w:cs="Times New Roman"/>
                  <w:b/>
                  <w:color w:val="000000"/>
                  <w:sz w:val="16"/>
                </w:rPr>
                <w:delText>11.88</w:delText>
              </w:r>
            </w:del>
          </w:p>
        </w:tc>
        <w:tc>
          <w:tcPr>
            <w:tcW w:w="524" w:type="dxa"/>
            <w:tcBorders>
              <w:bottom w:val="single" w:color="000000" w:sz="10" w:space="0"/>
            </w:tcBorders>
            <w:vAlign w:val="center"/>
          </w:tcPr>
          <w:p w14:paraId="6D85D736">
            <w:pPr>
              <w:keepNext w:val="0"/>
              <w:keepLines/>
              <w:spacing w:before="0" w:after="0" w:line="264" w:lineRule="auto"/>
              <w:ind w:left="0" w:right="0" w:firstLine="0"/>
              <w:jc w:val="center"/>
              <w:rPr>
                <w:del w:id="2093" w:author="Fa'te" w:date="2026-09-18T16:03:47Z"/>
              </w:rPr>
            </w:pPr>
            <w:del w:id="2094" w:author="Fa'te" w:date="2026-09-18T16:03:47Z">
              <w:r>
                <w:rPr>
                  <w:rFonts w:ascii="Times New Roman" w:hAnsi="Times New Roman" w:eastAsia="宋体" w:cs="Times New Roman"/>
                  <w:b/>
                  <w:color w:val="000000"/>
                  <w:sz w:val="16"/>
                </w:rPr>
                <w:delText>17.62</w:delText>
              </w:r>
            </w:del>
          </w:p>
        </w:tc>
        <w:tc>
          <w:tcPr>
            <w:tcW w:w="524" w:type="dxa"/>
            <w:tcBorders>
              <w:bottom w:val="single" w:color="000000" w:sz="10" w:space="0"/>
            </w:tcBorders>
            <w:vAlign w:val="center"/>
          </w:tcPr>
          <w:p w14:paraId="28F457AE">
            <w:pPr>
              <w:keepNext w:val="0"/>
              <w:keepLines/>
              <w:spacing w:before="0" w:after="0" w:line="264" w:lineRule="auto"/>
              <w:ind w:left="0" w:right="0" w:firstLine="0"/>
              <w:jc w:val="center"/>
              <w:rPr>
                <w:del w:id="2095" w:author="Fa'te" w:date="2026-09-18T16:03:47Z"/>
              </w:rPr>
            </w:pPr>
            <w:del w:id="2096" w:author="Fa'te" w:date="2026-09-18T16:03:47Z">
              <w:r>
                <w:rPr>
                  <w:rFonts w:ascii="Times New Roman" w:hAnsi="Times New Roman" w:eastAsia="宋体" w:cs="Times New Roman"/>
                  <w:b/>
                  <w:color w:val="000000"/>
                  <w:sz w:val="16"/>
                </w:rPr>
                <w:delText>12.89</w:delText>
              </w:r>
            </w:del>
          </w:p>
        </w:tc>
        <w:tc>
          <w:tcPr>
            <w:tcW w:w="524" w:type="dxa"/>
            <w:tcBorders>
              <w:bottom w:val="single" w:color="000000" w:sz="10" w:space="0"/>
            </w:tcBorders>
            <w:vAlign w:val="center"/>
          </w:tcPr>
          <w:p w14:paraId="4863E88D">
            <w:pPr>
              <w:keepNext w:val="0"/>
              <w:keepLines/>
              <w:spacing w:before="0" w:after="0" w:line="264" w:lineRule="auto"/>
              <w:ind w:left="0" w:right="0" w:firstLine="0"/>
              <w:jc w:val="center"/>
              <w:rPr>
                <w:del w:id="2097" w:author="Fa'te" w:date="2026-09-18T16:03:47Z"/>
              </w:rPr>
            </w:pPr>
            <w:del w:id="2098" w:author="Fa'te" w:date="2026-09-18T16:03:47Z">
              <w:r>
                <w:rPr>
                  <w:rFonts w:ascii="Times New Roman" w:hAnsi="Times New Roman" w:eastAsia="宋体" w:cs="Times New Roman"/>
                  <w:b/>
                  <w:color w:val="000000"/>
                  <w:sz w:val="16"/>
                </w:rPr>
                <w:delText>84.60</w:delText>
              </w:r>
            </w:del>
          </w:p>
        </w:tc>
        <w:tc>
          <w:tcPr>
            <w:tcW w:w="524" w:type="dxa"/>
            <w:tcBorders>
              <w:bottom w:val="single" w:color="000000" w:sz="10" w:space="0"/>
            </w:tcBorders>
            <w:vAlign w:val="center"/>
          </w:tcPr>
          <w:p w14:paraId="70AD87F6">
            <w:pPr>
              <w:keepNext w:val="0"/>
              <w:keepLines/>
              <w:spacing w:before="0" w:after="0" w:line="264" w:lineRule="auto"/>
              <w:ind w:left="0" w:right="0" w:firstLine="0"/>
              <w:jc w:val="center"/>
              <w:rPr>
                <w:del w:id="2099" w:author="Fa'te" w:date="2026-09-18T16:03:47Z"/>
              </w:rPr>
            </w:pPr>
            <w:del w:id="2100" w:author="Fa'te" w:date="2026-09-18T16:03:47Z">
              <w:r>
                <w:rPr>
                  <w:rFonts w:ascii="Times New Roman" w:hAnsi="Times New Roman" w:eastAsia="宋体" w:cs="Times New Roman"/>
                  <w:b/>
                  <w:color w:val="000000"/>
                  <w:sz w:val="16"/>
                </w:rPr>
                <w:delText>48.04</w:delText>
              </w:r>
            </w:del>
          </w:p>
        </w:tc>
        <w:tc>
          <w:tcPr>
            <w:tcW w:w="524" w:type="dxa"/>
            <w:tcBorders>
              <w:bottom w:val="single" w:color="000000" w:sz="10" w:space="0"/>
            </w:tcBorders>
            <w:vAlign w:val="center"/>
          </w:tcPr>
          <w:p w14:paraId="0FB369A7">
            <w:pPr>
              <w:keepNext w:val="0"/>
              <w:keepLines/>
              <w:spacing w:before="0" w:after="0" w:line="264" w:lineRule="auto"/>
              <w:ind w:left="0" w:right="0" w:firstLine="0"/>
              <w:jc w:val="center"/>
              <w:rPr>
                <w:del w:id="2101" w:author="Fa'te" w:date="2026-09-18T16:03:47Z"/>
              </w:rPr>
            </w:pPr>
            <w:del w:id="2102" w:author="Fa'te" w:date="2026-09-18T16:03:47Z">
              <w:r>
                <w:rPr>
                  <w:rFonts w:ascii="Times New Roman" w:hAnsi="Times New Roman" w:eastAsia="宋体" w:cs="Times New Roman"/>
                  <w:b/>
                  <w:color w:val="000000"/>
                  <w:sz w:val="16"/>
                </w:rPr>
                <w:delText>61.28</w:delText>
              </w:r>
            </w:del>
          </w:p>
        </w:tc>
        <w:tc>
          <w:tcPr>
            <w:tcW w:w="524" w:type="dxa"/>
            <w:tcBorders>
              <w:bottom w:val="single" w:color="000000" w:sz="10" w:space="0"/>
            </w:tcBorders>
            <w:vAlign w:val="center"/>
          </w:tcPr>
          <w:p w14:paraId="1AD38CAC">
            <w:pPr>
              <w:keepNext w:val="0"/>
              <w:keepLines/>
              <w:spacing w:before="0" w:after="0" w:line="264" w:lineRule="auto"/>
              <w:ind w:left="0" w:right="0" w:firstLine="0"/>
              <w:jc w:val="center"/>
              <w:rPr>
                <w:del w:id="2103" w:author="Fa'te" w:date="2026-09-18T16:03:47Z"/>
              </w:rPr>
            </w:pPr>
            <w:del w:id="2104" w:author="Fa'te" w:date="2026-09-18T16:03:47Z">
              <w:r>
                <w:rPr>
                  <w:rFonts w:ascii="Times New Roman" w:hAnsi="Times New Roman" w:eastAsia="宋体" w:cs="Times New Roman"/>
                  <w:b/>
                  <w:color w:val="000000"/>
                  <w:sz w:val="16"/>
                </w:rPr>
                <w:delText>51.74</w:delText>
              </w:r>
            </w:del>
          </w:p>
        </w:tc>
        <w:tc>
          <w:tcPr>
            <w:tcW w:w="524" w:type="dxa"/>
            <w:tcBorders>
              <w:bottom w:val="single" w:color="000000" w:sz="10" w:space="0"/>
            </w:tcBorders>
            <w:vAlign w:val="center"/>
          </w:tcPr>
          <w:p w14:paraId="09EAF0CC">
            <w:pPr>
              <w:keepNext w:val="0"/>
              <w:keepLines/>
              <w:spacing w:before="0" w:after="0" w:line="264" w:lineRule="auto"/>
              <w:ind w:left="0" w:right="0" w:firstLine="0"/>
              <w:jc w:val="center"/>
              <w:rPr>
                <w:del w:id="2105" w:author="Fa'te" w:date="2026-09-18T16:03:47Z"/>
              </w:rPr>
            </w:pPr>
            <w:del w:id="2106" w:author="Fa'te" w:date="2026-09-18T16:03:47Z">
              <w:r>
                <w:rPr>
                  <w:rFonts w:ascii="Times New Roman" w:hAnsi="Times New Roman" w:eastAsia="宋体" w:cs="Times New Roman"/>
                  <w:b/>
                  <w:color w:val="000000"/>
                  <w:sz w:val="16"/>
                </w:rPr>
                <w:delText>44.10</w:delText>
              </w:r>
            </w:del>
          </w:p>
        </w:tc>
        <w:tc>
          <w:tcPr>
            <w:tcW w:w="524" w:type="dxa"/>
            <w:tcBorders>
              <w:bottom w:val="single" w:color="000000" w:sz="10" w:space="0"/>
            </w:tcBorders>
            <w:vAlign w:val="center"/>
          </w:tcPr>
          <w:p w14:paraId="361F8DA1">
            <w:pPr>
              <w:keepNext w:val="0"/>
              <w:keepLines/>
              <w:spacing w:before="0" w:after="0" w:line="264" w:lineRule="auto"/>
              <w:ind w:left="0" w:right="0" w:firstLine="0"/>
              <w:jc w:val="center"/>
              <w:rPr>
                <w:del w:id="2107" w:author="Fa'te" w:date="2026-09-18T16:03:47Z"/>
              </w:rPr>
            </w:pPr>
            <w:del w:id="2108" w:author="Fa'te" w:date="2026-09-18T16:03:47Z">
              <w:r>
                <w:rPr>
                  <w:rFonts w:ascii="Times New Roman" w:hAnsi="Times New Roman" w:eastAsia="宋体" w:cs="Times New Roman"/>
                  <w:b/>
                  <w:color w:val="000000"/>
                  <w:sz w:val="16"/>
                </w:rPr>
                <w:delText>24.43</w:delText>
              </w:r>
            </w:del>
          </w:p>
        </w:tc>
        <w:tc>
          <w:tcPr>
            <w:tcW w:w="524" w:type="dxa"/>
            <w:tcBorders>
              <w:bottom w:val="single" w:color="000000" w:sz="10" w:space="0"/>
            </w:tcBorders>
            <w:vAlign w:val="center"/>
          </w:tcPr>
          <w:p w14:paraId="4EE8DCFC">
            <w:pPr>
              <w:keepNext w:val="0"/>
              <w:keepLines/>
              <w:spacing w:before="0" w:after="0" w:line="264" w:lineRule="auto"/>
              <w:ind w:left="0" w:right="0" w:firstLine="0"/>
              <w:jc w:val="center"/>
              <w:rPr>
                <w:del w:id="2109" w:author="Fa'te" w:date="2026-09-18T16:03:47Z"/>
              </w:rPr>
            </w:pPr>
            <w:del w:id="2110" w:author="Fa'te" w:date="2026-09-18T16:03:47Z">
              <w:r>
                <w:rPr>
                  <w:rFonts w:ascii="Times New Roman" w:hAnsi="Times New Roman" w:eastAsia="宋体" w:cs="Times New Roman"/>
                  <w:b/>
                  <w:color w:val="000000"/>
                  <w:sz w:val="16"/>
                </w:rPr>
                <w:delText>31.44</w:delText>
              </w:r>
            </w:del>
          </w:p>
        </w:tc>
        <w:tc>
          <w:tcPr>
            <w:tcW w:w="524" w:type="dxa"/>
            <w:tcBorders>
              <w:bottom w:val="single" w:color="000000" w:sz="10" w:space="0"/>
            </w:tcBorders>
            <w:vAlign w:val="center"/>
          </w:tcPr>
          <w:p w14:paraId="2EF82E08">
            <w:pPr>
              <w:keepNext w:val="0"/>
              <w:keepLines/>
              <w:spacing w:before="0" w:after="0" w:line="264" w:lineRule="auto"/>
              <w:ind w:left="0" w:right="0" w:firstLine="0"/>
              <w:jc w:val="center"/>
              <w:rPr>
                <w:del w:id="2111" w:author="Fa'te" w:date="2026-09-18T16:03:47Z"/>
              </w:rPr>
            </w:pPr>
            <w:del w:id="2112" w:author="Fa'te" w:date="2026-09-18T16:03:47Z">
              <w:r>
                <w:rPr>
                  <w:rFonts w:ascii="Times New Roman" w:hAnsi="Times New Roman" w:eastAsia="宋体" w:cs="Times New Roman"/>
                  <w:b/>
                  <w:color w:val="000000"/>
                  <w:sz w:val="16"/>
                </w:rPr>
                <w:delText>25.21</w:delText>
              </w:r>
            </w:del>
          </w:p>
        </w:tc>
      </w:tr>
    </w:tbl>
    <w:p w14:paraId="313B7DB2">
      <w:pPr>
        <w:keepNext w:val="0"/>
        <w:keepLines w:val="0"/>
        <w:pageBreakBefore w:val="0"/>
        <w:widowControl/>
        <w:spacing w:before="0" w:after="0" w:line="360" w:lineRule="auto"/>
        <w:ind w:left="0" w:right="0" w:firstLine="420"/>
        <w:jc w:val="both"/>
        <w:rPr>
          <w:ins w:id="2113" w:author="Fa'te" w:date="2026-09-18T16:02:56Z"/>
        </w:rPr>
      </w:pPr>
      <w:del w:id="2114" w:author="Fa'te" w:date="2026-09-18T16:03:16Z">
        <w:r>
          <w:rPr>
            <w:rFonts w:ascii="Times New Roman" w:hAnsi="Times New Roman" w:eastAsia="宋体" w:cs="Times New Roman"/>
            <w:color w:val="000000"/>
            <w:sz w:val="21"/>
          </w:rPr>
          <w:delText>连续高斯聚合的HM和ZSL均高于均匀池化</w:delText>
        </w:r>
      </w:del>
      <w:del w:id="2115" w:author="Fa'te" w:date="2026-09-18T16:03:16Z">
        <w:r>
          <w:rPr>
            <w:rFonts w:hint="eastAsia" w:cs="Times New Roman"/>
            <w:color w:val="000000"/>
            <w:sz w:val="21"/>
            <w:lang w:eastAsia="zh-CN"/>
          </w:rPr>
          <w:delText>、</w:delText>
        </w:r>
      </w:del>
      <w:del w:id="2116" w:author="Fa'te" w:date="2026-09-18T16:03:16Z">
        <w:r>
          <w:rPr>
            <w:rFonts w:ascii="Times New Roman" w:hAnsi="Times New Roman" w:eastAsia="宋体" w:cs="Times New Roman"/>
            <w:color w:val="000000"/>
            <w:sz w:val="21"/>
          </w:rPr>
          <w:delText>Top-</w:delText>
        </w:r>
      </w:del>
      <m:oMath>
        <w:del w:id="2117" w:author="Fa'te" w:date="2026-09-18T16:03:16Z">
          <m:r>
            <m:rPr/>
            <w:rPr/>
            <m:t>K</m:t>
          </m:r>
        </w:del>
      </m:oMath>
      <w:del w:id="2118" w:author="Fa'te" w:date="2026-09-18T16:03:16Z">
        <w:r>
          <w:rPr>
            <w:rFonts w:ascii="Times New Roman" w:hAnsi="Times New Roman" w:eastAsia="宋体" w:cs="Times New Roman"/>
            <w:color w:val="000000"/>
            <w:sz w:val="21"/>
          </w:rPr>
          <w:delText>离散选择</w:delText>
        </w:r>
      </w:del>
      <w:del w:id="2119" w:author="Fa'te" w:date="2026-09-18T16:03:16Z">
        <w:r>
          <w:rPr>
            <w:rFonts w:hint="eastAsia" w:cs="Times New Roman"/>
            <w:color w:val="000000"/>
            <w:sz w:val="21"/>
            <w:lang w:val="en-US" w:eastAsia="zh-CN"/>
          </w:rPr>
          <w:delText>以及</w:delText>
        </w:r>
      </w:del>
      <w:del w:id="2120" w:author="Fa'te" w:date="2026-09-18T16:03:16Z">
        <w:r>
          <w:rPr>
            <w:rFonts w:ascii="Times New Roman" w:hAnsi="Times New Roman" w:eastAsia="宋体" w:cs="Times New Roman"/>
            <w:color w:val="000000"/>
            <w:sz w:val="21"/>
          </w:rPr>
          <w:delText>均匀路由。相较完整</w:delText>
        </w:r>
      </w:del>
      <w:del w:id="2121" w:author="Fa'te" w:date="2026-09-18T16:03:16Z">
        <w:r>
          <w:rPr>
            <w:rFonts w:ascii="Times New Roman" w:hAnsi="Times New Roman" w:eastAsia="宋体" w:cs="Times New Roman"/>
            <w:color w:val="000000"/>
            <w:sz w:val="21"/>
            <w:highlight w:val="yellow"/>
          </w:rPr>
          <w:delText>SGTG</w:delText>
        </w:r>
      </w:del>
      <w:del w:id="2122" w:author="Fa'te" w:date="2026-09-18T16:03:16Z">
        <w:r>
          <w:rPr>
            <w:rFonts w:ascii="Times New Roman" w:hAnsi="Times New Roman" w:eastAsia="宋体" w:cs="Times New Roman"/>
            <w:color w:val="000000"/>
            <w:sz w:val="21"/>
          </w:rPr>
          <w:delText>，均匀路由分别降低0.71、1.21和0.98个百分点。</w:delText>
        </w:r>
      </w:del>
      <w:ins w:id="2123" w:author="Fa'te" w:date="2026-09-18T16:02:56Z">
        <w:commentRangeStart w:id="2"/>
        <w:r>
          <w:rPr>
            <w:rFonts w:ascii="Times New Roman" w:hAnsi="Times New Roman" w:eastAsia="宋体" w:cs="Times New Roman"/>
            <w:b w:val="0"/>
            <w:i w:val="0"/>
            <w:color w:val="000000"/>
            <w:sz w:val="21"/>
          </w:rPr>
          <w:t>表4比较四种时序聚合：时间均匀池化；依据相关性分数选取</w:t>
        </w:r>
      </w:ins>
      <m:oMath>
        <w:ins w:id="2124" w:author="Fa'te" w:date="2026-09-18T16:02:56Z">
          <m:r>
            <m:rPr/>
            <w:rPr>
              <w:sz w:val="21"/>
            </w:rPr>
            <m:t>K</m:t>
          </m:r>
        </w:ins>
      </m:oMath>
      <w:ins w:id="2125" w:author="Fa'te" w:date="2026-09-18T16:02:56Z">
        <w:r>
          <w:rPr>
            <w:rFonts w:ascii="Times New Roman" w:hAnsi="Times New Roman" w:eastAsia="宋体" w:cs="Times New Roman"/>
            <w:b w:val="0"/>
            <w:i w:val="0"/>
            <w:color w:val="000000"/>
            <w:sz w:val="21"/>
          </w:rPr>
          <w:t>个片段的Top-K离散选择；保留高斯专家但以</w:t>
        </w:r>
      </w:ins>
      <m:oMath>
        <m:f>
          <m:fPr>
            <m:type m:val="lin"/>
            <m:ctrlPr>
              <w:ins w:id="2126" w:author="Fa'te" w:date="2026-09-18T16:02:56Z">
                <w:rPr/>
              </w:ins>
            </m:ctrlPr>
          </m:fPr>
          <m:num>
            <w:ins w:id="2127" w:author="Fa'te" w:date="2026-09-18T16:02:56Z">
              <m:r>
                <m:rPr>
                  <m:sty m:val="p"/>
                </m:rPr>
                <w:rPr>
                  <w:sz w:val="21"/>
                </w:rPr>
                <m:t>1</m:t>
              </m:r>
            </w:ins>
            <m:ctrlPr>
              <w:ins w:id="2128" w:author="Fa'te" w:date="2026-09-18T16:02:56Z">
                <w:rPr/>
              </w:ins>
            </m:ctrlPr>
          </m:num>
          <m:den>
            <w:ins w:id="2129" w:author="Fa'te" w:date="2026-09-18T16:02:56Z">
              <m:r>
                <m:rPr/>
                <w:rPr>
                  <w:sz w:val="21"/>
                </w:rPr>
                <m:t>E</m:t>
              </m:r>
            </w:ins>
            <m:ctrlPr>
              <w:ins w:id="2130" w:author="Fa'te" w:date="2026-09-18T16:02:56Z">
                <w:rPr/>
              </w:ins>
            </m:ctrlPr>
          </m:den>
        </m:f>
      </m:oMath>
      <w:ins w:id="2131" w:author="Fa'te" w:date="2026-09-18T16:02:56Z">
        <w:r>
          <w:rPr>
            <w:rFonts w:ascii="Times New Roman" w:hAnsi="Times New Roman" w:eastAsia="宋体" w:cs="Times New Roman"/>
            <w:b w:val="0"/>
            <w:i w:val="0"/>
            <w:color w:val="000000"/>
            <w:sz w:val="21"/>
          </w:rPr>
          <w:t>固定权重替代式（18）自适应权重的均匀路由；以及采用连续高斯聚合与自适应专家路由的完整SGTG。</w:t>
        </w:r>
        <w:commentRangeEnd w:id="2"/>
      </w:ins>
      <w:ins w:id="2132" w:author="Fa'te" w:date="2026-09-18T16:02:56Z">
        <w:r>
          <w:rPr/>
          <w:commentReference w:id="2"/>
        </w:r>
      </w:ins>
      <w:ins w:id="2133" w:author="Fa'te" w:date="2026-09-18T16:04:23Z">
        <w:r>
          <w:rPr>
            <w:rFonts w:ascii="Times New Roman" w:hAnsi="Times New Roman" w:eastAsia="宋体" w:cs="Times New Roman"/>
            <w:b w:val="0"/>
            <w:i w:val="0"/>
            <w:color w:val="000000"/>
            <w:sz w:val="21"/>
          </w:rPr>
          <w:t>SGTG在三个数据集上均取得最高的HM。相较均匀池化，其HM分别提高7.70、13.09和7.38个百分点；相较Top-K离散选择，分别提高7.31、10.52和9.28个百分点。均匀池化不区分类别相关片段与背景片段，可能稀释有效证据；Top-K虽然引入显式筛选，却可能割裂跨片段的连续线索。相比之下，多高斯权重以连续方式组织不同时间区间的证据，更符合本文在筛选局部线索时保留时序上下文的设计目标。</w:t>
        </w:r>
      </w:ins>
    </w:p>
    <w:p w14:paraId="7C1EFBA8">
      <w:pPr>
        <w:keepNext w:val="0"/>
        <w:keepLines w:val="0"/>
        <w:pageBreakBefore w:val="0"/>
        <w:widowControl/>
        <w:spacing w:before="0" w:after="0" w:line="360" w:lineRule="auto"/>
        <w:ind w:left="0" w:right="0" w:firstLine="420"/>
        <w:jc w:val="both"/>
        <w:rPr>
          <w:del w:id="2134" w:author="Fa'te" w:date="2026-09-18T16:04:26Z"/>
        </w:rPr>
      </w:pPr>
    </w:p>
    <w:p w14:paraId="63FD6426">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4.3.3 高斯专家数量的影响</w:t>
      </w:r>
    </w:p>
    <w:p w14:paraId="202282A6">
      <w:pPr>
        <w:keepNext w:val="0"/>
        <w:keepLines w:val="0"/>
        <w:pageBreakBefore w:val="0"/>
        <w:widowControl/>
        <w:spacing w:before="0" w:after="0" w:line="360" w:lineRule="auto"/>
        <w:ind w:left="0" w:right="0" w:firstLine="420"/>
        <w:jc w:val="both"/>
        <w:rPr>
          <w:del w:id="2135" w:author="Fa'te" w:date="2026-09-18T16:12:19Z"/>
        </w:rPr>
      </w:pPr>
      <w:del w:id="2136" w:author="Fa'te" w:date="2026-09-18T16:12:19Z">
        <w:r>
          <w:rPr>
            <w:rFonts w:ascii="Times New Roman" w:hAnsi="Times New Roman" w:eastAsia="宋体" w:cs="Times New Roman"/>
            <w:color w:val="000000"/>
            <w:sz w:val="21"/>
          </w:rPr>
          <w:delText>保持其他设置不变，比较</w:delText>
        </w:r>
      </w:del>
      <m:oMath>
        <w:del w:id="2137" w:author="Fa'te" w:date="2026-09-18T16:12:19Z">
          <m:r>
            <m:rPr/>
            <w:rPr/>
            <m:t>E</m:t>
          </m:r>
        </w:del>
        <w:del w:id="2138" w:author="Fa'te" w:date="2026-09-18T16:12:19Z">
          <m:r>
            <m:rPr>
              <m:sty m:val="p"/>
            </m:rPr>
            <w:rPr/>
            <m:t>∈{</m:t>
          </m:r>
        </w:del>
        <w:del w:id="2139" w:author="Fa'te" w:date="2026-09-18T16:12:19Z">
          <m:r>
            <m:rPr/>
            <w:rPr/>
            <m:t>1</m:t>
          </m:r>
        </w:del>
        <w:del w:id="2140" w:author="Fa'te" w:date="2026-09-18T16:12:19Z">
          <m:r>
            <m:rPr>
              <m:sty m:val="p"/>
            </m:rPr>
            <w:rPr/>
            <m:t>,</m:t>
          </m:r>
        </w:del>
        <w:del w:id="2141" w:author="Fa'te" w:date="2026-09-18T16:12:19Z">
          <m:r>
            <m:rPr/>
            <w:rPr/>
            <m:t>3</m:t>
          </m:r>
        </w:del>
        <w:del w:id="2142" w:author="Fa'te" w:date="2026-09-18T16:12:19Z">
          <m:r>
            <m:rPr>
              <m:sty m:val="p"/>
            </m:rPr>
            <w:rPr/>
            <m:t>,</m:t>
          </m:r>
        </w:del>
        <w:del w:id="2143" w:author="Fa'te" w:date="2026-09-18T16:12:19Z">
          <m:r>
            <m:rPr/>
            <w:rPr/>
            <m:t>5</m:t>
          </m:r>
        </w:del>
        <w:del w:id="2144" w:author="Fa'te" w:date="2026-09-18T16:12:19Z">
          <m:r>
            <m:rPr>
              <m:sty m:val="p"/>
            </m:rPr>
            <w:rPr/>
            <m:t>,</m:t>
          </m:r>
        </w:del>
        <w:del w:id="2145" w:author="Fa'te" w:date="2026-09-18T16:12:19Z">
          <m:r>
            <m:rPr/>
            <w:rPr/>
            <m:t>7</m:t>
          </m:r>
        </w:del>
        <w:del w:id="2146" w:author="Fa'te" w:date="2026-09-18T16:12:19Z">
          <m:r>
            <m:rPr>
              <m:sty m:val="p"/>
            </m:rPr>
            <w:rPr/>
            <m:t>,</m:t>
          </m:r>
        </w:del>
        <w:del w:id="2147" w:author="Fa'te" w:date="2026-09-18T16:12:19Z">
          <m:r>
            <m:rPr/>
            <w:rPr/>
            <m:t>9</m:t>
          </m:r>
        </w:del>
        <w:del w:id="2148" w:author="Fa'te" w:date="2026-09-18T16:12:19Z">
          <m:r>
            <m:rPr>
              <m:sty m:val="p"/>
            </m:rPr>
            <w:rPr/>
            <m:t>}</m:t>
          </m:r>
        </w:del>
      </m:oMath>
      <w:del w:id="2149" w:author="Fa'te" w:date="2026-09-18T16:12:19Z">
        <w:r>
          <w:rPr>
            <w:rFonts w:ascii="Times New Roman" w:hAnsi="Times New Roman" w:eastAsia="宋体" w:cs="Times New Roman"/>
            <w:color w:val="000000"/>
            <w:sz w:val="21"/>
          </w:rPr>
          <w:delText>五种专家数量，分析时间覆盖粒度对性能的影响，见表 5。</w:delText>
        </w:r>
      </w:del>
    </w:p>
    <w:p w14:paraId="48531A7F">
      <w:pPr>
        <w:keepNext/>
        <w:keepLines/>
        <w:pageBreakBefore w:val="0"/>
        <w:widowControl/>
        <w:spacing w:before="80" w:after="80" w:line="288" w:lineRule="auto"/>
        <w:ind w:left="0" w:right="0" w:firstLine="0"/>
        <w:jc w:val="center"/>
      </w:pPr>
      <w:r>
        <w:rPr>
          <w:rFonts w:ascii="Times New Roman" w:hAnsi="Times New Roman" w:eastAsia="宋体" w:cs="Times New Roman"/>
          <w:color w:val="000000"/>
          <w:sz w:val="20"/>
        </w:rPr>
        <w:t>表 5高斯专家数量</w:t>
      </w:r>
      <m:oMath>
        <m:r>
          <m:rPr/>
          <m:t>E</m:t>
        </m:r>
      </m:oMath>
      <w:r>
        <w:rPr>
          <w:rFonts w:ascii="Times New Roman" w:hAnsi="Times New Roman" w:eastAsia="宋体" w:cs="Times New Roman"/>
          <w:color w:val="000000"/>
          <w:sz w:val="20"/>
        </w:rPr>
        <w:t>的影响（%）</w:t>
      </w:r>
    </w:p>
    <w:tbl>
      <w:tblPr>
        <w:tblStyle w:val="19"/>
        <w:tblW w:w="83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5" w:type="dxa"/>
          <w:left w:w="15" w:type="dxa"/>
          <w:bottom w:w="35" w:type="dxa"/>
          <w:right w:w="15" w:type="dxa"/>
        </w:tblCellMar>
      </w:tblPr>
      <w:tblGrid>
        <w:gridCol w:w="10"/>
        <w:gridCol w:w="580"/>
        <w:gridCol w:w="644"/>
        <w:gridCol w:w="609"/>
        <w:gridCol w:w="35"/>
        <w:gridCol w:w="504"/>
        <w:gridCol w:w="140"/>
        <w:gridCol w:w="399"/>
        <w:gridCol w:w="245"/>
        <w:gridCol w:w="294"/>
        <w:gridCol w:w="350"/>
        <w:gridCol w:w="189"/>
        <w:gridCol w:w="455"/>
        <w:gridCol w:w="84"/>
        <w:gridCol w:w="539"/>
        <w:gridCol w:w="21"/>
        <w:gridCol w:w="518"/>
        <w:gridCol w:w="126"/>
        <w:gridCol w:w="413"/>
        <w:gridCol w:w="231"/>
        <w:gridCol w:w="308"/>
        <w:gridCol w:w="336"/>
        <w:gridCol w:w="203"/>
        <w:gridCol w:w="441"/>
        <w:gridCol w:w="98"/>
        <w:gridCol w:w="539"/>
        <w:gridCol w:w="7"/>
      </w:tblGrid>
      <w:tr w14:paraId="154B1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tblHeader/>
          <w:jc w:val="center"/>
          <w:del w:id="2150" w:author="Fa'te" w:date="2026-09-18T16:12:59Z"/>
        </w:trPr>
        <w:tc>
          <w:tcPr>
            <w:tcW w:w="580" w:type="dxa"/>
            <w:vMerge w:val="restart"/>
            <w:tcBorders>
              <w:top w:val="single" w:color="000000" w:sz="10" w:space="0"/>
              <w:bottom w:val="single" w:color="000000" w:sz="6" w:space="0"/>
            </w:tcBorders>
            <w:vAlign w:val="center"/>
          </w:tcPr>
          <w:p w14:paraId="3D00655C">
            <w:pPr>
              <w:keepNext/>
              <w:keepLines/>
              <w:spacing w:before="0" w:after="0" w:line="264" w:lineRule="auto"/>
              <w:ind w:left="0" w:right="0" w:firstLine="0"/>
              <w:jc w:val="center"/>
              <w:rPr>
                <w:del w:id="2151" w:author="Fa'te" w:date="2026-09-18T16:12:59Z"/>
              </w:rPr>
            </w:pPr>
            <w:del w:id="2152" w:author="Fa'te" w:date="2026-09-18T16:12:59Z">
              <w:r>
                <w:rPr>
                  <w:rFonts w:ascii="Times New Roman" w:hAnsi="Times New Roman" w:eastAsia="宋体" w:cs="Times New Roman"/>
                  <w:b/>
                  <w:i/>
                  <w:color w:val="000000"/>
                  <w:sz w:val="16"/>
                </w:rPr>
                <w:delText>E</w:delText>
              </w:r>
            </w:del>
          </w:p>
        </w:tc>
        <w:tc>
          <w:tcPr>
            <w:tcW w:w="2576" w:type="dxa"/>
            <w:gridSpan w:val="7"/>
            <w:tcBorders>
              <w:top w:val="single" w:color="000000" w:sz="10" w:space="0"/>
              <w:bottom w:val="single" w:color="000000" w:sz="4" w:space="0"/>
            </w:tcBorders>
            <w:vAlign w:val="center"/>
          </w:tcPr>
          <w:p w14:paraId="6768F16A">
            <w:pPr>
              <w:keepNext/>
              <w:keepLines/>
              <w:spacing w:before="0" w:after="0" w:line="264" w:lineRule="auto"/>
              <w:ind w:left="0" w:right="0" w:firstLine="0"/>
              <w:jc w:val="center"/>
              <w:rPr>
                <w:del w:id="2153" w:author="Fa'te" w:date="2026-09-18T16:12:59Z"/>
              </w:rPr>
            </w:pPr>
            <w:del w:id="2154" w:author="Fa'te" w:date="2026-09-18T16:12:59Z">
              <w:r>
                <w:rPr>
                  <w:rFonts w:ascii="Times New Roman" w:hAnsi="Times New Roman" w:eastAsia="宋体" w:cs="Times New Roman"/>
                  <w:b/>
                  <w:color w:val="000000"/>
                  <w:sz w:val="16"/>
                </w:rPr>
                <w:delText>VGGSound-GZSL</w:delText>
              </w:r>
            </w:del>
            <w:del w:id="2155" w:author="Fa'te" w:date="2026-09-18T16:12:59Z">
              <w:r>
                <w:rPr>
                  <w:rFonts w:ascii="Times New Roman" w:hAnsi="Times New Roman" w:eastAsia="宋体" w:cs="Times New Roman"/>
                  <w:b/>
                  <w:color w:val="000000"/>
                  <w:sz w:val="16"/>
                  <w:vertAlign w:val="superscript"/>
                </w:rPr>
                <w:delText>cls</w:delText>
              </w:r>
            </w:del>
          </w:p>
        </w:tc>
        <w:tc>
          <w:tcPr>
            <w:tcW w:w="2576" w:type="dxa"/>
            <w:gridSpan w:val="9"/>
            <w:tcBorders>
              <w:top w:val="single" w:color="000000" w:sz="10" w:space="0"/>
              <w:bottom w:val="single" w:color="000000" w:sz="4" w:space="0"/>
            </w:tcBorders>
            <w:vAlign w:val="center"/>
          </w:tcPr>
          <w:p w14:paraId="4120E8CE">
            <w:pPr>
              <w:keepNext/>
              <w:keepLines/>
              <w:spacing w:before="0" w:after="0" w:line="264" w:lineRule="auto"/>
              <w:ind w:left="0" w:right="0" w:firstLine="0"/>
              <w:jc w:val="center"/>
              <w:rPr>
                <w:del w:id="2156" w:author="Fa'te" w:date="2026-09-18T16:12:59Z"/>
              </w:rPr>
            </w:pPr>
            <w:del w:id="2157" w:author="Fa'te" w:date="2026-09-18T16:12:59Z">
              <w:r>
                <w:rPr>
                  <w:rFonts w:ascii="Times New Roman" w:hAnsi="Times New Roman" w:eastAsia="宋体" w:cs="Times New Roman"/>
                  <w:b/>
                  <w:color w:val="000000"/>
                  <w:sz w:val="16"/>
                </w:rPr>
                <w:delText>UCF-GZSL</w:delText>
              </w:r>
            </w:del>
            <w:del w:id="2158" w:author="Fa'te" w:date="2026-09-18T16:12:59Z">
              <w:r>
                <w:rPr>
                  <w:rFonts w:ascii="Times New Roman" w:hAnsi="Times New Roman" w:eastAsia="宋体" w:cs="Times New Roman"/>
                  <w:b/>
                  <w:color w:val="000000"/>
                  <w:sz w:val="16"/>
                  <w:vertAlign w:val="superscript"/>
                </w:rPr>
                <w:delText>cls</w:delText>
              </w:r>
            </w:del>
          </w:p>
        </w:tc>
        <w:tc>
          <w:tcPr>
            <w:tcW w:w="2576" w:type="dxa"/>
            <w:gridSpan w:val="9"/>
            <w:tcBorders>
              <w:top w:val="single" w:color="000000" w:sz="10" w:space="0"/>
              <w:bottom w:val="single" w:color="000000" w:sz="4" w:space="0"/>
            </w:tcBorders>
            <w:vAlign w:val="center"/>
          </w:tcPr>
          <w:p w14:paraId="7D2998F9">
            <w:pPr>
              <w:keepNext/>
              <w:keepLines/>
              <w:spacing w:before="0" w:after="0" w:line="264" w:lineRule="auto"/>
              <w:ind w:left="0" w:right="0" w:firstLine="0"/>
              <w:jc w:val="center"/>
              <w:rPr>
                <w:del w:id="2159" w:author="Fa'te" w:date="2026-09-18T16:12:59Z"/>
              </w:rPr>
            </w:pPr>
            <w:del w:id="2160" w:author="Fa'te" w:date="2026-09-18T16:12:59Z">
              <w:r>
                <w:rPr>
                  <w:rFonts w:ascii="Times New Roman" w:hAnsi="Times New Roman" w:eastAsia="宋体" w:cs="Times New Roman"/>
                  <w:b/>
                  <w:color w:val="000000"/>
                  <w:sz w:val="16"/>
                </w:rPr>
                <w:delText>ActivityNet-GZSL</w:delText>
              </w:r>
            </w:del>
            <w:del w:id="2161" w:author="Fa'te" w:date="2026-09-18T16:12:59Z">
              <w:r>
                <w:rPr>
                  <w:rFonts w:ascii="Times New Roman" w:hAnsi="Times New Roman" w:eastAsia="宋体" w:cs="Times New Roman"/>
                  <w:b/>
                  <w:color w:val="000000"/>
                  <w:sz w:val="16"/>
                  <w:vertAlign w:val="superscript"/>
                </w:rPr>
                <w:delText>cls</w:delText>
              </w:r>
            </w:del>
          </w:p>
        </w:tc>
      </w:tr>
      <w:tr w14:paraId="6440A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tblHeader/>
          <w:jc w:val="center"/>
          <w:del w:id="2162" w:author="Fa'te" w:date="2026-09-18T16:12:59Z"/>
        </w:trPr>
        <w:tc>
          <w:tcPr>
            <w:tcW w:w="580" w:type="dxa"/>
            <w:vMerge w:val="continue"/>
            <w:vAlign w:val="center"/>
          </w:tcPr>
          <w:p w14:paraId="5AF2E965">
            <w:pPr>
              <w:rPr>
                <w:del w:id="2163" w:author="Fa'te" w:date="2026-09-18T16:12:59Z"/>
              </w:rPr>
            </w:pPr>
          </w:p>
        </w:tc>
        <w:tc>
          <w:tcPr>
            <w:tcW w:w="644" w:type="dxa"/>
            <w:tcBorders>
              <w:bottom w:val="single" w:color="000000" w:sz="6" w:space="0"/>
            </w:tcBorders>
            <w:vAlign w:val="center"/>
          </w:tcPr>
          <w:p w14:paraId="1610A73F">
            <w:pPr>
              <w:keepNext/>
              <w:keepLines/>
              <w:spacing w:before="0" w:after="0" w:line="264" w:lineRule="auto"/>
              <w:ind w:left="0" w:right="0" w:firstLine="0"/>
              <w:jc w:val="center"/>
              <w:rPr>
                <w:del w:id="2164" w:author="Fa'te" w:date="2026-09-18T16:12:59Z"/>
              </w:rPr>
            </w:pPr>
            <w:del w:id="2165" w:author="Fa'te" w:date="2026-09-18T16:12:59Z">
              <w:r>
                <w:rPr>
                  <w:rFonts w:ascii="Times New Roman" w:hAnsi="Times New Roman" w:eastAsia="宋体" w:cs="Times New Roman"/>
                  <w:b/>
                  <w:color w:val="000000"/>
                  <w:sz w:val="16"/>
                </w:rPr>
                <w:delText>S</w:delText>
              </w:r>
            </w:del>
          </w:p>
        </w:tc>
        <w:tc>
          <w:tcPr>
            <w:tcW w:w="644" w:type="dxa"/>
            <w:gridSpan w:val="2"/>
            <w:tcBorders>
              <w:bottom w:val="single" w:color="000000" w:sz="6" w:space="0"/>
            </w:tcBorders>
            <w:vAlign w:val="center"/>
          </w:tcPr>
          <w:p w14:paraId="6278AE6F">
            <w:pPr>
              <w:keepNext/>
              <w:keepLines/>
              <w:spacing w:before="0" w:after="0" w:line="264" w:lineRule="auto"/>
              <w:ind w:left="0" w:right="0" w:firstLine="0"/>
              <w:jc w:val="center"/>
              <w:rPr>
                <w:del w:id="2166" w:author="Fa'te" w:date="2026-09-18T16:12:59Z"/>
              </w:rPr>
            </w:pPr>
            <w:del w:id="2167" w:author="Fa'te" w:date="2026-09-18T16:12:59Z">
              <w:r>
                <w:rPr>
                  <w:rFonts w:ascii="Times New Roman" w:hAnsi="Times New Roman" w:eastAsia="宋体" w:cs="Times New Roman"/>
                  <w:b/>
                  <w:color w:val="000000"/>
                  <w:sz w:val="16"/>
                </w:rPr>
                <w:delText>U</w:delText>
              </w:r>
            </w:del>
          </w:p>
        </w:tc>
        <w:tc>
          <w:tcPr>
            <w:tcW w:w="644" w:type="dxa"/>
            <w:gridSpan w:val="2"/>
            <w:tcBorders>
              <w:bottom w:val="single" w:color="000000" w:sz="6" w:space="0"/>
            </w:tcBorders>
            <w:vAlign w:val="center"/>
          </w:tcPr>
          <w:p w14:paraId="140B86B7">
            <w:pPr>
              <w:keepNext/>
              <w:keepLines/>
              <w:spacing w:before="0" w:after="0" w:line="264" w:lineRule="auto"/>
              <w:ind w:left="0" w:right="0" w:firstLine="0"/>
              <w:jc w:val="center"/>
              <w:rPr>
                <w:del w:id="2168" w:author="Fa'te" w:date="2026-09-18T16:12:59Z"/>
              </w:rPr>
            </w:pPr>
            <w:del w:id="2169" w:author="Fa'te" w:date="2026-09-18T16:12:59Z">
              <w:r>
                <w:rPr>
                  <w:rFonts w:ascii="Times New Roman" w:hAnsi="Times New Roman" w:eastAsia="宋体" w:cs="Times New Roman"/>
                  <w:b/>
                  <w:color w:val="000000"/>
                  <w:sz w:val="16"/>
                </w:rPr>
                <w:delText>HM</w:delText>
              </w:r>
            </w:del>
          </w:p>
        </w:tc>
        <w:tc>
          <w:tcPr>
            <w:tcW w:w="644" w:type="dxa"/>
            <w:gridSpan w:val="2"/>
            <w:tcBorders>
              <w:bottom w:val="single" w:color="000000" w:sz="6" w:space="0"/>
            </w:tcBorders>
            <w:vAlign w:val="center"/>
          </w:tcPr>
          <w:p w14:paraId="6DCC9186">
            <w:pPr>
              <w:keepNext/>
              <w:keepLines/>
              <w:spacing w:before="0" w:after="0" w:line="264" w:lineRule="auto"/>
              <w:ind w:left="0" w:right="0" w:firstLine="0"/>
              <w:jc w:val="center"/>
              <w:rPr>
                <w:del w:id="2170" w:author="Fa'te" w:date="2026-09-18T16:12:59Z"/>
              </w:rPr>
            </w:pPr>
            <w:del w:id="2171" w:author="Fa'te" w:date="2026-09-18T16:12:59Z">
              <w:r>
                <w:rPr>
                  <w:rFonts w:ascii="Times New Roman" w:hAnsi="Times New Roman" w:eastAsia="宋体" w:cs="Times New Roman"/>
                  <w:b/>
                  <w:color w:val="000000"/>
                  <w:sz w:val="16"/>
                </w:rPr>
                <w:delText>ZSL</w:delText>
              </w:r>
            </w:del>
          </w:p>
        </w:tc>
        <w:tc>
          <w:tcPr>
            <w:tcW w:w="644" w:type="dxa"/>
            <w:gridSpan w:val="2"/>
            <w:tcBorders>
              <w:bottom w:val="single" w:color="000000" w:sz="6" w:space="0"/>
            </w:tcBorders>
            <w:vAlign w:val="center"/>
          </w:tcPr>
          <w:p w14:paraId="45C1AC0C">
            <w:pPr>
              <w:keepNext/>
              <w:keepLines/>
              <w:spacing w:before="0" w:after="0" w:line="264" w:lineRule="auto"/>
              <w:ind w:left="0" w:right="0" w:firstLine="0"/>
              <w:jc w:val="center"/>
              <w:rPr>
                <w:del w:id="2172" w:author="Fa'te" w:date="2026-09-18T16:12:59Z"/>
              </w:rPr>
            </w:pPr>
            <w:del w:id="2173" w:author="Fa'te" w:date="2026-09-18T16:12:59Z">
              <w:r>
                <w:rPr>
                  <w:rFonts w:ascii="Times New Roman" w:hAnsi="Times New Roman" w:eastAsia="宋体" w:cs="Times New Roman"/>
                  <w:b/>
                  <w:color w:val="000000"/>
                  <w:sz w:val="16"/>
                </w:rPr>
                <w:delText>S</w:delText>
              </w:r>
            </w:del>
          </w:p>
        </w:tc>
        <w:tc>
          <w:tcPr>
            <w:tcW w:w="644" w:type="dxa"/>
            <w:gridSpan w:val="2"/>
            <w:tcBorders>
              <w:bottom w:val="single" w:color="000000" w:sz="6" w:space="0"/>
            </w:tcBorders>
            <w:vAlign w:val="center"/>
          </w:tcPr>
          <w:p w14:paraId="4519B1EF">
            <w:pPr>
              <w:keepNext/>
              <w:keepLines/>
              <w:spacing w:before="0" w:after="0" w:line="264" w:lineRule="auto"/>
              <w:ind w:left="0" w:right="0" w:firstLine="0"/>
              <w:jc w:val="center"/>
              <w:rPr>
                <w:del w:id="2174" w:author="Fa'te" w:date="2026-09-18T16:12:59Z"/>
              </w:rPr>
            </w:pPr>
            <w:del w:id="2175" w:author="Fa'te" w:date="2026-09-18T16:12:59Z">
              <w:r>
                <w:rPr>
                  <w:rFonts w:ascii="Times New Roman" w:hAnsi="Times New Roman" w:eastAsia="宋体" w:cs="Times New Roman"/>
                  <w:b/>
                  <w:color w:val="000000"/>
                  <w:sz w:val="16"/>
                </w:rPr>
                <w:delText>U</w:delText>
              </w:r>
            </w:del>
          </w:p>
        </w:tc>
        <w:tc>
          <w:tcPr>
            <w:tcW w:w="644" w:type="dxa"/>
            <w:gridSpan w:val="3"/>
            <w:tcBorders>
              <w:bottom w:val="single" w:color="000000" w:sz="6" w:space="0"/>
            </w:tcBorders>
            <w:vAlign w:val="center"/>
          </w:tcPr>
          <w:p w14:paraId="364AE4DF">
            <w:pPr>
              <w:keepNext/>
              <w:keepLines/>
              <w:spacing w:before="0" w:after="0" w:line="264" w:lineRule="auto"/>
              <w:ind w:left="0" w:right="0" w:firstLine="0"/>
              <w:jc w:val="center"/>
              <w:rPr>
                <w:del w:id="2176" w:author="Fa'te" w:date="2026-09-18T16:12:59Z"/>
              </w:rPr>
            </w:pPr>
            <w:del w:id="2177" w:author="Fa'te" w:date="2026-09-18T16:12:59Z">
              <w:r>
                <w:rPr>
                  <w:rFonts w:ascii="Times New Roman" w:hAnsi="Times New Roman" w:eastAsia="宋体" w:cs="Times New Roman"/>
                  <w:b/>
                  <w:color w:val="000000"/>
                  <w:sz w:val="16"/>
                </w:rPr>
                <w:delText>HM</w:delText>
              </w:r>
            </w:del>
          </w:p>
        </w:tc>
        <w:tc>
          <w:tcPr>
            <w:tcW w:w="644" w:type="dxa"/>
            <w:gridSpan w:val="2"/>
            <w:tcBorders>
              <w:bottom w:val="single" w:color="000000" w:sz="6" w:space="0"/>
            </w:tcBorders>
            <w:vAlign w:val="center"/>
          </w:tcPr>
          <w:p w14:paraId="4044ADC8">
            <w:pPr>
              <w:keepNext/>
              <w:keepLines/>
              <w:spacing w:before="0" w:after="0" w:line="264" w:lineRule="auto"/>
              <w:ind w:left="0" w:right="0" w:firstLine="0"/>
              <w:jc w:val="center"/>
              <w:rPr>
                <w:del w:id="2178" w:author="Fa'te" w:date="2026-09-18T16:12:59Z"/>
              </w:rPr>
            </w:pPr>
            <w:del w:id="2179" w:author="Fa'te" w:date="2026-09-18T16:12:59Z">
              <w:r>
                <w:rPr>
                  <w:rFonts w:ascii="Times New Roman" w:hAnsi="Times New Roman" w:eastAsia="宋体" w:cs="Times New Roman"/>
                  <w:b/>
                  <w:color w:val="000000"/>
                  <w:sz w:val="16"/>
                </w:rPr>
                <w:delText>ZSL</w:delText>
              </w:r>
            </w:del>
          </w:p>
        </w:tc>
        <w:tc>
          <w:tcPr>
            <w:tcW w:w="644" w:type="dxa"/>
            <w:gridSpan w:val="2"/>
            <w:tcBorders>
              <w:bottom w:val="single" w:color="000000" w:sz="6" w:space="0"/>
            </w:tcBorders>
            <w:vAlign w:val="center"/>
          </w:tcPr>
          <w:p w14:paraId="242F403A">
            <w:pPr>
              <w:keepNext/>
              <w:keepLines/>
              <w:spacing w:before="0" w:after="0" w:line="264" w:lineRule="auto"/>
              <w:ind w:left="0" w:right="0" w:firstLine="0"/>
              <w:jc w:val="center"/>
              <w:rPr>
                <w:del w:id="2180" w:author="Fa'te" w:date="2026-09-18T16:12:59Z"/>
              </w:rPr>
            </w:pPr>
            <w:del w:id="2181" w:author="Fa'te" w:date="2026-09-18T16:12:59Z">
              <w:r>
                <w:rPr>
                  <w:rFonts w:ascii="Times New Roman" w:hAnsi="Times New Roman" w:eastAsia="宋体" w:cs="Times New Roman"/>
                  <w:b/>
                  <w:color w:val="000000"/>
                  <w:sz w:val="16"/>
                </w:rPr>
                <w:delText>S</w:delText>
              </w:r>
            </w:del>
          </w:p>
        </w:tc>
        <w:tc>
          <w:tcPr>
            <w:tcW w:w="644" w:type="dxa"/>
            <w:gridSpan w:val="2"/>
            <w:tcBorders>
              <w:bottom w:val="single" w:color="000000" w:sz="6" w:space="0"/>
            </w:tcBorders>
            <w:vAlign w:val="center"/>
          </w:tcPr>
          <w:p w14:paraId="3D0617D9">
            <w:pPr>
              <w:keepNext/>
              <w:keepLines/>
              <w:spacing w:before="0" w:after="0" w:line="264" w:lineRule="auto"/>
              <w:ind w:left="0" w:right="0" w:firstLine="0"/>
              <w:jc w:val="center"/>
              <w:rPr>
                <w:del w:id="2182" w:author="Fa'te" w:date="2026-09-18T16:12:59Z"/>
              </w:rPr>
            </w:pPr>
            <w:del w:id="2183" w:author="Fa'te" w:date="2026-09-18T16:12:59Z">
              <w:r>
                <w:rPr>
                  <w:rFonts w:ascii="Times New Roman" w:hAnsi="Times New Roman" w:eastAsia="宋体" w:cs="Times New Roman"/>
                  <w:b/>
                  <w:color w:val="000000"/>
                  <w:sz w:val="16"/>
                </w:rPr>
                <w:delText>U</w:delText>
              </w:r>
            </w:del>
          </w:p>
        </w:tc>
        <w:tc>
          <w:tcPr>
            <w:tcW w:w="644" w:type="dxa"/>
            <w:gridSpan w:val="2"/>
            <w:tcBorders>
              <w:bottom w:val="single" w:color="000000" w:sz="6" w:space="0"/>
            </w:tcBorders>
            <w:vAlign w:val="center"/>
          </w:tcPr>
          <w:p w14:paraId="6D0529C9">
            <w:pPr>
              <w:keepNext/>
              <w:keepLines/>
              <w:spacing w:before="0" w:after="0" w:line="264" w:lineRule="auto"/>
              <w:ind w:left="0" w:right="0" w:firstLine="0"/>
              <w:jc w:val="center"/>
              <w:rPr>
                <w:del w:id="2184" w:author="Fa'te" w:date="2026-09-18T16:12:59Z"/>
              </w:rPr>
            </w:pPr>
            <w:del w:id="2185" w:author="Fa'te" w:date="2026-09-18T16:12:59Z">
              <w:r>
                <w:rPr>
                  <w:rFonts w:ascii="Times New Roman" w:hAnsi="Times New Roman" w:eastAsia="宋体" w:cs="Times New Roman"/>
                  <w:b/>
                  <w:color w:val="000000"/>
                  <w:sz w:val="16"/>
                </w:rPr>
                <w:delText>HM</w:delText>
              </w:r>
            </w:del>
          </w:p>
        </w:tc>
        <w:tc>
          <w:tcPr>
            <w:tcW w:w="644" w:type="dxa"/>
            <w:gridSpan w:val="3"/>
            <w:tcBorders>
              <w:bottom w:val="single" w:color="000000" w:sz="6" w:space="0"/>
            </w:tcBorders>
            <w:vAlign w:val="center"/>
          </w:tcPr>
          <w:p w14:paraId="681C1376">
            <w:pPr>
              <w:keepNext/>
              <w:keepLines/>
              <w:spacing w:before="0" w:after="0" w:line="264" w:lineRule="auto"/>
              <w:ind w:left="0" w:right="0" w:firstLine="0"/>
              <w:jc w:val="center"/>
              <w:rPr>
                <w:del w:id="2186" w:author="Fa'te" w:date="2026-09-18T16:12:59Z"/>
              </w:rPr>
            </w:pPr>
            <w:del w:id="2187" w:author="Fa'te" w:date="2026-09-18T16:12:59Z">
              <w:r>
                <w:rPr>
                  <w:rFonts w:ascii="Times New Roman" w:hAnsi="Times New Roman" w:eastAsia="宋体" w:cs="Times New Roman"/>
                  <w:b/>
                  <w:color w:val="000000"/>
                  <w:sz w:val="16"/>
                </w:rPr>
                <w:delText>ZSL</w:delText>
              </w:r>
            </w:del>
          </w:p>
        </w:tc>
      </w:tr>
      <w:tr w14:paraId="3C4C5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jc w:val="center"/>
          <w:del w:id="2188" w:author="Fa'te" w:date="2026-09-18T16:12:59Z"/>
        </w:trPr>
        <w:tc>
          <w:tcPr>
            <w:tcW w:w="580" w:type="dxa"/>
            <w:vAlign w:val="center"/>
          </w:tcPr>
          <w:p w14:paraId="7C6E647D">
            <w:pPr>
              <w:keepNext/>
              <w:keepLines/>
              <w:spacing w:before="0" w:after="0" w:line="264" w:lineRule="auto"/>
              <w:ind w:left="0" w:right="0" w:firstLine="0"/>
              <w:jc w:val="center"/>
              <w:rPr>
                <w:del w:id="2189" w:author="Fa'te" w:date="2026-09-18T16:12:59Z"/>
              </w:rPr>
            </w:pPr>
            <w:del w:id="2190" w:author="Fa'te" w:date="2026-09-18T16:12:59Z">
              <w:r>
                <w:rPr>
                  <w:rFonts w:ascii="Times New Roman" w:hAnsi="Times New Roman" w:eastAsia="宋体" w:cs="Times New Roman"/>
                  <w:color w:val="000000"/>
                  <w:sz w:val="16"/>
                </w:rPr>
                <w:delText>1</w:delText>
              </w:r>
            </w:del>
          </w:p>
        </w:tc>
        <w:tc>
          <w:tcPr>
            <w:tcW w:w="644" w:type="dxa"/>
            <w:vAlign w:val="center"/>
          </w:tcPr>
          <w:p w14:paraId="61E25FC6">
            <w:pPr>
              <w:keepNext/>
              <w:keepLines/>
              <w:spacing w:before="0" w:after="0" w:line="264" w:lineRule="auto"/>
              <w:ind w:left="0" w:right="0" w:firstLine="0"/>
              <w:jc w:val="center"/>
              <w:rPr>
                <w:del w:id="2191" w:author="Fa'te" w:date="2026-09-18T16:12:59Z"/>
              </w:rPr>
            </w:pPr>
            <w:del w:id="2192" w:author="Fa'te" w:date="2026-09-18T16:12:59Z">
              <w:r>
                <w:rPr>
                  <w:rFonts w:ascii="Times New Roman" w:hAnsi="Times New Roman" w:eastAsia="宋体" w:cs="Times New Roman"/>
                  <w:color w:val="000000"/>
                  <w:sz w:val="16"/>
                </w:rPr>
                <w:delText>33.05</w:delText>
              </w:r>
            </w:del>
          </w:p>
        </w:tc>
        <w:tc>
          <w:tcPr>
            <w:tcW w:w="644" w:type="dxa"/>
            <w:gridSpan w:val="2"/>
            <w:vAlign w:val="center"/>
          </w:tcPr>
          <w:p w14:paraId="21CE6255">
            <w:pPr>
              <w:keepNext/>
              <w:keepLines/>
              <w:spacing w:before="0" w:after="0" w:line="264" w:lineRule="auto"/>
              <w:ind w:left="0" w:right="0" w:firstLine="0"/>
              <w:jc w:val="center"/>
              <w:rPr>
                <w:del w:id="2193" w:author="Fa'te" w:date="2026-09-18T16:12:59Z"/>
              </w:rPr>
            </w:pPr>
            <w:del w:id="2194" w:author="Fa'te" w:date="2026-09-18T16:12:59Z">
              <w:r>
                <w:rPr>
                  <w:rFonts w:ascii="Times New Roman" w:hAnsi="Times New Roman" w:eastAsia="宋体" w:cs="Times New Roman"/>
                  <w:color w:val="000000"/>
                  <w:sz w:val="16"/>
                </w:rPr>
                <w:delText>10.66</w:delText>
              </w:r>
            </w:del>
          </w:p>
        </w:tc>
        <w:tc>
          <w:tcPr>
            <w:tcW w:w="644" w:type="dxa"/>
            <w:gridSpan w:val="2"/>
            <w:vAlign w:val="center"/>
          </w:tcPr>
          <w:p w14:paraId="4358341D">
            <w:pPr>
              <w:keepNext/>
              <w:keepLines/>
              <w:spacing w:before="0" w:after="0" w:line="264" w:lineRule="auto"/>
              <w:ind w:left="0" w:right="0" w:firstLine="0"/>
              <w:jc w:val="center"/>
              <w:rPr>
                <w:del w:id="2195" w:author="Fa'te" w:date="2026-09-18T16:12:59Z"/>
              </w:rPr>
            </w:pPr>
            <w:del w:id="2196" w:author="Fa'te" w:date="2026-09-18T16:12:59Z">
              <w:r>
                <w:rPr>
                  <w:rFonts w:ascii="Times New Roman" w:hAnsi="Times New Roman" w:eastAsia="宋体" w:cs="Times New Roman"/>
                  <w:color w:val="000000"/>
                  <w:sz w:val="16"/>
                </w:rPr>
                <w:delText>16.12</w:delText>
              </w:r>
            </w:del>
          </w:p>
        </w:tc>
        <w:tc>
          <w:tcPr>
            <w:tcW w:w="644" w:type="dxa"/>
            <w:gridSpan w:val="2"/>
            <w:vAlign w:val="center"/>
          </w:tcPr>
          <w:p w14:paraId="0909B444">
            <w:pPr>
              <w:keepNext/>
              <w:keepLines/>
              <w:spacing w:before="0" w:after="0" w:line="264" w:lineRule="auto"/>
              <w:ind w:left="0" w:right="0" w:firstLine="0"/>
              <w:jc w:val="center"/>
              <w:rPr>
                <w:del w:id="2197" w:author="Fa'te" w:date="2026-09-18T16:12:59Z"/>
              </w:rPr>
            </w:pPr>
            <w:del w:id="2198" w:author="Fa'te" w:date="2026-09-18T16:12:59Z">
              <w:r>
                <w:rPr>
                  <w:rFonts w:ascii="Times New Roman" w:hAnsi="Times New Roman" w:eastAsia="宋体" w:cs="Times New Roman"/>
                  <w:color w:val="000000"/>
                  <w:sz w:val="16"/>
                </w:rPr>
                <w:delText>11.88</w:delText>
              </w:r>
            </w:del>
          </w:p>
        </w:tc>
        <w:tc>
          <w:tcPr>
            <w:tcW w:w="644" w:type="dxa"/>
            <w:gridSpan w:val="2"/>
            <w:vAlign w:val="center"/>
          </w:tcPr>
          <w:p w14:paraId="4A0A5AF3">
            <w:pPr>
              <w:keepNext/>
              <w:keepLines/>
              <w:spacing w:before="0" w:after="0" w:line="264" w:lineRule="auto"/>
              <w:ind w:left="0" w:right="0" w:firstLine="0"/>
              <w:jc w:val="center"/>
              <w:rPr>
                <w:del w:id="2199" w:author="Fa'te" w:date="2026-09-18T16:12:59Z"/>
              </w:rPr>
            </w:pPr>
            <w:del w:id="2200" w:author="Fa'te" w:date="2026-09-18T16:12:59Z">
              <w:r>
                <w:rPr>
                  <w:rFonts w:ascii="Times New Roman" w:hAnsi="Times New Roman" w:eastAsia="宋体" w:cs="Times New Roman"/>
                  <w:color w:val="000000"/>
                  <w:sz w:val="16"/>
                </w:rPr>
                <w:delText>83.32</w:delText>
              </w:r>
            </w:del>
          </w:p>
        </w:tc>
        <w:tc>
          <w:tcPr>
            <w:tcW w:w="644" w:type="dxa"/>
            <w:gridSpan w:val="2"/>
            <w:vAlign w:val="center"/>
          </w:tcPr>
          <w:p w14:paraId="21F20437">
            <w:pPr>
              <w:keepNext/>
              <w:keepLines/>
              <w:spacing w:before="0" w:after="0" w:line="264" w:lineRule="auto"/>
              <w:ind w:left="0" w:right="0" w:firstLine="0"/>
              <w:jc w:val="center"/>
              <w:rPr>
                <w:del w:id="2201" w:author="Fa'te" w:date="2026-09-18T16:12:59Z"/>
              </w:rPr>
            </w:pPr>
            <w:del w:id="2202" w:author="Fa'te" w:date="2026-09-18T16:12:59Z">
              <w:r>
                <w:rPr>
                  <w:rFonts w:ascii="Times New Roman" w:hAnsi="Times New Roman" w:eastAsia="宋体" w:cs="Times New Roman"/>
                  <w:color w:val="000000"/>
                  <w:sz w:val="16"/>
                </w:rPr>
                <w:delText>45.26</w:delText>
              </w:r>
            </w:del>
          </w:p>
        </w:tc>
        <w:tc>
          <w:tcPr>
            <w:tcW w:w="644" w:type="dxa"/>
            <w:gridSpan w:val="3"/>
            <w:vAlign w:val="center"/>
          </w:tcPr>
          <w:p w14:paraId="7548FD4F">
            <w:pPr>
              <w:keepNext/>
              <w:keepLines/>
              <w:spacing w:before="0" w:after="0" w:line="264" w:lineRule="auto"/>
              <w:ind w:left="0" w:right="0" w:firstLine="0"/>
              <w:jc w:val="center"/>
              <w:rPr>
                <w:del w:id="2203" w:author="Fa'te" w:date="2026-09-18T16:12:59Z"/>
              </w:rPr>
            </w:pPr>
            <w:del w:id="2204" w:author="Fa'te" w:date="2026-09-18T16:12:59Z">
              <w:r>
                <w:rPr>
                  <w:rFonts w:ascii="Times New Roman" w:hAnsi="Times New Roman" w:eastAsia="宋体" w:cs="Times New Roman"/>
                  <w:color w:val="000000"/>
                  <w:sz w:val="16"/>
                </w:rPr>
                <w:delText>58.66</w:delText>
              </w:r>
            </w:del>
          </w:p>
        </w:tc>
        <w:tc>
          <w:tcPr>
            <w:tcW w:w="644" w:type="dxa"/>
            <w:gridSpan w:val="2"/>
            <w:vAlign w:val="center"/>
          </w:tcPr>
          <w:p w14:paraId="42F7BF30">
            <w:pPr>
              <w:keepNext/>
              <w:keepLines/>
              <w:spacing w:before="0" w:after="0" w:line="264" w:lineRule="auto"/>
              <w:ind w:left="0" w:right="0" w:firstLine="0"/>
              <w:jc w:val="center"/>
              <w:rPr>
                <w:del w:id="2205" w:author="Fa'te" w:date="2026-09-18T16:12:59Z"/>
              </w:rPr>
            </w:pPr>
            <w:del w:id="2206" w:author="Fa'te" w:date="2026-09-18T16:12:59Z">
              <w:r>
                <w:rPr>
                  <w:rFonts w:ascii="Times New Roman" w:hAnsi="Times New Roman" w:eastAsia="宋体" w:cs="Times New Roman"/>
                  <w:color w:val="000000"/>
                  <w:sz w:val="16"/>
                </w:rPr>
                <w:delText>49.63</w:delText>
              </w:r>
            </w:del>
          </w:p>
        </w:tc>
        <w:tc>
          <w:tcPr>
            <w:tcW w:w="644" w:type="dxa"/>
            <w:gridSpan w:val="2"/>
            <w:vAlign w:val="center"/>
          </w:tcPr>
          <w:p w14:paraId="5D9AB02D">
            <w:pPr>
              <w:keepNext/>
              <w:keepLines/>
              <w:spacing w:before="0" w:after="0" w:line="264" w:lineRule="auto"/>
              <w:ind w:left="0" w:right="0" w:firstLine="0"/>
              <w:jc w:val="center"/>
              <w:rPr>
                <w:del w:id="2207" w:author="Fa'te" w:date="2026-09-18T16:12:59Z"/>
              </w:rPr>
            </w:pPr>
            <w:del w:id="2208" w:author="Fa'te" w:date="2026-09-18T16:12:59Z">
              <w:r>
                <w:rPr>
                  <w:rFonts w:ascii="Times New Roman" w:hAnsi="Times New Roman" w:eastAsia="宋体" w:cs="Times New Roman"/>
                  <w:color w:val="000000"/>
                  <w:sz w:val="16"/>
                </w:rPr>
                <w:delText>43.06</w:delText>
              </w:r>
            </w:del>
          </w:p>
        </w:tc>
        <w:tc>
          <w:tcPr>
            <w:tcW w:w="644" w:type="dxa"/>
            <w:gridSpan w:val="2"/>
            <w:vAlign w:val="center"/>
          </w:tcPr>
          <w:p w14:paraId="2CC8DB85">
            <w:pPr>
              <w:keepNext/>
              <w:keepLines/>
              <w:spacing w:before="0" w:after="0" w:line="264" w:lineRule="auto"/>
              <w:ind w:left="0" w:right="0" w:firstLine="0"/>
              <w:jc w:val="center"/>
              <w:rPr>
                <w:del w:id="2209" w:author="Fa'te" w:date="2026-09-18T16:12:59Z"/>
              </w:rPr>
            </w:pPr>
            <w:del w:id="2210" w:author="Fa'te" w:date="2026-09-18T16:12:59Z">
              <w:r>
                <w:rPr>
                  <w:rFonts w:ascii="Times New Roman" w:hAnsi="Times New Roman" w:eastAsia="宋体" w:cs="Times New Roman"/>
                  <w:color w:val="000000"/>
                  <w:sz w:val="16"/>
                </w:rPr>
                <w:delText>22.27</w:delText>
              </w:r>
            </w:del>
          </w:p>
        </w:tc>
        <w:tc>
          <w:tcPr>
            <w:tcW w:w="644" w:type="dxa"/>
            <w:gridSpan w:val="2"/>
            <w:vAlign w:val="center"/>
          </w:tcPr>
          <w:p w14:paraId="2E11F999">
            <w:pPr>
              <w:keepNext/>
              <w:keepLines/>
              <w:spacing w:before="0" w:after="0" w:line="264" w:lineRule="auto"/>
              <w:ind w:left="0" w:right="0" w:firstLine="0"/>
              <w:jc w:val="center"/>
              <w:rPr>
                <w:del w:id="2211" w:author="Fa'te" w:date="2026-09-18T16:12:59Z"/>
              </w:rPr>
            </w:pPr>
            <w:del w:id="2212" w:author="Fa'te" w:date="2026-09-18T16:12:59Z">
              <w:r>
                <w:rPr>
                  <w:rFonts w:ascii="Times New Roman" w:hAnsi="Times New Roman" w:eastAsia="宋体" w:cs="Times New Roman"/>
                  <w:color w:val="000000"/>
                  <w:sz w:val="16"/>
                </w:rPr>
                <w:delText>29.36</w:delText>
              </w:r>
            </w:del>
          </w:p>
        </w:tc>
        <w:tc>
          <w:tcPr>
            <w:tcW w:w="644" w:type="dxa"/>
            <w:gridSpan w:val="3"/>
            <w:vAlign w:val="center"/>
          </w:tcPr>
          <w:p w14:paraId="7E2D3CA5">
            <w:pPr>
              <w:keepNext/>
              <w:keepLines/>
              <w:spacing w:before="0" w:after="0" w:line="264" w:lineRule="auto"/>
              <w:ind w:left="0" w:right="0" w:firstLine="0"/>
              <w:jc w:val="center"/>
              <w:rPr>
                <w:del w:id="2213" w:author="Fa'te" w:date="2026-09-18T16:12:59Z"/>
              </w:rPr>
            </w:pPr>
            <w:del w:id="2214" w:author="Fa'te" w:date="2026-09-18T16:12:59Z">
              <w:r>
                <w:rPr>
                  <w:rFonts w:ascii="Times New Roman" w:hAnsi="Times New Roman" w:eastAsia="宋体" w:cs="Times New Roman"/>
                  <w:color w:val="000000"/>
                  <w:sz w:val="16"/>
                </w:rPr>
                <w:delText>23.47</w:delText>
              </w:r>
            </w:del>
          </w:p>
        </w:tc>
      </w:tr>
      <w:tr w14:paraId="16A6C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jc w:val="center"/>
          <w:del w:id="2215" w:author="Fa'te" w:date="2026-09-18T16:12:59Z"/>
        </w:trPr>
        <w:tc>
          <w:tcPr>
            <w:tcW w:w="580" w:type="dxa"/>
            <w:vAlign w:val="center"/>
          </w:tcPr>
          <w:p w14:paraId="114D4F21">
            <w:pPr>
              <w:keepNext/>
              <w:keepLines/>
              <w:spacing w:before="0" w:after="0" w:line="264" w:lineRule="auto"/>
              <w:ind w:left="0" w:right="0" w:firstLine="0"/>
              <w:jc w:val="center"/>
              <w:rPr>
                <w:del w:id="2216" w:author="Fa'te" w:date="2026-09-18T16:12:59Z"/>
              </w:rPr>
            </w:pPr>
            <w:del w:id="2217" w:author="Fa'te" w:date="2026-09-18T16:12:59Z">
              <w:r>
                <w:rPr>
                  <w:rFonts w:ascii="Times New Roman" w:hAnsi="Times New Roman" w:eastAsia="宋体" w:cs="Times New Roman"/>
                  <w:color w:val="000000"/>
                  <w:sz w:val="16"/>
                </w:rPr>
                <w:delText>3</w:delText>
              </w:r>
            </w:del>
          </w:p>
        </w:tc>
        <w:tc>
          <w:tcPr>
            <w:tcW w:w="644" w:type="dxa"/>
            <w:vAlign w:val="center"/>
          </w:tcPr>
          <w:p w14:paraId="5B612334">
            <w:pPr>
              <w:keepNext/>
              <w:keepLines/>
              <w:spacing w:before="0" w:after="0" w:line="264" w:lineRule="auto"/>
              <w:ind w:left="0" w:right="0" w:firstLine="0"/>
              <w:jc w:val="center"/>
              <w:rPr>
                <w:del w:id="2218" w:author="Fa'te" w:date="2026-09-18T16:12:59Z"/>
              </w:rPr>
            </w:pPr>
            <w:del w:id="2219" w:author="Fa'te" w:date="2026-09-18T16:12:59Z">
              <w:r>
                <w:rPr>
                  <w:rFonts w:ascii="Times New Roman" w:hAnsi="Times New Roman" w:eastAsia="宋体" w:cs="Times New Roman"/>
                  <w:color w:val="000000"/>
                  <w:sz w:val="16"/>
                </w:rPr>
                <w:delText>33.50</w:delText>
              </w:r>
            </w:del>
          </w:p>
        </w:tc>
        <w:tc>
          <w:tcPr>
            <w:tcW w:w="644" w:type="dxa"/>
            <w:gridSpan w:val="2"/>
            <w:vAlign w:val="center"/>
          </w:tcPr>
          <w:p w14:paraId="79ADBEC9">
            <w:pPr>
              <w:keepNext/>
              <w:keepLines/>
              <w:spacing w:before="0" w:after="0" w:line="264" w:lineRule="auto"/>
              <w:ind w:left="0" w:right="0" w:firstLine="0"/>
              <w:jc w:val="center"/>
              <w:rPr>
                <w:del w:id="2220" w:author="Fa'te" w:date="2026-09-18T16:12:59Z"/>
              </w:rPr>
            </w:pPr>
            <w:del w:id="2221" w:author="Fa'te" w:date="2026-09-18T16:12:59Z">
              <w:r>
                <w:rPr>
                  <w:rFonts w:ascii="Times New Roman" w:hAnsi="Times New Roman" w:eastAsia="宋体" w:cs="Times New Roman"/>
                  <w:color w:val="000000"/>
                  <w:sz w:val="16"/>
                </w:rPr>
                <w:delText>11.17</w:delText>
              </w:r>
            </w:del>
          </w:p>
        </w:tc>
        <w:tc>
          <w:tcPr>
            <w:tcW w:w="644" w:type="dxa"/>
            <w:gridSpan w:val="2"/>
            <w:vAlign w:val="center"/>
          </w:tcPr>
          <w:p w14:paraId="13FEC685">
            <w:pPr>
              <w:keepNext/>
              <w:keepLines/>
              <w:spacing w:before="0" w:after="0" w:line="264" w:lineRule="auto"/>
              <w:ind w:left="0" w:right="0" w:firstLine="0"/>
              <w:jc w:val="center"/>
              <w:rPr>
                <w:del w:id="2222" w:author="Fa'te" w:date="2026-09-18T16:12:59Z"/>
              </w:rPr>
            </w:pPr>
            <w:del w:id="2223" w:author="Fa'te" w:date="2026-09-18T16:12:59Z">
              <w:r>
                <w:rPr>
                  <w:rFonts w:ascii="Times New Roman" w:hAnsi="Times New Roman" w:eastAsia="宋体" w:cs="Times New Roman"/>
                  <w:color w:val="000000"/>
                  <w:sz w:val="16"/>
                </w:rPr>
                <w:delText>16.75</w:delText>
              </w:r>
            </w:del>
          </w:p>
        </w:tc>
        <w:tc>
          <w:tcPr>
            <w:tcW w:w="644" w:type="dxa"/>
            <w:gridSpan w:val="2"/>
            <w:vAlign w:val="center"/>
          </w:tcPr>
          <w:p w14:paraId="72DA0506">
            <w:pPr>
              <w:keepNext/>
              <w:keepLines/>
              <w:spacing w:before="0" w:after="0" w:line="264" w:lineRule="auto"/>
              <w:ind w:left="0" w:right="0" w:firstLine="0"/>
              <w:jc w:val="center"/>
              <w:rPr>
                <w:del w:id="2224" w:author="Fa'te" w:date="2026-09-18T16:12:59Z"/>
              </w:rPr>
            </w:pPr>
            <w:del w:id="2225" w:author="Fa'te" w:date="2026-09-18T16:12:59Z">
              <w:r>
                <w:rPr>
                  <w:rFonts w:ascii="Times New Roman" w:hAnsi="Times New Roman" w:eastAsia="宋体" w:cs="Times New Roman"/>
                  <w:color w:val="000000"/>
                  <w:sz w:val="16"/>
                </w:rPr>
                <w:delText>12.23</w:delText>
              </w:r>
            </w:del>
          </w:p>
        </w:tc>
        <w:tc>
          <w:tcPr>
            <w:tcW w:w="644" w:type="dxa"/>
            <w:gridSpan w:val="2"/>
            <w:vAlign w:val="center"/>
          </w:tcPr>
          <w:p w14:paraId="65B3686D">
            <w:pPr>
              <w:keepNext/>
              <w:keepLines/>
              <w:spacing w:before="0" w:after="0" w:line="264" w:lineRule="auto"/>
              <w:ind w:left="0" w:right="0" w:firstLine="0"/>
              <w:jc w:val="center"/>
              <w:rPr>
                <w:del w:id="2226" w:author="Fa'te" w:date="2026-09-18T16:12:59Z"/>
              </w:rPr>
            </w:pPr>
            <w:del w:id="2227" w:author="Fa'te" w:date="2026-09-18T16:12:59Z">
              <w:r>
                <w:rPr>
                  <w:rFonts w:ascii="Times New Roman" w:hAnsi="Times New Roman" w:eastAsia="宋体" w:cs="Times New Roman"/>
                  <w:color w:val="000000"/>
                  <w:sz w:val="16"/>
                </w:rPr>
                <w:delText>83.75</w:delText>
              </w:r>
            </w:del>
          </w:p>
        </w:tc>
        <w:tc>
          <w:tcPr>
            <w:tcW w:w="644" w:type="dxa"/>
            <w:gridSpan w:val="2"/>
            <w:vAlign w:val="center"/>
          </w:tcPr>
          <w:p w14:paraId="1EA339E2">
            <w:pPr>
              <w:keepNext/>
              <w:keepLines/>
              <w:spacing w:before="0" w:after="0" w:line="264" w:lineRule="auto"/>
              <w:ind w:left="0" w:right="0" w:firstLine="0"/>
              <w:jc w:val="center"/>
              <w:rPr>
                <w:del w:id="2228" w:author="Fa'te" w:date="2026-09-18T16:12:59Z"/>
              </w:rPr>
            </w:pPr>
            <w:del w:id="2229" w:author="Fa'te" w:date="2026-09-18T16:12:59Z">
              <w:r>
                <w:rPr>
                  <w:rFonts w:ascii="Times New Roman" w:hAnsi="Times New Roman" w:eastAsia="宋体" w:cs="Times New Roman"/>
                  <w:color w:val="000000"/>
                  <w:sz w:val="16"/>
                </w:rPr>
                <w:delText>46.19</w:delText>
              </w:r>
            </w:del>
          </w:p>
        </w:tc>
        <w:tc>
          <w:tcPr>
            <w:tcW w:w="644" w:type="dxa"/>
            <w:gridSpan w:val="3"/>
            <w:vAlign w:val="center"/>
          </w:tcPr>
          <w:p w14:paraId="240E96E5">
            <w:pPr>
              <w:keepNext/>
              <w:keepLines/>
              <w:spacing w:before="0" w:after="0" w:line="264" w:lineRule="auto"/>
              <w:ind w:left="0" w:right="0" w:firstLine="0"/>
              <w:jc w:val="center"/>
              <w:rPr>
                <w:del w:id="2230" w:author="Fa'te" w:date="2026-09-18T16:12:59Z"/>
              </w:rPr>
            </w:pPr>
            <w:del w:id="2231" w:author="Fa'te" w:date="2026-09-18T16:12:59Z">
              <w:r>
                <w:rPr>
                  <w:rFonts w:ascii="Times New Roman" w:hAnsi="Times New Roman" w:eastAsia="宋体" w:cs="Times New Roman"/>
                  <w:color w:val="000000"/>
                  <w:sz w:val="16"/>
                </w:rPr>
                <w:delText>59.54</w:delText>
              </w:r>
            </w:del>
          </w:p>
        </w:tc>
        <w:tc>
          <w:tcPr>
            <w:tcW w:w="644" w:type="dxa"/>
            <w:gridSpan w:val="2"/>
            <w:vAlign w:val="center"/>
          </w:tcPr>
          <w:p w14:paraId="0C77FFBB">
            <w:pPr>
              <w:keepNext/>
              <w:keepLines/>
              <w:spacing w:before="0" w:after="0" w:line="264" w:lineRule="auto"/>
              <w:ind w:left="0" w:right="0" w:firstLine="0"/>
              <w:jc w:val="center"/>
              <w:rPr>
                <w:del w:id="2232" w:author="Fa'te" w:date="2026-09-18T16:12:59Z"/>
              </w:rPr>
            </w:pPr>
            <w:del w:id="2233" w:author="Fa'te" w:date="2026-09-18T16:12:59Z">
              <w:r>
                <w:rPr>
                  <w:rFonts w:ascii="Times New Roman" w:hAnsi="Times New Roman" w:eastAsia="宋体" w:cs="Times New Roman"/>
                  <w:color w:val="000000"/>
                  <w:sz w:val="16"/>
                </w:rPr>
                <w:delText>50.19</w:delText>
              </w:r>
            </w:del>
          </w:p>
        </w:tc>
        <w:tc>
          <w:tcPr>
            <w:tcW w:w="644" w:type="dxa"/>
            <w:gridSpan w:val="2"/>
            <w:vAlign w:val="center"/>
          </w:tcPr>
          <w:p w14:paraId="636E6EE5">
            <w:pPr>
              <w:keepNext/>
              <w:keepLines/>
              <w:spacing w:before="0" w:after="0" w:line="264" w:lineRule="auto"/>
              <w:ind w:left="0" w:right="0" w:firstLine="0"/>
              <w:jc w:val="center"/>
              <w:rPr>
                <w:del w:id="2234" w:author="Fa'te" w:date="2026-09-18T16:12:59Z"/>
              </w:rPr>
            </w:pPr>
            <w:del w:id="2235" w:author="Fa'te" w:date="2026-09-18T16:12:59Z">
              <w:r>
                <w:rPr>
                  <w:rFonts w:ascii="Times New Roman" w:hAnsi="Times New Roman" w:eastAsia="宋体" w:cs="Times New Roman"/>
                  <w:color w:val="000000"/>
                  <w:sz w:val="16"/>
                </w:rPr>
                <w:delText>43.44</w:delText>
              </w:r>
            </w:del>
          </w:p>
        </w:tc>
        <w:tc>
          <w:tcPr>
            <w:tcW w:w="644" w:type="dxa"/>
            <w:gridSpan w:val="2"/>
            <w:vAlign w:val="center"/>
          </w:tcPr>
          <w:p w14:paraId="645765FD">
            <w:pPr>
              <w:keepNext/>
              <w:keepLines/>
              <w:spacing w:before="0" w:after="0" w:line="264" w:lineRule="auto"/>
              <w:ind w:left="0" w:right="0" w:firstLine="0"/>
              <w:jc w:val="center"/>
              <w:rPr>
                <w:del w:id="2236" w:author="Fa'te" w:date="2026-09-18T16:12:59Z"/>
              </w:rPr>
            </w:pPr>
            <w:del w:id="2237" w:author="Fa'te" w:date="2026-09-18T16:12:59Z">
              <w:r>
                <w:rPr>
                  <w:rFonts w:ascii="Times New Roman" w:hAnsi="Times New Roman" w:eastAsia="宋体" w:cs="Times New Roman"/>
                  <w:color w:val="000000"/>
                  <w:sz w:val="16"/>
                </w:rPr>
                <w:delText>23.04</w:delText>
              </w:r>
            </w:del>
          </w:p>
        </w:tc>
        <w:tc>
          <w:tcPr>
            <w:tcW w:w="644" w:type="dxa"/>
            <w:gridSpan w:val="2"/>
            <w:vAlign w:val="center"/>
          </w:tcPr>
          <w:p w14:paraId="2B9BE371">
            <w:pPr>
              <w:keepNext/>
              <w:keepLines/>
              <w:spacing w:before="0" w:after="0" w:line="264" w:lineRule="auto"/>
              <w:ind w:left="0" w:right="0" w:firstLine="0"/>
              <w:jc w:val="center"/>
              <w:rPr>
                <w:del w:id="2238" w:author="Fa'te" w:date="2026-09-18T16:12:59Z"/>
              </w:rPr>
            </w:pPr>
            <w:del w:id="2239" w:author="Fa'te" w:date="2026-09-18T16:12:59Z">
              <w:r>
                <w:rPr>
                  <w:rFonts w:ascii="Times New Roman" w:hAnsi="Times New Roman" w:eastAsia="宋体" w:cs="Times New Roman"/>
                  <w:color w:val="000000"/>
                  <w:sz w:val="16"/>
                </w:rPr>
                <w:delText>30.11</w:delText>
              </w:r>
            </w:del>
          </w:p>
        </w:tc>
        <w:tc>
          <w:tcPr>
            <w:tcW w:w="644" w:type="dxa"/>
            <w:gridSpan w:val="3"/>
            <w:vAlign w:val="center"/>
          </w:tcPr>
          <w:p w14:paraId="52BEB204">
            <w:pPr>
              <w:keepNext/>
              <w:keepLines/>
              <w:spacing w:before="0" w:after="0" w:line="264" w:lineRule="auto"/>
              <w:ind w:left="0" w:right="0" w:firstLine="0"/>
              <w:jc w:val="center"/>
              <w:rPr>
                <w:del w:id="2240" w:author="Fa'te" w:date="2026-09-18T16:12:59Z"/>
              </w:rPr>
            </w:pPr>
            <w:del w:id="2241" w:author="Fa'te" w:date="2026-09-18T16:12:59Z">
              <w:r>
                <w:rPr>
                  <w:rFonts w:ascii="Times New Roman" w:hAnsi="Times New Roman" w:eastAsia="宋体" w:cs="Times New Roman"/>
                  <w:color w:val="000000"/>
                  <w:sz w:val="16"/>
                </w:rPr>
                <w:delText>24.02</w:delText>
              </w:r>
            </w:del>
          </w:p>
        </w:tc>
      </w:tr>
      <w:tr w14:paraId="2FADE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jc w:val="center"/>
          <w:del w:id="2242" w:author="Fa'te" w:date="2026-09-18T16:12:59Z"/>
        </w:trPr>
        <w:tc>
          <w:tcPr>
            <w:tcW w:w="580" w:type="dxa"/>
            <w:vAlign w:val="center"/>
          </w:tcPr>
          <w:p w14:paraId="101AD457">
            <w:pPr>
              <w:keepNext/>
              <w:keepLines/>
              <w:spacing w:before="0" w:after="0" w:line="264" w:lineRule="auto"/>
              <w:ind w:left="0" w:right="0" w:firstLine="0"/>
              <w:jc w:val="center"/>
              <w:rPr>
                <w:del w:id="2243" w:author="Fa'te" w:date="2026-09-18T16:12:59Z"/>
              </w:rPr>
            </w:pPr>
            <w:del w:id="2244" w:author="Fa'te" w:date="2026-09-18T16:12:59Z">
              <w:r>
                <w:rPr>
                  <w:rFonts w:ascii="Times New Roman" w:hAnsi="Times New Roman" w:eastAsia="宋体" w:cs="Times New Roman"/>
                  <w:color w:val="000000"/>
                  <w:sz w:val="16"/>
                </w:rPr>
                <w:delText>5</w:delText>
              </w:r>
            </w:del>
          </w:p>
        </w:tc>
        <w:tc>
          <w:tcPr>
            <w:tcW w:w="644" w:type="dxa"/>
            <w:vAlign w:val="center"/>
          </w:tcPr>
          <w:p w14:paraId="4BAAD388">
            <w:pPr>
              <w:keepNext/>
              <w:keepLines/>
              <w:spacing w:before="0" w:after="0" w:line="264" w:lineRule="auto"/>
              <w:ind w:left="0" w:right="0" w:firstLine="0"/>
              <w:jc w:val="center"/>
              <w:rPr>
                <w:del w:id="2245" w:author="Fa'te" w:date="2026-09-18T16:12:59Z"/>
              </w:rPr>
            </w:pPr>
            <w:del w:id="2246" w:author="Fa'te" w:date="2026-09-18T16:12:59Z">
              <w:r>
                <w:rPr>
                  <w:rFonts w:ascii="Times New Roman" w:hAnsi="Times New Roman" w:eastAsia="宋体" w:cs="Times New Roman"/>
                  <w:color w:val="000000"/>
                  <w:sz w:val="16"/>
                </w:rPr>
                <w:delText>33.89</w:delText>
              </w:r>
            </w:del>
          </w:p>
        </w:tc>
        <w:tc>
          <w:tcPr>
            <w:tcW w:w="644" w:type="dxa"/>
            <w:gridSpan w:val="2"/>
            <w:vAlign w:val="center"/>
          </w:tcPr>
          <w:p w14:paraId="796DE21A">
            <w:pPr>
              <w:keepNext/>
              <w:keepLines/>
              <w:spacing w:before="0" w:after="0" w:line="264" w:lineRule="auto"/>
              <w:ind w:left="0" w:right="0" w:firstLine="0"/>
              <w:jc w:val="center"/>
              <w:rPr>
                <w:del w:id="2247" w:author="Fa'te" w:date="2026-09-18T16:12:59Z"/>
              </w:rPr>
            </w:pPr>
            <w:del w:id="2248" w:author="Fa'te" w:date="2026-09-18T16:12:59Z">
              <w:r>
                <w:rPr>
                  <w:rFonts w:ascii="Times New Roman" w:hAnsi="Times New Roman" w:eastAsia="宋体" w:cs="Times New Roman"/>
                  <w:color w:val="000000"/>
                  <w:sz w:val="16"/>
                </w:rPr>
                <w:delText>11.62</w:delText>
              </w:r>
            </w:del>
          </w:p>
        </w:tc>
        <w:tc>
          <w:tcPr>
            <w:tcW w:w="644" w:type="dxa"/>
            <w:gridSpan w:val="2"/>
            <w:vAlign w:val="center"/>
          </w:tcPr>
          <w:p w14:paraId="1EBF81AE">
            <w:pPr>
              <w:keepNext/>
              <w:keepLines/>
              <w:spacing w:before="0" w:after="0" w:line="264" w:lineRule="auto"/>
              <w:ind w:left="0" w:right="0" w:firstLine="0"/>
              <w:jc w:val="center"/>
              <w:rPr>
                <w:del w:id="2249" w:author="Fa'te" w:date="2026-09-18T16:12:59Z"/>
              </w:rPr>
            </w:pPr>
            <w:del w:id="2250" w:author="Fa'te" w:date="2026-09-18T16:12:59Z">
              <w:r>
                <w:rPr>
                  <w:rFonts w:ascii="Times New Roman" w:hAnsi="Times New Roman" w:eastAsia="宋体" w:cs="Times New Roman"/>
                  <w:color w:val="000000"/>
                  <w:sz w:val="16"/>
                </w:rPr>
                <w:delText>17.31</w:delText>
              </w:r>
            </w:del>
          </w:p>
        </w:tc>
        <w:tc>
          <w:tcPr>
            <w:tcW w:w="644" w:type="dxa"/>
            <w:gridSpan w:val="2"/>
            <w:vAlign w:val="center"/>
          </w:tcPr>
          <w:p w14:paraId="064EEF40">
            <w:pPr>
              <w:keepNext/>
              <w:keepLines/>
              <w:spacing w:before="0" w:after="0" w:line="264" w:lineRule="auto"/>
              <w:ind w:left="0" w:right="0" w:firstLine="0"/>
              <w:jc w:val="center"/>
              <w:rPr>
                <w:del w:id="2251" w:author="Fa'te" w:date="2026-09-18T16:12:59Z"/>
              </w:rPr>
            </w:pPr>
            <w:del w:id="2252" w:author="Fa'te" w:date="2026-09-18T16:12:59Z">
              <w:r>
                <w:rPr>
                  <w:rFonts w:ascii="Times New Roman" w:hAnsi="Times New Roman" w:eastAsia="宋体" w:cs="Times New Roman"/>
                  <w:color w:val="000000"/>
                  <w:sz w:val="16"/>
                </w:rPr>
                <w:delText>12.61</w:delText>
              </w:r>
            </w:del>
          </w:p>
        </w:tc>
        <w:tc>
          <w:tcPr>
            <w:tcW w:w="644" w:type="dxa"/>
            <w:gridSpan w:val="2"/>
            <w:vAlign w:val="center"/>
          </w:tcPr>
          <w:p w14:paraId="368A71B3">
            <w:pPr>
              <w:keepNext/>
              <w:keepLines/>
              <w:spacing w:before="0" w:after="0" w:line="264" w:lineRule="auto"/>
              <w:ind w:left="0" w:right="0" w:firstLine="0"/>
              <w:jc w:val="center"/>
              <w:rPr>
                <w:del w:id="2253" w:author="Fa'te" w:date="2026-09-18T16:12:59Z"/>
              </w:rPr>
            </w:pPr>
            <w:del w:id="2254" w:author="Fa'te" w:date="2026-09-18T16:12:59Z">
              <w:r>
                <w:rPr>
                  <w:rFonts w:ascii="Times New Roman" w:hAnsi="Times New Roman" w:eastAsia="宋体" w:cs="Times New Roman"/>
                  <w:color w:val="000000"/>
                  <w:sz w:val="16"/>
                </w:rPr>
                <w:delText>84.28</w:delText>
              </w:r>
            </w:del>
          </w:p>
        </w:tc>
        <w:tc>
          <w:tcPr>
            <w:tcW w:w="644" w:type="dxa"/>
            <w:gridSpan w:val="2"/>
            <w:vAlign w:val="center"/>
          </w:tcPr>
          <w:p w14:paraId="5A73E882">
            <w:pPr>
              <w:keepNext/>
              <w:keepLines/>
              <w:spacing w:before="0" w:after="0" w:line="264" w:lineRule="auto"/>
              <w:ind w:left="0" w:right="0" w:firstLine="0"/>
              <w:jc w:val="center"/>
              <w:rPr>
                <w:del w:id="2255" w:author="Fa'te" w:date="2026-09-18T16:12:59Z"/>
              </w:rPr>
            </w:pPr>
            <w:del w:id="2256" w:author="Fa'te" w:date="2026-09-18T16:12:59Z">
              <w:r>
                <w:rPr>
                  <w:rFonts w:ascii="Times New Roman" w:hAnsi="Times New Roman" w:eastAsia="宋体" w:cs="Times New Roman"/>
                  <w:color w:val="000000"/>
                  <w:sz w:val="16"/>
                </w:rPr>
                <w:delText>47.34</w:delText>
              </w:r>
            </w:del>
          </w:p>
        </w:tc>
        <w:tc>
          <w:tcPr>
            <w:tcW w:w="644" w:type="dxa"/>
            <w:gridSpan w:val="3"/>
            <w:vAlign w:val="center"/>
          </w:tcPr>
          <w:p w14:paraId="3C40BAA0">
            <w:pPr>
              <w:keepNext/>
              <w:keepLines/>
              <w:spacing w:before="0" w:after="0" w:line="264" w:lineRule="auto"/>
              <w:ind w:left="0" w:right="0" w:firstLine="0"/>
              <w:jc w:val="center"/>
              <w:rPr>
                <w:del w:id="2257" w:author="Fa'te" w:date="2026-09-18T16:12:59Z"/>
              </w:rPr>
            </w:pPr>
            <w:del w:id="2258" w:author="Fa'te" w:date="2026-09-18T16:12:59Z">
              <w:r>
                <w:rPr>
                  <w:rFonts w:ascii="Times New Roman" w:hAnsi="Times New Roman" w:eastAsia="宋体" w:cs="Times New Roman"/>
                  <w:color w:val="000000"/>
                  <w:sz w:val="16"/>
                </w:rPr>
                <w:delText>60.63</w:delText>
              </w:r>
            </w:del>
          </w:p>
        </w:tc>
        <w:tc>
          <w:tcPr>
            <w:tcW w:w="644" w:type="dxa"/>
            <w:gridSpan w:val="2"/>
            <w:vAlign w:val="center"/>
          </w:tcPr>
          <w:p w14:paraId="7E404B64">
            <w:pPr>
              <w:keepNext/>
              <w:keepLines/>
              <w:spacing w:before="0" w:after="0" w:line="264" w:lineRule="auto"/>
              <w:ind w:left="0" w:right="0" w:firstLine="0"/>
              <w:jc w:val="center"/>
              <w:rPr>
                <w:del w:id="2259" w:author="Fa'te" w:date="2026-09-18T16:12:59Z"/>
              </w:rPr>
            </w:pPr>
            <w:del w:id="2260" w:author="Fa'te" w:date="2026-09-18T16:12:59Z">
              <w:r>
                <w:rPr>
                  <w:rFonts w:ascii="Times New Roman" w:hAnsi="Times New Roman" w:eastAsia="宋体" w:cs="Times New Roman"/>
                  <w:color w:val="000000"/>
                  <w:sz w:val="16"/>
                </w:rPr>
                <w:delText>51.02</w:delText>
              </w:r>
            </w:del>
          </w:p>
        </w:tc>
        <w:tc>
          <w:tcPr>
            <w:tcW w:w="644" w:type="dxa"/>
            <w:gridSpan w:val="2"/>
            <w:vAlign w:val="center"/>
          </w:tcPr>
          <w:p w14:paraId="37E3E543">
            <w:pPr>
              <w:keepNext/>
              <w:keepLines/>
              <w:spacing w:before="0" w:after="0" w:line="264" w:lineRule="auto"/>
              <w:ind w:left="0" w:right="0" w:firstLine="0"/>
              <w:jc w:val="center"/>
              <w:rPr>
                <w:del w:id="2261" w:author="Fa'te" w:date="2026-09-18T16:12:59Z"/>
              </w:rPr>
            </w:pPr>
            <w:del w:id="2262" w:author="Fa'te" w:date="2026-09-18T16:12:59Z">
              <w:r>
                <w:rPr>
                  <w:rFonts w:ascii="Times New Roman" w:hAnsi="Times New Roman" w:eastAsia="宋体" w:cs="Times New Roman"/>
                  <w:color w:val="000000"/>
                  <w:sz w:val="16"/>
                </w:rPr>
                <w:delText>43.84</w:delText>
              </w:r>
            </w:del>
          </w:p>
        </w:tc>
        <w:tc>
          <w:tcPr>
            <w:tcW w:w="644" w:type="dxa"/>
            <w:gridSpan w:val="2"/>
            <w:vAlign w:val="center"/>
          </w:tcPr>
          <w:p w14:paraId="1FCB9374">
            <w:pPr>
              <w:keepNext/>
              <w:keepLines/>
              <w:spacing w:before="0" w:after="0" w:line="264" w:lineRule="auto"/>
              <w:ind w:left="0" w:right="0" w:firstLine="0"/>
              <w:jc w:val="center"/>
              <w:rPr>
                <w:del w:id="2263" w:author="Fa'te" w:date="2026-09-18T16:12:59Z"/>
              </w:rPr>
            </w:pPr>
            <w:del w:id="2264" w:author="Fa'te" w:date="2026-09-18T16:12:59Z">
              <w:r>
                <w:rPr>
                  <w:rFonts w:ascii="Times New Roman" w:hAnsi="Times New Roman" w:eastAsia="宋体" w:cs="Times New Roman"/>
                  <w:color w:val="000000"/>
                  <w:sz w:val="16"/>
                </w:rPr>
                <w:delText>23.88</w:delText>
              </w:r>
            </w:del>
          </w:p>
        </w:tc>
        <w:tc>
          <w:tcPr>
            <w:tcW w:w="644" w:type="dxa"/>
            <w:gridSpan w:val="2"/>
            <w:vAlign w:val="center"/>
          </w:tcPr>
          <w:p w14:paraId="37FA9336">
            <w:pPr>
              <w:keepNext/>
              <w:keepLines/>
              <w:spacing w:before="0" w:after="0" w:line="264" w:lineRule="auto"/>
              <w:ind w:left="0" w:right="0" w:firstLine="0"/>
              <w:jc w:val="center"/>
              <w:rPr>
                <w:del w:id="2265" w:author="Fa'te" w:date="2026-09-18T16:12:59Z"/>
              </w:rPr>
            </w:pPr>
            <w:del w:id="2266" w:author="Fa'te" w:date="2026-09-18T16:12:59Z">
              <w:r>
                <w:rPr>
                  <w:rFonts w:ascii="Times New Roman" w:hAnsi="Times New Roman" w:eastAsia="宋体" w:cs="Times New Roman"/>
                  <w:color w:val="000000"/>
                  <w:sz w:val="16"/>
                </w:rPr>
                <w:delText>30.92</w:delText>
              </w:r>
            </w:del>
          </w:p>
        </w:tc>
        <w:tc>
          <w:tcPr>
            <w:tcW w:w="644" w:type="dxa"/>
            <w:gridSpan w:val="3"/>
            <w:vAlign w:val="center"/>
          </w:tcPr>
          <w:p w14:paraId="3302AAD8">
            <w:pPr>
              <w:keepNext/>
              <w:keepLines/>
              <w:spacing w:before="0" w:after="0" w:line="264" w:lineRule="auto"/>
              <w:ind w:left="0" w:right="0" w:firstLine="0"/>
              <w:jc w:val="center"/>
              <w:rPr>
                <w:del w:id="2267" w:author="Fa'te" w:date="2026-09-18T16:12:59Z"/>
              </w:rPr>
            </w:pPr>
            <w:del w:id="2268" w:author="Fa'te" w:date="2026-09-18T16:12:59Z">
              <w:r>
                <w:rPr>
                  <w:rFonts w:ascii="Times New Roman" w:hAnsi="Times New Roman" w:eastAsia="宋体" w:cs="Times New Roman"/>
                  <w:color w:val="000000"/>
                  <w:sz w:val="16"/>
                </w:rPr>
                <w:delText>24.72</w:delText>
              </w:r>
            </w:del>
          </w:p>
        </w:tc>
      </w:tr>
      <w:tr w14:paraId="529DF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jc w:val="center"/>
          <w:del w:id="2269" w:author="Fa'te" w:date="2026-09-18T16:12:59Z"/>
        </w:trPr>
        <w:tc>
          <w:tcPr>
            <w:tcW w:w="580" w:type="dxa"/>
            <w:vAlign w:val="center"/>
          </w:tcPr>
          <w:p w14:paraId="216314A8">
            <w:pPr>
              <w:keepNext/>
              <w:keepLines/>
              <w:spacing w:before="0" w:after="0" w:line="264" w:lineRule="auto"/>
              <w:ind w:left="0" w:right="0" w:firstLine="0"/>
              <w:jc w:val="center"/>
              <w:rPr>
                <w:del w:id="2270" w:author="Fa'te" w:date="2026-09-18T16:12:59Z"/>
              </w:rPr>
            </w:pPr>
            <w:del w:id="2271" w:author="Fa'te" w:date="2026-09-18T16:12:59Z">
              <w:r>
                <w:rPr>
                  <w:rFonts w:ascii="Times New Roman" w:hAnsi="Times New Roman" w:eastAsia="宋体" w:cs="Times New Roman"/>
                  <w:b/>
                  <w:color w:val="000000"/>
                  <w:sz w:val="16"/>
                </w:rPr>
                <w:delText>7</w:delText>
              </w:r>
            </w:del>
          </w:p>
        </w:tc>
        <w:tc>
          <w:tcPr>
            <w:tcW w:w="644" w:type="dxa"/>
            <w:vAlign w:val="center"/>
          </w:tcPr>
          <w:p w14:paraId="281D2361">
            <w:pPr>
              <w:keepNext/>
              <w:keepLines/>
              <w:spacing w:before="0" w:after="0" w:line="264" w:lineRule="auto"/>
              <w:ind w:left="0" w:right="0" w:firstLine="0"/>
              <w:jc w:val="center"/>
              <w:rPr>
                <w:del w:id="2272" w:author="Fa'te" w:date="2026-09-18T16:12:59Z"/>
              </w:rPr>
            </w:pPr>
            <w:del w:id="2273" w:author="Fa'te" w:date="2026-09-18T16:12:59Z">
              <w:r>
                <w:rPr>
                  <w:rFonts w:ascii="Times New Roman" w:hAnsi="Times New Roman" w:eastAsia="宋体" w:cs="Times New Roman"/>
                  <w:b/>
                  <w:color w:val="000000"/>
                  <w:sz w:val="16"/>
                </w:rPr>
                <w:delText>34.10</w:delText>
              </w:r>
            </w:del>
          </w:p>
        </w:tc>
        <w:tc>
          <w:tcPr>
            <w:tcW w:w="644" w:type="dxa"/>
            <w:gridSpan w:val="2"/>
            <w:vAlign w:val="center"/>
          </w:tcPr>
          <w:p w14:paraId="31774A34">
            <w:pPr>
              <w:keepNext/>
              <w:keepLines/>
              <w:spacing w:before="0" w:after="0" w:line="264" w:lineRule="auto"/>
              <w:ind w:left="0" w:right="0" w:firstLine="0"/>
              <w:jc w:val="center"/>
              <w:rPr>
                <w:del w:id="2274" w:author="Fa'te" w:date="2026-09-18T16:12:59Z"/>
              </w:rPr>
            </w:pPr>
            <w:del w:id="2275" w:author="Fa'te" w:date="2026-09-18T16:12:59Z">
              <w:r>
                <w:rPr>
                  <w:rFonts w:ascii="Times New Roman" w:hAnsi="Times New Roman" w:eastAsia="宋体" w:cs="Times New Roman"/>
                  <w:b/>
                  <w:color w:val="000000"/>
                  <w:sz w:val="16"/>
                </w:rPr>
                <w:delText>11.88</w:delText>
              </w:r>
            </w:del>
          </w:p>
        </w:tc>
        <w:tc>
          <w:tcPr>
            <w:tcW w:w="644" w:type="dxa"/>
            <w:gridSpan w:val="2"/>
            <w:vAlign w:val="center"/>
          </w:tcPr>
          <w:p w14:paraId="31AEC2EF">
            <w:pPr>
              <w:keepNext/>
              <w:keepLines/>
              <w:spacing w:before="0" w:after="0" w:line="264" w:lineRule="auto"/>
              <w:ind w:left="0" w:right="0" w:firstLine="0"/>
              <w:jc w:val="center"/>
              <w:rPr>
                <w:del w:id="2276" w:author="Fa'te" w:date="2026-09-18T16:12:59Z"/>
              </w:rPr>
            </w:pPr>
            <w:del w:id="2277" w:author="Fa'te" w:date="2026-09-18T16:12:59Z">
              <w:r>
                <w:rPr>
                  <w:rFonts w:ascii="Times New Roman" w:hAnsi="Times New Roman" w:eastAsia="宋体" w:cs="Times New Roman"/>
                  <w:b/>
                  <w:color w:val="000000"/>
                  <w:sz w:val="16"/>
                </w:rPr>
                <w:delText>17.62</w:delText>
              </w:r>
            </w:del>
          </w:p>
        </w:tc>
        <w:tc>
          <w:tcPr>
            <w:tcW w:w="644" w:type="dxa"/>
            <w:gridSpan w:val="2"/>
            <w:vAlign w:val="center"/>
          </w:tcPr>
          <w:p w14:paraId="4D907421">
            <w:pPr>
              <w:keepNext/>
              <w:keepLines/>
              <w:spacing w:before="0" w:after="0" w:line="264" w:lineRule="auto"/>
              <w:ind w:left="0" w:right="0" w:firstLine="0"/>
              <w:jc w:val="center"/>
              <w:rPr>
                <w:del w:id="2278" w:author="Fa'te" w:date="2026-09-18T16:12:59Z"/>
              </w:rPr>
            </w:pPr>
            <w:del w:id="2279" w:author="Fa'te" w:date="2026-09-18T16:12:59Z">
              <w:r>
                <w:rPr>
                  <w:rFonts w:ascii="Times New Roman" w:hAnsi="Times New Roman" w:eastAsia="宋体" w:cs="Times New Roman"/>
                  <w:b/>
                  <w:color w:val="000000"/>
                  <w:sz w:val="16"/>
                </w:rPr>
                <w:delText>12.89</w:delText>
              </w:r>
            </w:del>
          </w:p>
        </w:tc>
        <w:tc>
          <w:tcPr>
            <w:tcW w:w="644" w:type="dxa"/>
            <w:gridSpan w:val="2"/>
            <w:vAlign w:val="center"/>
          </w:tcPr>
          <w:p w14:paraId="038E82E3">
            <w:pPr>
              <w:keepNext/>
              <w:keepLines/>
              <w:spacing w:before="0" w:after="0" w:line="264" w:lineRule="auto"/>
              <w:ind w:left="0" w:right="0" w:firstLine="0"/>
              <w:jc w:val="center"/>
              <w:rPr>
                <w:del w:id="2280" w:author="Fa'te" w:date="2026-09-18T16:12:59Z"/>
              </w:rPr>
            </w:pPr>
            <w:del w:id="2281" w:author="Fa'te" w:date="2026-09-18T16:12:59Z">
              <w:r>
                <w:rPr>
                  <w:rFonts w:ascii="Times New Roman" w:hAnsi="Times New Roman" w:eastAsia="宋体" w:cs="Times New Roman"/>
                  <w:b/>
                  <w:color w:val="000000"/>
                  <w:sz w:val="16"/>
                </w:rPr>
                <w:delText>84.60</w:delText>
              </w:r>
            </w:del>
          </w:p>
        </w:tc>
        <w:tc>
          <w:tcPr>
            <w:tcW w:w="644" w:type="dxa"/>
            <w:gridSpan w:val="2"/>
            <w:vAlign w:val="center"/>
          </w:tcPr>
          <w:p w14:paraId="41AAE697">
            <w:pPr>
              <w:keepNext/>
              <w:keepLines/>
              <w:spacing w:before="0" w:after="0" w:line="264" w:lineRule="auto"/>
              <w:ind w:left="0" w:right="0" w:firstLine="0"/>
              <w:jc w:val="center"/>
              <w:rPr>
                <w:del w:id="2282" w:author="Fa'te" w:date="2026-09-18T16:12:59Z"/>
              </w:rPr>
            </w:pPr>
            <w:del w:id="2283" w:author="Fa'te" w:date="2026-09-18T16:12:59Z">
              <w:r>
                <w:rPr>
                  <w:rFonts w:ascii="Times New Roman" w:hAnsi="Times New Roman" w:eastAsia="宋体" w:cs="Times New Roman"/>
                  <w:b/>
                  <w:color w:val="000000"/>
                  <w:sz w:val="16"/>
                </w:rPr>
                <w:delText>48.04</w:delText>
              </w:r>
            </w:del>
          </w:p>
        </w:tc>
        <w:tc>
          <w:tcPr>
            <w:tcW w:w="644" w:type="dxa"/>
            <w:gridSpan w:val="3"/>
            <w:vAlign w:val="center"/>
          </w:tcPr>
          <w:p w14:paraId="2F34AD33">
            <w:pPr>
              <w:keepNext/>
              <w:keepLines/>
              <w:spacing w:before="0" w:after="0" w:line="264" w:lineRule="auto"/>
              <w:ind w:left="0" w:right="0" w:firstLine="0"/>
              <w:jc w:val="center"/>
              <w:rPr>
                <w:del w:id="2284" w:author="Fa'te" w:date="2026-09-18T16:12:59Z"/>
              </w:rPr>
            </w:pPr>
            <w:del w:id="2285" w:author="Fa'te" w:date="2026-09-18T16:12:59Z">
              <w:r>
                <w:rPr>
                  <w:rFonts w:ascii="Times New Roman" w:hAnsi="Times New Roman" w:eastAsia="宋体" w:cs="Times New Roman"/>
                  <w:b/>
                  <w:color w:val="000000"/>
                  <w:sz w:val="16"/>
                </w:rPr>
                <w:delText>61.28</w:delText>
              </w:r>
            </w:del>
          </w:p>
        </w:tc>
        <w:tc>
          <w:tcPr>
            <w:tcW w:w="644" w:type="dxa"/>
            <w:gridSpan w:val="2"/>
            <w:vAlign w:val="center"/>
          </w:tcPr>
          <w:p w14:paraId="2E8AE3DB">
            <w:pPr>
              <w:keepNext/>
              <w:keepLines/>
              <w:spacing w:before="0" w:after="0" w:line="264" w:lineRule="auto"/>
              <w:ind w:left="0" w:right="0" w:firstLine="0"/>
              <w:jc w:val="center"/>
              <w:rPr>
                <w:del w:id="2286" w:author="Fa'te" w:date="2026-09-18T16:12:59Z"/>
              </w:rPr>
            </w:pPr>
            <w:del w:id="2287" w:author="Fa'te" w:date="2026-09-18T16:12:59Z">
              <w:r>
                <w:rPr>
                  <w:rFonts w:ascii="Times New Roman" w:hAnsi="Times New Roman" w:eastAsia="宋体" w:cs="Times New Roman"/>
                  <w:b/>
                  <w:color w:val="000000"/>
                  <w:sz w:val="16"/>
                </w:rPr>
                <w:delText>51.74</w:delText>
              </w:r>
            </w:del>
          </w:p>
        </w:tc>
        <w:tc>
          <w:tcPr>
            <w:tcW w:w="644" w:type="dxa"/>
            <w:gridSpan w:val="2"/>
            <w:vAlign w:val="center"/>
          </w:tcPr>
          <w:p w14:paraId="7D97C10B">
            <w:pPr>
              <w:keepNext/>
              <w:keepLines/>
              <w:spacing w:before="0" w:after="0" w:line="264" w:lineRule="auto"/>
              <w:ind w:left="0" w:right="0" w:firstLine="0"/>
              <w:jc w:val="center"/>
              <w:rPr>
                <w:del w:id="2288" w:author="Fa'te" w:date="2026-09-18T16:12:59Z"/>
              </w:rPr>
            </w:pPr>
            <w:del w:id="2289" w:author="Fa'te" w:date="2026-09-18T16:12:59Z">
              <w:r>
                <w:rPr>
                  <w:rFonts w:ascii="Times New Roman" w:hAnsi="Times New Roman" w:eastAsia="宋体" w:cs="Times New Roman"/>
                  <w:b/>
                  <w:color w:val="000000"/>
                  <w:sz w:val="16"/>
                </w:rPr>
                <w:delText>44.10</w:delText>
              </w:r>
            </w:del>
          </w:p>
        </w:tc>
        <w:tc>
          <w:tcPr>
            <w:tcW w:w="644" w:type="dxa"/>
            <w:gridSpan w:val="2"/>
            <w:vAlign w:val="center"/>
          </w:tcPr>
          <w:p w14:paraId="30B85885">
            <w:pPr>
              <w:keepNext/>
              <w:keepLines/>
              <w:spacing w:before="0" w:after="0" w:line="264" w:lineRule="auto"/>
              <w:ind w:left="0" w:right="0" w:firstLine="0"/>
              <w:jc w:val="center"/>
              <w:rPr>
                <w:del w:id="2290" w:author="Fa'te" w:date="2026-09-18T16:12:59Z"/>
              </w:rPr>
            </w:pPr>
            <w:del w:id="2291" w:author="Fa'te" w:date="2026-09-18T16:12:59Z">
              <w:r>
                <w:rPr>
                  <w:rFonts w:ascii="Times New Roman" w:hAnsi="Times New Roman" w:eastAsia="宋体" w:cs="Times New Roman"/>
                  <w:b/>
                  <w:color w:val="000000"/>
                  <w:sz w:val="16"/>
                </w:rPr>
                <w:delText>24.43</w:delText>
              </w:r>
            </w:del>
          </w:p>
        </w:tc>
        <w:tc>
          <w:tcPr>
            <w:tcW w:w="644" w:type="dxa"/>
            <w:gridSpan w:val="2"/>
            <w:vAlign w:val="center"/>
          </w:tcPr>
          <w:p w14:paraId="786DDAD4">
            <w:pPr>
              <w:keepNext/>
              <w:keepLines/>
              <w:spacing w:before="0" w:after="0" w:line="264" w:lineRule="auto"/>
              <w:ind w:left="0" w:right="0" w:firstLine="0"/>
              <w:jc w:val="center"/>
              <w:rPr>
                <w:del w:id="2292" w:author="Fa'te" w:date="2026-09-18T16:12:59Z"/>
              </w:rPr>
            </w:pPr>
            <w:del w:id="2293" w:author="Fa'te" w:date="2026-09-18T16:12:59Z">
              <w:r>
                <w:rPr>
                  <w:rFonts w:ascii="Times New Roman" w:hAnsi="Times New Roman" w:eastAsia="宋体" w:cs="Times New Roman"/>
                  <w:b/>
                  <w:color w:val="000000"/>
                  <w:sz w:val="16"/>
                </w:rPr>
                <w:delText>31.44</w:delText>
              </w:r>
            </w:del>
          </w:p>
        </w:tc>
        <w:tc>
          <w:tcPr>
            <w:tcW w:w="644" w:type="dxa"/>
            <w:gridSpan w:val="3"/>
            <w:vAlign w:val="center"/>
          </w:tcPr>
          <w:p w14:paraId="247EFA19">
            <w:pPr>
              <w:keepNext/>
              <w:keepLines/>
              <w:spacing w:before="0" w:after="0" w:line="264" w:lineRule="auto"/>
              <w:ind w:left="0" w:right="0" w:firstLine="0"/>
              <w:jc w:val="center"/>
              <w:rPr>
                <w:del w:id="2294" w:author="Fa'te" w:date="2026-09-18T16:12:59Z"/>
              </w:rPr>
            </w:pPr>
            <w:del w:id="2295" w:author="Fa'te" w:date="2026-09-18T16:12:59Z">
              <w:r>
                <w:rPr>
                  <w:rFonts w:ascii="Times New Roman" w:hAnsi="Times New Roman" w:eastAsia="宋体" w:cs="Times New Roman"/>
                  <w:b/>
                  <w:color w:val="000000"/>
                  <w:sz w:val="16"/>
                </w:rPr>
                <w:delText>25.21</w:delText>
              </w:r>
            </w:del>
          </w:p>
        </w:tc>
      </w:tr>
      <w:tr w14:paraId="284E5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jc w:val="center"/>
          <w:del w:id="2296" w:author="Fa'te" w:date="2026-09-18T16:12:59Z"/>
        </w:trPr>
        <w:tc>
          <w:tcPr>
            <w:tcW w:w="580" w:type="dxa"/>
            <w:tcBorders>
              <w:bottom w:val="single" w:color="000000" w:sz="10" w:space="0"/>
            </w:tcBorders>
            <w:vAlign w:val="center"/>
          </w:tcPr>
          <w:p w14:paraId="2E741470">
            <w:pPr>
              <w:keepNext w:val="0"/>
              <w:keepLines/>
              <w:spacing w:before="0" w:after="0" w:line="264" w:lineRule="auto"/>
              <w:ind w:left="0" w:right="0" w:firstLine="0"/>
              <w:jc w:val="center"/>
              <w:rPr>
                <w:del w:id="2297" w:author="Fa'te" w:date="2026-09-18T16:12:59Z"/>
              </w:rPr>
            </w:pPr>
            <w:del w:id="2298" w:author="Fa'te" w:date="2026-09-18T16:12:59Z">
              <w:r>
                <w:rPr>
                  <w:rFonts w:ascii="Times New Roman" w:hAnsi="Times New Roman" w:eastAsia="宋体" w:cs="Times New Roman"/>
                  <w:color w:val="000000"/>
                  <w:sz w:val="16"/>
                </w:rPr>
                <w:delText>9</w:delText>
              </w:r>
            </w:del>
          </w:p>
        </w:tc>
        <w:tc>
          <w:tcPr>
            <w:tcW w:w="644" w:type="dxa"/>
            <w:tcBorders>
              <w:bottom w:val="single" w:color="000000" w:sz="10" w:space="0"/>
            </w:tcBorders>
            <w:vAlign w:val="center"/>
          </w:tcPr>
          <w:p w14:paraId="7020A8D5">
            <w:pPr>
              <w:keepNext w:val="0"/>
              <w:keepLines/>
              <w:spacing w:before="0" w:after="0" w:line="264" w:lineRule="auto"/>
              <w:ind w:left="0" w:right="0" w:firstLine="0"/>
              <w:jc w:val="center"/>
              <w:rPr>
                <w:del w:id="2299" w:author="Fa'te" w:date="2026-09-18T16:12:59Z"/>
              </w:rPr>
            </w:pPr>
            <w:del w:id="2300" w:author="Fa'te" w:date="2026-09-18T16:12:59Z">
              <w:r>
                <w:rPr>
                  <w:rFonts w:ascii="Times New Roman" w:hAnsi="Times New Roman" w:eastAsia="宋体" w:cs="Times New Roman"/>
                  <w:color w:val="000000"/>
                  <w:sz w:val="16"/>
                  <w:u w:val="single"/>
                </w:rPr>
                <w:delText>33.99</w:delText>
              </w:r>
            </w:del>
          </w:p>
        </w:tc>
        <w:tc>
          <w:tcPr>
            <w:tcW w:w="644" w:type="dxa"/>
            <w:gridSpan w:val="2"/>
            <w:tcBorders>
              <w:bottom w:val="single" w:color="000000" w:sz="10" w:space="0"/>
            </w:tcBorders>
            <w:vAlign w:val="center"/>
          </w:tcPr>
          <w:p w14:paraId="2751CAF8">
            <w:pPr>
              <w:keepNext w:val="0"/>
              <w:keepLines/>
              <w:spacing w:before="0" w:after="0" w:line="264" w:lineRule="auto"/>
              <w:ind w:left="0" w:right="0" w:firstLine="0"/>
              <w:jc w:val="center"/>
              <w:rPr>
                <w:del w:id="2301" w:author="Fa'te" w:date="2026-09-18T16:12:59Z"/>
              </w:rPr>
            </w:pPr>
            <w:del w:id="2302" w:author="Fa'te" w:date="2026-09-18T16:12:59Z">
              <w:r>
                <w:rPr>
                  <w:rFonts w:ascii="Times New Roman" w:hAnsi="Times New Roman" w:eastAsia="宋体" w:cs="Times New Roman"/>
                  <w:color w:val="000000"/>
                  <w:sz w:val="16"/>
                  <w:u w:val="single"/>
                </w:rPr>
                <w:delText>11.75</w:delText>
              </w:r>
            </w:del>
          </w:p>
        </w:tc>
        <w:tc>
          <w:tcPr>
            <w:tcW w:w="644" w:type="dxa"/>
            <w:gridSpan w:val="2"/>
            <w:tcBorders>
              <w:bottom w:val="single" w:color="000000" w:sz="10" w:space="0"/>
            </w:tcBorders>
            <w:vAlign w:val="center"/>
          </w:tcPr>
          <w:p w14:paraId="5C7118AA">
            <w:pPr>
              <w:keepNext w:val="0"/>
              <w:keepLines/>
              <w:spacing w:before="0" w:after="0" w:line="264" w:lineRule="auto"/>
              <w:ind w:left="0" w:right="0" w:firstLine="0"/>
              <w:jc w:val="center"/>
              <w:rPr>
                <w:del w:id="2303" w:author="Fa'te" w:date="2026-09-18T16:12:59Z"/>
              </w:rPr>
            </w:pPr>
            <w:del w:id="2304" w:author="Fa'te" w:date="2026-09-18T16:12:59Z">
              <w:r>
                <w:rPr>
                  <w:rFonts w:ascii="Times New Roman" w:hAnsi="Times New Roman" w:eastAsia="宋体" w:cs="Times New Roman"/>
                  <w:color w:val="000000"/>
                  <w:sz w:val="16"/>
                  <w:u w:val="single"/>
                </w:rPr>
                <w:delText>17.46</w:delText>
              </w:r>
            </w:del>
          </w:p>
        </w:tc>
        <w:tc>
          <w:tcPr>
            <w:tcW w:w="644" w:type="dxa"/>
            <w:gridSpan w:val="2"/>
            <w:tcBorders>
              <w:bottom w:val="single" w:color="000000" w:sz="10" w:space="0"/>
            </w:tcBorders>
            <w:vAlign w:val="center"/>
          </w:tcPr>
          <w:p w14:paraId="6DD32E26">
            <w:pPr>
              <w:keepNext w:val="0"/>
              <w:keepLines/>
              <w:spacing w:before="0" w:after="0" w:line="264" w:lineRule="auto"/>
              <w:ind w:left="0" w:right="0" w:firstLine="0"/>
              <w:jc w:val="center"/>
              <w:rPr>
                <w:del w:id="2305" w:author="Fa'te" w:date="2026-09-18T16:12:59Z"/>
              </w:rPr>
            </w:pPr>
            <w:del w:id="2306" w:author="Fa'te" w:date="2026-09-18T16:12:59Z">
              <w:r>
                <w:rPr>
                  <w:rFonts w:ascii="Times New Roman" w:hAnsi="Times New Roman" w:eastAsia="宋体" w:cs="Times New Roman"/>
                  <w:color w:val="000000"/>
                  <w:sz w:val="16"/>
                  <w:u w:val="single"/>
                </w:rPr>
                <w:delText>12.73</w:delText>
              </w:r>
            </w:del>
          </w:p>
        </w:tc>
        <w:tc>
          <w:tcPr>
            <w:tcW w:w="644" w:type="dxa"/>
            <w:gridSpan w:val="2"/>
            <w:tcBorders>
              <w:bottom w:val="single" w:color="000000" w:sz="10" w:space="0"/>
            </w:tcBorders>
            <w:vAlign w:val="center"/>
          </w:tcPr>
          <w:p w14:paraId="6953E82D">
            <w:pPr>
              <w:keepNext w:val="0"/>
              <w:keepLines/>
              <w:spacing w:before="0" w:after="0" w:line="264" w:lineRule="auto"/>
              <w:ind w:left="0" w:right="0" w:firstLine="0"/>
              <w:jc w:val="center"/>
              <w:rPr>
                <w:del w:id="2307" w:author="Fa'te" w:date="2026-09-18T16:12:59Z"/>
              </w:rPr>
            </w:pPr>
            <w:del w:id="2308" w:author="Fa'te" w:date="2026-09-18T16:12:59Z">
              <w:r>
                <w:rPr>
                  <w:rFonts w:ascii="Times New Roman" w:hAnsi="Times New Roman" w:eastAsia="宋体" w:cs="Times New Roman"/>
                  <w:color w:val="000000"/>
                  <w:sz w:val="16"/>
                  <w:u w:val="single"/>
                </w:rPr>
                <w:delText>84.48</w:delText>
              </w:r>
            </w:del>
          </w:p>
        </w:tc>
        <w:tc>
          <w:tcPr>
            <w:tcW w:w="644" w:type="dxa"/>
            <w:gridSpan w:val="2"/>
            <w:tcBorders>
              <w:bottom w:val="single" w:color="000000" w:sz="10" w:space="0"/>
            </w:tcBorders>
            <w:vAlign w:val="center"/>
          </w:tcPr>
          <w:p w14:paraId="43BCD360">
            <w:pPr>
              <w:keepNext w:val="0"/>
              <w:keepLines/>
              <w:spacing w:before="0" w:after="0" w:line="264" w:lineRule="auto"/>
              <w:ind w:left="0" w:right="0" w:firstLine="0"/>
              <w:jc w:val="center"/>
              <w:rPr>
                <w:del w:id="2309" w:author="Fa'te" w:date="2026-09-18T16:12:59Z"/>
              </w:rPr>
            </w:pPr>
            <w:del w:id="2310" w:author="Fa'te" w:date="2026-09-18T16:12:59Z">
              <w:r>
                <w:rPr>
                  <w:rFonts w:ascii="Times New Roman" w:hAnsi="Times New Roman" w:eastAsia="宋体" w:cs="Times New Roman"/>
                  <w:color w:val="000000"/>
                  <w:sz w:val="16"/>
                  <w:u w:val="single"/>
                </w:rPr>
                <w:delText>47.77</w:delText>
              </w:r>
            </w:del>
          </w:p>
        </w:tc>
        <w:tc>
          <w:tcPr>
            <w:tcW w:w="644" w:type="dxa"/>
            <w:gridSpan w:val="3"/>
            <w:tcBorders>
              <w:bottom w:val="single" w:color="000000" w:sz="10" w:space="0"/>
            </w:tcBorders>
            <w:vAlign w:val="center"/>
          </w:tcPr>
          <w:p w14:paraId="55D01D3C">
            <w:pPr>
              <w:keepNext w:val="0"/>
              <w:keepLines/>
              <w:spacing w:before="0" w:after="0" w:line="264" w:lineRule="auto"/>
              <w:ind w:left="0" w:right="0" w:firstLine="0"/>
              <w:jc w:val="center"/>
              <w:rPr>
                <w:del w:id="2311" w:author="Fa'te" w:date="2026-09-18T16:12:59Z"/>
              </w:rPr>
            </w:pPr>
            <w:del w:id="2312" w:author="Fa'te" w:date="2026-09-18T16:12:59Z">
              <w:r>
                <w:rPr>
                  <w:rFonts w:ascii="Times New Roman" w:hAnsi="Times New Roman" w:eastAsia="宋体" w:cs="Times New Roman"/>
                  <w:color w:val="000000"/>
                  <w:sz w:val="16"/>
                  <w:u w:val="single"/>
                </w:rPr>
                <w:delText>61.03</w:delText>
              </w:r>
            </w:del>
          </w:p>
        </w:tc>
        <w:tc>
          <w:tcPr>
            <w:tcW w:w="644" w:type="dxa"/>
            <w:gridSpan w:val="2"/>
            <w:tcBorders>
              <w:bottom w:val="single" w:color="000000" w:sz="10" w:space="0"/>
            </w:tcBorders>
            <w:vAlign w:val="center"/>
          </w:tcPr>
          <w:p w14:paraId="40B0CCC2">
            <w:pPr>
              <w:keepNext w:val="0"/>
              <w:keepLines/>
              <w:spacing w:before="0" w:after="0" w:line="264" w:lineRule="auto"/>
              <w:ind w:left="0" w:right="0" w:firstLine="0"/>
              <w:jc w:val="center"/>
              <w:rPr>
                <w:del w:id="2313" w:author="Fa'te" w:date="2026-09-18T16:12:59Z"/>
              </w:rPr>
            </w:pPr>
            <w:del w:id="2314" w:author="Fa'te" w:date="2026-09-18T16:12:59Z">
              <w:r>
                <w:rPr>
                  <w:rFonts w:ascii="Times New Roman" w:hAnsi="Times New Roman" w:eastAsia="宋体" w:cs="Times New Roman"/>
                  <w:color w:val="000000"/>
                  <w:sz w:val="16"/>
                  <w:u w:val="single"/>
                </w:rPr>
                <w:delText>51.48</w:delText>
              </w:r>
            </w:del>
          </w:p>
        </w:tc>
        <w:tc>
          <w:tcPr>
            <w:tcW w:w="644" w:type="dxa"/>
            <w:gridSpan w:val="2"/>
            <w:tcBorders>
              <w:bottom w:val="single" w:color="000000" w:sz="10" w:space="0"/>
            </w:tcBorders>
            <w:vAlign w:val="center"/>
          </w:tcPr>
          <w:p w14:paraId="64556D9C">
            <w:pPr>
              <w:keepNext w:val="0"/>
              <w:keepLines/>
              <w:spacing w:before="0" w:after="0" w:line="264" w:lineRule="auto"/>
              <w:ind w:left="0" w:right="0" w:firstLine="0"/>
              <w:jc w:val="center"/>
              <w:rPr>
                <w:del w:id="2315" w:author="Fa'te" w:date="2026-09-18T16:12:59Z"/>
              </w:rPr>
            </w:pPr>
            <w:del w:id="2316" w:author="Fa'te" w:date="2026-09-18T16:12:59Z">
              <w:r>
                <w:rPr>
                  <w:rFonts w:ascii="Times New Roman" w:hAnsi="Times New Roman" w:eastAsia="宋体" w:cs="Times New Roman"/>
                  <w:color w:val="000000"/>
                  <w:sz w:val="16"/>
                  <w:u w:val="single"/>
                </w:rPr>
                <w:delText>43.97</w:delText>
              </w:r>
            </w:del>
          </w:p>
        </w:tc>
        <w:tc>
          <w:tcPr>
            <w:tcW w:w="644" w:type="dxa"/>
            <w:gridSpan w:val="2"/>
            <w:tcBorders>
              <w:bottom w:val="single" w:color="000000" w:sz="10" w:space="0"/>
            </w:tcBorders>
            <w:vAlign w:val="center"/>
          </w:tcPr>
          <w:p w14:paraId="6E0E4EC3">
            <w:pPr>
              <w:keepNext w:val="0"/>
              <w:keepLines/>
              <w:spacing w:before="0" w:after="0" w:line="264" w:lineRule="auto"/>
              <w:ind w:left="0" w:right="0" w:firstLine="0"/>
              <w:jc w:val="center"/>
              <w:rPr>
                <w:del w:id="2317" w:author="Fa'te" w:date="2026-09-18T16:12:59Z"/>
              </w:rPr>
            </w:pPr>
            <w:del w:id="2318" w:author="Fa'te" w:date="2026-09-18T16:12:59Z">
              <w:r>
                <w:rPr>
                  <w:rFonts w:ascii="Times New Roman" w:hAnsi="Times New Roman" w:eastAsia="宋体" w:cs="Times New Roman"/>
                  <w:color w:val="000000"/>
                  <w:sz w:val="16"/>
                  <w:u w:val="single"/>
                </w:rPr>
                <w:delText>24.15</w:delText>
              </w:r>
            </w:del>
          </w:p>
        </w:tc>
        <w:tc>
          <w:tcPr>
            <w:tcW w:w="644" w:type="dxa"/>
            <w:gridSpan w:val="2"/>
            <w:tcBorders>
              <w:bottom w:val="single" w:color="000000" w:sz="10" w:space="0"/>
            </w:tcBorders>
            <w:vAlign w:val="center"/>
          </w:tcPr>
          <w:p w14:paraId="7E2747DB">
            <w:pPr>
              <w:keepNext w:val="0"/>
              <w:keepLines/>
              <w:spacing w:before="0" w:after="0" w:line="264" w:lineRule="auto"/>
              <w:ind w:left="0" w:right="0" w:firstLine="0"/>
              <w:jc w:val="center"/>
              <w:rPr>
                <w:del w:id="2319" w:author="Fa'te" w:date="2026-09-18T16:12:59Z"/>
              </w:rPr>
            </w:pPr>
            <w:del w:id="2320" w:author="Fa'te" w:date="2026-09-18T16:12:59Z">
              <w:r>
                <w:rPr>
                  <w:rFonts w:ascii="Times New Roman" w:hAnsi="Times New Roman" w:eastAsia="宋体" w:cs="Times New Roman"/>
                  <w:color w:val="000000"/>
                  <w:sz w:val="16"/>
                  <w:u w:val="single"/>
                </w:rPr>
                <w:delText>31.18</w:delText>
              </w:r>
            </w:del>
          </w:p>
        </w:tc>
        <w:tc>
          <w:tcPr>
            <w:tcW w:w="644" w:type="dxa"/>
            <w:gridSpan w:val="3"/>
            <w:tcBorders>
              <w:bottom w:val="single" w:color="000000" w:sz="10" w:space="0"/>
            </w:tcBorders>
            <w:vAlign w:val="center"/>
          </w:tcPr>
          <w:p w14:paraId="5DD2C711">
            <w:pPr>
              <w:keepNext w:val="0"/>
              <w:keepLines/>
              <w:spacing w:before="0" w:after="0" w:line="264" w:lineRule="auto"/>
              <w:ind w:left="0" w:right="0" w:firstLine="0"/>
              <w:jc w:val="center"/>
              <w:rPr>
                <w:del w:id="2321" w:author="Fa'te" w:date="2026-09-18T16:12:59Z"/>
              </w:rPr>
            </w:pPr>
            <w:del w:id="2322" w:author="Fa'te" w:date="2026-09-18T16:12:59Z">
              <w:r>
                <w:rPr>
                  <w:rFonts w:ascii="Times New Roman" w:hAnsi="Times New Roman" w:eastAsia="宋体" w:cs="Times New Roman"/>
                  <w:color w:val="000000"/>
                  <w:sz w:val="16"/>
                  <w:u w:val="single"/>
                </w:rPr>
                <w:delText>25.03</w:delText>
              </w:r>
            </w:del>
          </w:p>
        </w:tc>
      </w:tr>
      <w:tr w14:paraId="05F53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7" w:type="dxa"/>
          <w:cantSplit/>
          <w:tblHeader/>
          <w:jc w:val="center"/>
          <w:ins w:id="2323" w:author="Fa'te" w:date="2026-09-18T16:13:00Z"/>
        </w:trPr>
        <w:tc>
          <w:tcPr>
            <w:tcW w:w="1843" w:type="dxa"/>
            <w:gridSpan w:val="4"/>
            <w:vMerge w:val="restart"/>
            <w:tcBorders>
              <w:top w:val="single" w:color="000000" w:sz="10" w:space="0"/>
              <w:bottom w:val="single" w:color="000000" w:sz="6" w:space="0"/>
            </w:tcBorders>
            <w:vAlign w:val="center"/>
          </w:tcPr>
          <w:p w14:paraId="4E4AA295">
            <w:pPr>
              <w:keepNext/>
              <w:keepLines/>
              <w:spacing w:before="0" w:after="0" w:line="252" w:lineRule="auto"/>
              <w:ind w:left="0" w:right="0" w:firstLine="0"/>
              <w:jc w:val="center"/>
              <w:rPr>
                <w:ins w:id="2324" w:author="Fa'te" w:date="2026-09-18T16:13:00Z"/>
              </w:rPr>
            </w:pPr>
            <w:ins w:id="2325" w:author="Fa'te" w:date="2026-09-18T16:13:00Z">
              <w:r>
                <w:rPr>
                  <w:rFonts w:ascii="Times New Roman" w:hAnsi="Times New Roman" w:eastAsia="宋体" w:cs="Times New Roman"/>
                  <w:b/>
                  <w:i w:val="0"/>
                  <w:color w:val="000000"/>
                  <w:sz w:val="17"/>
                </w:rPr>
                <w:t>专家数</w:t>
              </w:r>
            </w:ins>
            <m:oMath>
              <w:ins w:id="2326" w:author="Fa'te" w:date="2026-09-18T16:13:00Z">
                <m:r>
                  <m:rPr/>
                  <w:rPr>
                    <w:sz w:val="17"/>
                  </w:rPr>
                  <m:t>E</m:t>
                </m:r>
              </w:ins>
            </m:oMath>
          </w:p>
        </w:tc>
        <w:tc>
          <w:tcPr>
            <w:tcW w:w="2156" w:type="dxa"/>
            <w:gridSpan w:val="8"/>
            <w:tcBorders>
              <w:top w:val="single" w:color="000000" w:sz="10" w:space="0"/>
            </w:tcBorders>
            <w:vAlign w:val="center"/>
          </w:tcPr>
          <w:p w14:paraId="749A5D9F">
            <w:pPr>
              <w:keepNext/>
              <w:keepLines/>
              <w:spacing w:before="0" w:after="0" w:line="252" w:lineRule="auto"/>
              <w:ind w:left="0" w:right="0" w:firstLine="0"/>
              <w:jc w:val="center"/>
              <w:rPr>
                <w:ins w:id="2327" w:author="Fa'te" w:date="2026-09-18T16:13:00Z"/>
              </w:rPr>
            </w:pPr>
            <w:ins w:id="2328" w:author="Fa'te" w:date="2026-09-18T16:13:00Z">
              <w:r>
                <w:rPr>
                  <w:rFonts w:ascii="Times New Roman" w:hAnsi="Times New Roman" w:eastAsia="宋体" w:cs="Times New Roman"/>
                  <w:b/>
                  <w:i w:val="0"/>
                  <w:color w:val="000000"/>
                  <w:sz w:val="17"/>
                </w:rPr>
                <w:t>VGGSound-GZSL</w:t>
              </w:r>
            </w:ins>
            <w:ins w:id="2329" w:author="Fa'te" w:date="2026-09-18T16:13:00Z">
              <w:r>
                <w:rPr>
                  <w:rFonts w:ascii="Times New Roman" w:hAnsi="Times New Roman" w:eastAsia="宋体" w:cs="Times New Roman"/>
                  <w:b/>
                  <w:i/>
                  <w:color w:val="000000"/>
                  <w:sz w:val="17"/>
                  <w:vertAlign w:val="superscript"/>
                </w:rPr>
                <w:t>cls</w:t>
              </w:r>
            </w:ins>
          </w:p>
        </w:tc>
        <w:tc>
          <w:tcPr>
            <w:tcW w:w="2156" w:type="dxa"/>
            <w:gridSpan w:val="7"/>
            <w:tcBorders>
              <w:top w:val="single" w:color="000000" w:sz="10" w:space="0"/>
            </w:tcBorders>
            <w:vAlign w:val="center"/>
          </w:tcPr>
          <w:p w14:paraId="204381CA">
            <w:pPr>
              <w:keepNext/>
              <w:keepLines/>
              <w:spacing w:before="0" w:after="0" w:line="252" w:lineRule="auto"/>
              <w:ind w:left="0" w:right="0" w:firstLine="0"/>
              <w:jc w:val="center"/>
              <w:rPr>
                <w:ins w:id="2330" w:author="Fa'te" w:date="2026-09-18T16:13:00Z"/>
              </w:rPr>
            </w:pPr>
            <w:ins w:id="2331" w:author="Fa'te" w:date="2026-09-18T16:13:00Z">
              <w:r>
                <w:rPr>
                  <w:rFonts w:ascii="Times New Roman" w:hAnsi="Times New Roman" w:eastAsia="宋体" w:cs="Times New Roman"/>
                  <w:b/>
                  <w:i w:val="0"/>
                  <w:color w:val="000000"/>
                  <w:sz w:val="17"/>
                </w:rPr>
                <w:t>UCF-GZSL</w:t>
              </w:r>
            </w:ins>
            <w:ins w:id="2332" w:author="Fa'te" w:date="2026-09-18T16:13:00Z">
              <w:r>
                <w:rPr>
                  <w:rFonts w:ascii="Times New Roman" w:hAnsi="Times New Roman" w:eastAsia="宋体" w:cs="Times New Roman"/>
                  <w:b/>
                  <w:i/>
                  <w:color w:val="000000"/>
                  <w:sz w:val="17"/>
                  <w:vertAlign w:val="superscript"/>
                </w:rPr>
                <w:t>cls</w:t>
              </w:r>
            </w:ins>
          </w:p>
        </w:tc>
        <w:tc>
          <w:tcPr>
            <w:tcW w:w="2156" w:type="dxa"/>
            <w:gridSpan w:val="7"/>
            <w:tcBorders>
              <w:top w:val="single" w:color="000000" w:sz="10" w:space="0"/>
            </w:tcBorders>
            <w:vAlign w:val="center"/>
          </w:tcPr>
          <w:p w14:paraId="7126D99C">
            <w:pPr>
              <w:keepNext/>
              <w:keepLines/>
              <w:spacing w:before="0" w:after="0" w:line="252" w:lineRule="auto"/>
              <w:ind w:left="0" w:right="0" w:firstLine="0"/>
              <w:jc w:val="center"/>
              <w:rPr>
                <w:ins w:id="2333" w:author="Fa'te" w:date="2026-09-18T16:13:00Z"/>
              </w:rPr>
            </w:pPr>
            <w:ins w:id="2334" w:author="Fa'te" w:date="2026-09-18T16:13:00Z">
              <w:r>
                <w:rPr>
                  <w:rFonts w:ascii="Times New Roman" w:hAnsi="Times New Roman" w:eastAsia="宋体" w:cs="Times New Roman"/>
                  <w:b/>
                  <w:i w:val="0"/>
                  <w:color w:val="000000"/>
                  <w:sz w:val="17"/>
                </w:rPr>
                <w:t>ActivityNet-GZSL</w:t>
              </w:r>
            </w:ins>
            <w:ins w:id="2335" w:author="Fa'te" w:date="2026-09-18T16:13:00Z">
              <w:r>
                <w:rPr>
                  <w:rFonts w:ascii="Times New Roman" w:hAnsi="Times New Roman" w:eastAsia="宋体" w:cs="Times New Roman"/>
                  <w:b/>
                  <w:i/>
                  <w:color w:val="000000"/>
                  <w:sz w:val="17"/>
                  <w:vertAlign w:val="superscript"/>
                </w:rPr>
                <w:t>cls</w:t>
              </w:r>
            </w:ins>
          </w:p>
        </w:tc>
      </w:tr>
      <w:tr w14:paraId="7EE6F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7" w:type="dxa"/>
          <w:cantSplit/>
          <w:tblHeader/>
          <w:jc w:val="center"/>
          <w:ins w:id="2336" w:author="Fa'te" w:date="2026-09-18T16:13:00Z"/>
        </w:trPr>
        <w:tc>
          <w:tcPr>
            <w:tcW w:w="1843" w:type="dxa"/>
            <w:gridSpan w:val="4"/>
            <w:vMerge w:val="continue"/>
            <w:vAlign w:val="center"/>
          </w:tcPr>
          <w:p w14:paraId="517A7677">
            <w:pPr>
              <w:keepNext/>
              <w:keepLines/>
              <w:spacing w:before="0" w:after="0" w:line="252" w:lineRule="auto"/>
              <w:ind w:left="0" w:right="0" w:firstLine="0"/>
              <w:jc w:val="center"/>
              <w:rPr>
                <w:ins w:id="2337" w:author="Fa'te" w:date="2026-09-18T16:13:00Z"/>
              </w:rPr>
            </w:pPr>
          </w:p>
        </w:tc>
        <w:tc>
          <w:tcPr>
            <w:tcW w:w="539" w:type="dxa"/>
            <w:gridSpan w:val="2"/>
            <w:tcBorders>
              <w:bottom w:val="single" w:color="000000" w:sz="6" w:space="0"/>
            </w:tcBorders>
            <w:vAlign w:val="center"/>
          </w:tcPr>
          <w:p w14:paraId="3D5FABC9">
            <w:pPr>
              <w:keepNext/>
              <w:keepLines/>
              <w:spacing w:before="0" w:after="0" w:line="252" w:lineRule="auto"/>
              <w:ind w:left="0" w:right="0" w:firstLine="0"/>
              <w:jc w:val="center"/>
              <w:rPr>
                <w:ins w:id="2338" w:author="Fa'te" w:date="2026-09-18T16:13:00Z"/>
              </w:rPr>
            </w:pPr>
            <w:ins w:id="2339" w:author="Fa'te" w:date="2026-09-18T16:13:00Z">
              <w:r>
                <w:rPr>
                  <w:rFonts w:ascii="Times New Roman" w:hAnsi="Times New Roman" w:eastAsia="宋体" w:cs="Times New Roman"/>
                  <w:b/>
                  <w:i w:val="0"/>
                  <w:color w:val="000000"/>
                  <w:sz w:val="17"/>
                </w:rPr>
                <w:t>S</w:t>
              </w:r>
            </w:ins>
          </w:p>
        </w:tc>
        <w:tc>
          <w:tcPr>
            <w:tcW w:w="539" w:type="dxa"/>
            <w:gridSpan w:val="2"/>
            <w:tcBorders>
              <w:bottom w:val="single" w:color="000000" w:sz="6" w:space="0"/>
            </w:tcBorders>
            <w:vAlign w:val="center"/>
          </w:tcPr>
          <w:p w14:paraId="33378BC2">
            <w:pPr>
              <w:keepNext/>
              <w:keepLines/>
              <w:spacing w:before="0" w:after="0" w:line="252" w:lineRule="auto"/>
              <w:ind w:left="0" w:right="0" w:firstLine="0"/>
              <w:jc w:val="center"/>
              <w:rPr>
                <w:ins w:id="2340" w:author="Fa'te" w:date="2026-09-18T16:13:00Z"/>
              </w:rPr>
            </w:pPr>
            <w:ins w:id="2341" w:author="Fa'te" w:date="2026-09-18T16:13:00Z">
              <w:r>
                <w:rPr>
                  <w:rFonts w:ascii="Times New Roman" w:hAnsi="Times New Roman" w:eastAsia="宋体" w:cs="Times New Roman"/>
                  <w:b/>
                  <w:i w:val="0"/>
                  <w:color w:val="000000"/>
                  <w:sz w:val="17"/>
                </w:rPr>
                <w:t>U</w:t>
              </w:r>
            </w:ins>
          </w:p>
        </w:tc>
        <w:tc>
          <w:tcPr>
            <w:tcW w:w="539" w:type="dxa"/>
            <w:gridSpan w:val="2"/>
            <w:tcBorders>
              <w:bottom w:val="single" w:color="000000" w:sz="6" w:space="0"/>
            </w:tcBorders>
            <w:vAlign w:val="center"/>
          </w:tcPr>
          <w:p w14:paraId="38680772">
            <w:pPr>
              <w:keepNext/>
              <w:keepLines/>
              <w:spacing w:before="0" w:after="0" w:line="252" w:lineRule="auto"/>
              <w:ind w:left="0" w:right="0" w:firstLine="0"/>
              <w:jc w:val="center"/>
              <w:rPr>
                <w:ins w:id="2342" w:author="Fa'te" w:date="2026-09-18T16:13:00Z"/>
              </w:rPr>
            </w:pPr>
            <w:ins w:id="2343" w:author="Fa'te" w:date="2026-09-18T16:13:00Z">
              <w:r>
                <w:rPr>
                  <w:rFonts w:ascii="Times New Roman" w:hAnsi="Times New Roman" w:eastAsia="宋体" w:cs="Times New Roman"/>
                  <w:b/>
                  <w:i w:val="0"/>
                  <w:color w:val="000000"/>
                  <w:sz w:val="17"/>
                </w:rPr>
                <w:t>HM</w:t>
              </w:r>
            </w:ins>
          </w:p>
        </w:tc>
        <w:tc>
          <w:tcPr>
            <w:tcW w:w="539" w:type="dxa"/>
            <w:gridSpan w:val="2"/>
            <w:tcBorders>
              <w:bottom w:val="single" w:color="000000" w:sz="6" w:space="0"/>
            </w:tcBorders>
            <w:vAlign w:val="center"/>
          </w:tcPr>
          <w:p w14:paraId="3116727A">
            <w:pPr>
              <w:keepNext/>
              <w:keepLines/>
              <w:spacing w:before="0" w:after="0" w:line="252" w:lineRule="auto"/>
              <w:ind w:left="0" w:right="0" w:firstLine="0"/>
              <w:jc w:val="center"/>
              <w:rPr>
                <w:ins w:id="2344" w:author="Fa'te" w:date="2026-09-18T16:13:00Z"/>
              </w:rPr>
            </w:pPr>
            <w:ins w:id="2345" w:author="Fa'te" w:date="2026-09-18T16:13:00Z">
              <w:r>
                <w:rPr>
                  <w:rFonts w:ascii="Times New Roman" w:hAnsi="Times New Roman" w:eastAsia="宋体" w:cs="Times New Roman"/>
                  <w:b/>
                  <w:i w:val="0"/>
                  <w:color w:val="000000"/>
                  <w:sz w:val="17"/>
                </w:rPr>
                <w:t>ZSL</w:t>
              </w:r>
            </w:ins>
          </w:p>
        </w:tc>
        <w:tc>
          <w:tcPr>
            <w:tcW w:w="539" w:type="dxa"/>
            <w:gridSpan w:val="2"/>
            <w:tcBorders>
              <w:bottom w:val="single" w:color="000000" w:sz="6" w:space="0"/>
            </w:tcBorders>
            <w:vAlign w:val="center"/>
          </w:tcPr>
          <w:p w14:paraId="1AD01D2B">
            <w:pPr>
              <w:keepNext/>
              <w:keepLines/>
              <w:spacing w:before="0" w:after="0" w:line="252" w:lineRule="auto"/>
              <w:ind w:left="0" w:right="0" w:firstLine="0"/>
              <w:jc w:val="center"/>
              <w:rPr>
                <w:ins w:id="2346" w:author="Fa'te" w:date="2026-09-18T16:13:00Z"/>
              </w:rPr>
            </w:pPr>
            <w:ins w:id="2347" w:author="Fa'te" w:date="2026-09-18T16:13:00Z">
              <w:r>
                <w:rPr>
                  <w:rFonts w:ascii="Times New Roman" w:hAnsi="Times New Roman" w:eastAsia="宋体" w:cs="Times New Roman"/>
                  <w:b/>
                  <w:i w:val="0"/>
                  <w:color w:val="000000"/>
                  <w:sz w:val="17"/>
                </w:rPr>
                <w:t>S</w:t>
              </w:r>
            </w:ins>
          </w:p>
        </w:tc>
        <w:tc>
          <w:tcPr>
            <w:tcW w:w="539" w:type="dxa"/>
            <w:tcBorders>
              <w:bottom w:val="single" w:color="000000" w:sz="6" w:space="0"/>
            </w:tcBorders>
            <w:vAlign w:val="center"/>
          </w:tcPr>
          <w:p w14:paraId="42E3CDEE">
            <w:pPr>
              <w:keepNext/>
              <w:keepLines/>
              <w:spacing w:before="0" w:after="0" w:line="252" w:lineRule="auto"/>
              <w:ind w:left="0" w:right="0" w:firstLine="0"/>
              <w:jc w:val="center"/>
              <w:rPr>
                <w:ins w:id="2348" w:author="Fa'te" w:date="2026-09-18T16:13:00Z"/>
              </w:rPr>
            </w:pPr>
            <w:ins w:id="2349" w:author="Fa'te" w:date="2026-09-18T16:13:00Z">
              <w:r>
                <w:rPr>
                  <w:rFonts w:ascii="Times New Roman" w:hAnsi="Times New Roman" w:eastAsia="宋体" w:cs="Times New Roman"/>
                  <w:b/>
                  <w:i w:val="0"/>
                  <w:color w:val="000000"/>
                  <w:sz w:val="17"/>
                </w:rPr>
                <w:t>U</w:t>
              </w:r>
            </w:ins>
          </w:p>
        </w:tc>
        <w:tc>
          <w:tcPr>
            <w:tcW w:w="539" w:type="dxa"/>
            <w:gridSpan w:val="2"/>
            <w:tcBorders>
              <w:bottom w:val="single" w:color="000000" w:sz="6" w:space="0"/>
            </w:tcBorders>
            <w:vAlign w:val="center"/>
          </w:tcPr>
          <w:p w14:paraId="18BC0F8B">
            <w:pPr>
              <w:keepNext/>
              <w:keepLines/>
              <w:spacing w:before="0" w:after="0" w:line="252" w:lineRule="auto"/>
              <w:ind w:left="0" w:right="0" w:firstLine="0"/>
              <w:jc w:val="center"/>
              <w:rPr>
                <w:ins w:id="2350" w:author="Fa'te" w:date="2026-09-18T16:13:00Z"/>
              </w:rPr>
            </w:pPr>
            <w:ins w:id="2351" w:author="Fa'te" w:date="2026-09-18T16:13:00Z">
              <w:r>
                <w:rPr>
                  <w:rFonts w:ascii="Times New Roman" w:hAnsi="Times New Roman" w:eastAsia="宋体" w:cs="Times New Roman"/>
                  <w:b/>
                  <w:i w:val="0"/>
                  <w:color w:val="000000"/>
                  <w:sz w:val="17"/>
                </w:rPr>
                <w:t>HM</w:t>
              </w:r>
            </w:ins>
          </w:p>
        </w:tc>
        <w:tc>
          <w:tcPr>
            <w:tcW w:w="539" w:type="dxa"/>
            <w:gridSpan w:val="2"/>
            <w:tcBorders>
              <w:bottom w:val="single" w:color="000000" w:sz="6" w:space="0"/>
            </w:tcBorders>
            <w:vAlign w:val="center"/>
          </w:tcPr>
          <w:p w14:paraId="2951A2FF">
            <w:pPr>
              <w:keepNext/>
              <w:keepLines/>
              <w:spacing w:before="0" w:after="0" w:line="252" w:lineRule="auto"/>
              <w:ind w:left="0" w:right="0" w:firstLine="0"/>
              <w:jc w:val="center"/>
              <w:rPr>
                <w:ins w:id="2352" w:author="Fa'te" w:date="2026-09-18T16:13:00Z"/>
              </w:rPr>
            </w:pPr>
            <w:ins w:id="2353" w:author="Fa'te" w:date="2026-09-18T16:13:00Z">
              <w:r>
                <w:rPr>
                  <w:rFonts w:ascii="Times New Roman" w:hAnsi="Times New Roman" w:eastAsia="宋体" w:cs="Times New Roman"/>
                  <w:b/>
                  <w:i w:val="0"/>
                  <w:color w:val="000000"/>
                  <w:sz w:val="17"/>
                </w:rPr>
                <w:t>ZSL</w:t>
              </w:r>
            </w:ins>
          </w:p>
        </w:tc>
        <w:tc>
          <w:tcPr>
            <w:tcW w:w="539" w:type="dxa"/>
            <w:gridSpan w:val="2"/>
            <w:tcBorders>
              <w:bottom w:val="single" w:color="000000" w:sz="6" w:space="0"/>
            </w:tcBorders>
            <w:vAlign w:val="center"/>
          </w:tcPr>
          <w:p w14:paraId="620617E7">
            <w:pPr>
              <w:keepNext/>
              <w:keepLines/>
              <w:spacing w:before="0" w:after="0" w:line="252" w:lineRule="auto"/>
              <w:ind w:left="0" w:right="0" w:firstLine="0"/>
              <w:jc w:val="center"/>
              <w:rPr>
                <w:ins w:id="2354" w:author="Fa'te" w:date="2026-09-18T16:13:00Z"/>
              </w:rPr>
            </w:pPr>
            <w:ins w:id="2355" w:author="Fa'te" w:date="2026-09-18T16:13:00Z">
              <w:r>
                <w:rPr>
                  <w:rFonts w:ascii="Times New Roman" w:hAnsi="Times New Roman" w:eastAsia="宋体" w:cs="Times New Roman"/>
                  <w:b/>
                  <w:i w:val="0"/>
                  <w:color w:val="000000"/>
                  <w:sz w:val="17"/>
                </w:rPr>
                <w:t>S</w:t>
              </w:r>
            </w:ins>
          </w:p>
        </w:tc>
        <w:tc>
          <w:tcPr>
            <w:tcW w:w="539" w:type="dxa"/>
            <w:gridSpan w:val="2"/>
            <w:tcBorders>
              <w:bottom w:val="single" w:color="000000" w:sz="6" w:space="0"/>
            </w:tcBorders>
            <w:vAlign w:val="center"/>
          </w:tcPr>
          <w:p w14:paraId="76889002">
            <w:pPr>
              <w:keepNext/>
              <w:keepLines/>
              <w:spacing w:before="0" w:after="0" w:line="252" w:lineRule="auto"/>
              <w:ind w:left="0" w:right="0" w:firstLine="0"/>
              <w:jc w:val="center"/>
              <w:rPr>
                <w:ins w:id="2356" w:author="Fa'te" w:date="2026-09-18T16:13:00Z"/>
              </w:rPr>
            </w:pPr>
            <w:ins w:id="2357" w:author="Fa'te" w:date="2026-09-18T16:13:00Z">
              <w:r>
                <w:rPr>
                  <w:rFonts w:ascii="Times New Roman" w:hAnsi="Times New Roman" w:eastAsia="宋体" w:cs="Times New Roman"/>
                  <w:b/>
                  <w:i w:val="0"/>
                  <w:color w:val="000000"/>
                  <w:sz w:val="17"/>
                </w:rPr>
                <w:t>U</w:t>
              </w:r>
            </w:ins>
          </w:p>
        </w:tc>
        <w:tc>
          <w:tcPr>
            <w:tcW w:w="539" w:type="dxa"/>
            <w:gridSpan w:val="2"/>
            <w:tcBorders>
              <w:bottom w:val="single" w:color="000000" w:sz="6" w:space="0"/>
            </w:tcBorders>
            <w:vAlign w:val="center"/>
          </w:tcPr>
          <w:p w14:paraId="722EFED9">
            <w:pPr>
              <w:keepNext/>
              <w:keepLines/>
              <w:spacing w:before="0" w:after="0" w:line="252" w:lineRule="auto"/>
              <w:ind w:left="0" w:right="0" w:firstLine="0"/>
              <w:jc w:val="center"/>
              <w:rPr>
                <w:ins w:id="2358" w:author="Fa'te" w:date="2026-09-18T16:13:00Z"/>
              </w:rPr>
            </w:pPr>
            <w:ins w:id="2359" w:author="Fa'te" w:date="2026-09-18T16:13:00Z">
              <w:r>
                <w:rPr>
                  <w:rFonts w:ascii="Times New Roman" w:hAnsi="Times New Roman" w:eastAsia="宋体" w:cs="Times New Roman"/>
                  <w:b/>
                  <w:i w:val="0"/>
                  <w:color w:val="000000"/>
                  <w:sz w:val="17"/>
                </w:rPr>
                <w:t>HM</w:t>
              </w:r>
            </w:ins>
          </w:p>
        </w:tc>
        <w:tc>
          <w:tcPr>
            <w:tcW w:w="539" w:type="dxa"/>
            <w:tcBorders>
              <w:bottom w:val="single" w:color="000000" w:sz="6" w:space="0"/>
            </w:tcBorders>
            <w:vAlign w:val="center"/>
          </w:tcPr>
          <w:p w14:paraId="17534E24">
            <w:pPr>
              <w:keepNext/>
              <w:keepLines/>
              <w:spacing w:before="0" w:after="0" w:line="252" w:lineRule="auto"/>
              <w:ind w:left="0" w:right="0" w:firstLine="0"/>
              <w:jc w:val="center"/>
              <w:rPr>
                <w:ins w:id="2360" w:author="Fa'te" w:date="2026-09-18T16:13:00Z"/>
              </w:rPr>
            </w:pPr>
            <w:ins w:id="2361" w:author="Fa'te" w:date="2026-09-18T16:13:00Z">
              <w:r>
                <w:rPr>
                  <w:rFonts w:ascii="Times New Roman" w:hAnsi="Times New Roman" w:eastAsia="宋体" w:cs="Times New Roman"/>
                  <w:b/>
                  <w:i w:val="0"/>
                  <w:color w:val="000000"/>
                  <w:sz w:val="17"/>
                </w:rPr>
                <w:t>ZSL</w:t>
              </w:r>
            </w:ins>
          </w:p>
        </w:tc>
      </w:tr>
      <w:tr w14:paraId="78FA2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7" w:type="dxa"/>
          <w:cantSplit/>
          <w:jc w:val="center"/>
          <w:ins w:id="2362" w:author="Fa'te" w:date="2026-09-18T16:13:00Z"/>
        </w:trPr>
        <w:tc>
          <w:tcPr>
            <w:tcW w:w="1843" w:type="dxa"/>
            <w:gridSpan w:val="4"/>
            <w:vAlign w:val="center"/>
          </w:tcPr>
          <w:p w14:paraId="33ED3DC3">
            <w:pPr>
              <w:keepNext/>
              <w:keepLines/>
              <w:spacing w:before="0" w:after="0" w:line="252" w:lineRule="auto"/>
              <w:ind w:left="0" w:right="0" w:firstLine="0"/>
              <w:jc w:val="left"/>
              <w:rPr>
                <w:ins w:id="2363" w:author="Fa'te" w:date="2026-09-18T16:13:00Z"/>
              </w:rPr>
            </w:pPr>
            <w:ins w:id="2364" w:author="Fa'te" w:date="2026-09-18T16:13:00Z">
              <w:r>
                <w:rPr>
                  <w:rFonts w:ascii="Times New Roman" w:hAnsi="Times New Roman" w:eastAsia="宋体" w:cs="Times New Roman"/>
                  <w:b w:val="0"/>
                  <w:i w:val="0"/>
                  <w:color w:val="000000"/>
                  <w:sz w:val="17"/>
                </w:rPr>
                <w:t>1</w:t>
              </w:r>
            </w:ins>
          </w:p>
        </w:tc>
        <w:tc>
          <w:tcPr>
            <w:tcW w:w="539" w:type="dxa"/>
            <w:gridSpan w:val="2"/>
            <w:vAlign w:val="center"/>
          </w:tcPr>
          <w:p w14:paraId="35EDF119">
            <w:pPr>
              <w:keepNext/>
              <w:keepLines/>
              <w:spacing w:before="0" w:after="0" w:line="252" w:lineRule="auto"/>
              <w:ind w:left="0" w:right="0" w:firstLine="0"/>
              <w:jc w:val="center"/>
              <w:rPr>
                <w:ins w:id="2365" w:author="Fa'te" w:date="2026-09-18T16:13:00Z"/>
              </w:rPr>
            </w:pPr>
            <w:ins w:id="2366" w:author="Fa'te" w:date="2026-09-18T16:13:00Z">
              <w:r>
                <w:rPr>
                  <w:rFonts w:ascii="Times New Roman" w:hAnsi="Times New Roman" w:eastAsia="宋体" w:cs="Times New Roman"/>
                  <w:b w:val="0"/>
                  <w:i w:val="0"/>
                  <w:color w:val="000000"/>
                  <w:sz w:val="17"/>
                </w:rPr>
                <w:t>30.05</w:t>
              </w:r>
            </w:ins>
          </w:p>
        </w:tc>
        <w:tc>
          <w:tcPr>
            <w:tcW w:w="539" w:type="dxa"/>
            <w:gridSpan w:val="2"/>
            <w:vAlign w:val="center"/>
          </w:tcPr>
          <w:p w14:paraId="0275A7FC">
            <w:pPr>
              <w:keepNext/>
              <w:keepLines/>
              <w:spacing w:before="0" w:after="0" w:line="252" w:lineRule="auto"/>
              <w:ind w:left="0" w:right="0" w:firstLine="0"/>
              <w:jc w:val="center"/>
              <w:rPr>
                <w:ins w:id="2367" w:author="Fa'te" w:date="2026-09-18T16:13:00Z"/>
              </w:rPr>
            </w:pPr>
            <w:ins w:id="2368" w:author="Fa'te" w:date="2026-09-18T16:13:00Z">
              <w:r>
                <w:rPr>
                  <w:rFonts w:ascii="Times New Roman" w:hAnsi="Times New Roman" w:eastAsia="宋体" w:cs="Times New Roman"/>
                  <w:b w:val="0"/>
                  <w:i w:val="0"/>
                  <w:color w:val="000000"/>
                  <w:sz w:val="17"/>
                </w:rPr>
                <w:t>9.66</w:t>
              </w:r>
            </w:ins>
          </w:p>
        </w:tc>
        <w:tc>
          <w:tcPr>
            <w:tcW w:w="539" w:type="dxa"/>
            <w:gridSpan w:val="2"/>
            <w:vAlign w:val="center"/>
          </w:tcPr>
          <w:p w14:paraId="0AF8C664">
            <w:pPr>
              <w:keepNext/>
              <w:keepLines/>
              <w:spacing w:before="0" w:after="0" w:line="252" w:lineRule="auto"/>
              <w:ind w:left="0" w:right="0" w:firstLine="0"/>
              <w:jc w:val="center"/>
              <w:rPr>
                <w:ins w:id="2369" w:author="Fa'te" w:date="2026-09-18T16:13:00Z"/>
              </w:rPr>
            </w:pPr>
            <w:ins w:id="2370" w:author="Fa'te" w:date="2026-09-18T16:13:00Z">
              <w:r>
                <w:rPr>
                  <w:rFonts w:ascii="Times New Roman" w:hAnsi="Times New Roman" w:eastAsia="宋体" w:cs="Times New Roman"/>
                  <w:b w:val="0"/>
                  <w:i w:val="0"/>
                  <w:color w:val="000000"/>
                  <w:sz w:val="17"/>
                </w:rPr>
                <w:t>14.62</w:t>
              </w:r>
            </w:ins>
          </w:p>
        </w:tc>
        <w:tc>
          <w:tcPr>
            <w:tcW w:w="539" w:type="dxa"/>
            <w:gridSpan w:val="2"/>
            <w:vAlign w:val="center"/>
          </w:tcPr>
          <w:p w14:paraId="791BF276">
            <w:pPr>
              <w:keepNext/>
              <w:keepLines/>
              <w:spacing w:before="0" w:after="0" w:line="252" w:lineRule="auto"/>
              <w:ind w:left="0" w:right="0" w:firstLine="0"/>
              <w:jc w:val="center"/>
              <w:rPr>
                <w:ins w:id="2371" w:author="Fa'te" w:date="2026-09-18T16:13:00Z"/>
              </w:rPr>
            </w:pPr>
            <w:ins w:id="2372" w:author="Fa'te" w:date="2026-09-18T16:13:00Z">
              <w:r>
                <w:rPr>
                  <w:rFonts w:ascii="Times New Roman" w:hAnsi="Times New Roman" w:eastAsia="宋体" w:cs="Times New Roman"/>
                  <w:b w:val="0"/>
                  <w:i w:val="0"/>
                  <w:color w:val="000000"/>
                  <w:sz w:val="17"/>
                </w:rPr>
                <w:t>11.88</w:t>
              </w:r>
            </w:ins>
          </w:p>
        </w:tc>
        <w:tc>
          <w:tcPr>
            <w:tcW w:w="539" w:type="dxa"/>
            <w:gridSpan w:val="2"/>
            <w:vAlign w:val="center"/>
          </w:tcPr>
          <w:p w14:paraId="21E49C22">
            <w:pPr>
              <w:keepNext/>
              <w:keepLines/>
              <w:spacing w:before="0" w:after="0" w:line="252" w:lineRule="auto"/>
              <w:ind w:left="0" w:right="0" w:firstLine="0"/>
              <w:jc w:val="center"/>
              <w:rPr>
                <w:ins w:id="2373" w:author="Fa'te" w:date="2026-09-18T16:13:00Z"/>
              </w:rPr>
            </w:pPr>
            <w:ins w:id="2374" w:author="Fa'te" w:date="2026-09-18T16:13:00Z">
              <w:r>
                <w:rPr>
                  <w:rFonts w:ascii="Times New Roman" w:hAnsi="Times New Roman" w:eastAsia="宋体" w:cs="Times New Roman"/>
                  <w:b w:val="0"/>
                  <w:i w:val="0"/>
                  <w:color w:val="000000"/>
                  <w:sz w:val="17"/>
                </w:rPr>
                <w:t>58.32</w:t>
              </w:r>
            </w:ins>
          </w:p>
        </w:tc>
        <w:tc>
          <w:tcPr>
            <w:tcW w:w="539" w:type="dxa"/>
            <w:vAlign w:val="center"/>
          </w:tcPr>
          <w:p w14:paraId="04CA8603">
            <w:pPr>
              <w:keepNext/>
              <w:keepLines/>
              <w:spacing w:before="0" w:after="0" w:line="252" w:lineRule="auto"/>
              <w:ind w:left="0" w:right="0" w:firstLine="0"/>
              <w:jc w:val="center"/>
              <w:rPr>
                <w:ins w:id="2375" w:author="Fa'te" w:date="2026-09-18T16:13:00Z"/>
              </w:rPr>
            </w:pPr>
            <w:ins w:id="2376" w:author="Fa'te" w:date="2026-09-18T16:13:00Z">
              <w:r>
                <w:rPr>
                  <w:rFonts w:ascii="Times New Roman" w:hAnsi="Times New Roman" w:eastAsia="宋体" w:cs="Times New Roman"/>
                  <w:b w:val="0"/>
                  <w:i w:val="0"/>
                  <w:color w:val="000000"/>
                  <w:sz w:val="17"/>
                </w:rPr>
                <w:t>24.26</w:t>
              </w:r>
            </w:ins>
          </w:p>
        </w:tc>
        <w:tc>
          <w:tcPr>
            <w:tcW w:w="539" w:type="dxa"/>
            <w:gridSpan w:val="2"/>
            <w:vAlign w:val="center"/>
          </w:tcPr>
          <w:p w14:paraId="0A520125">
            <w:pPr>
              <w:keepNext/>
              <w:keepLines/>
              <w:spacing w:before="0" w:after="0" w:line="252" w:lineRule="auto"/>
              <w:ind w:left="0" w:right="0" w:firstLine="0"/>
              <w:jc w:val="center"/>
              <w:rPr>
                <w:ins w:id="2377" w:author="Fa'te" w:date="2026-09-18T16:13:00Z"/>
              </w:rPr>
            </w:pPr>
            <w:ins w:id="2378" w:author="Fa'te" w:date="2026-09-18T16:13:00Z">
              <w:r>
                <w:rPr>
                  <w:rFonts w:ascii="Times New Roman" w:hAnsi="Times New Roman" w:eastAsia="宋体" w:cs="Times New Roman"/>
                  <w:b w:val="0"/>
                  <w:i w:val="0"/>
                  <w:color w:val="000000"/>
                  <w:sz w:val="17"/>
                </w:rPr>
                <w:t>34.27</w:t>
              </w:r>
            </w:ins>
          </w:p>
        </w:tc>
        <w:tc>
          <w:tcPr>
            <w:tcW w:w="539" w:type="dxa"/>
            <w:gridSpan w:val="2"/>
            <w:vAlign w:val="center"/>
          </w:tcPr>
          <w:p w14:paraId="0CFF15E8">
            <w:pPr>
              <w:keepNext/>
              <w:keepLines/>
              <w:spacing w:before="0" w:after="0" w:line="252" w:lineRule="auto"/>
              <w:ind w:left="0" w:right="0" w:firstLine="0"/>
              <w:jc w:val="center"/>
              <w:rPr>
                <w:ins w:id="2379" w:author="Fa'te" w:date="2026-09-18T16:13:00Z"/>
              </w:rPr>
            </w:pPr>
            <w:ins w:id="2380" w:author="Fa'te" w:date="2026-09-18T16:13:00Z">
              <w:r>
                <w:rPr>
                  <w:rFonts w:ascii="Times New Roman" w:hAnsi="Times New Roman" w:eastAsia="宋体" w:cs="Times New Roman"/>
                  <w:b w:val="0"/>
                  <w:i w:val="0"/>
                  <w:color w:val="000000"/>
                  <w:sz w:val="17"/>
                </w:rPr>
                <w:t>40.63</w:t>
              </w:r>
            </w:ins>
          </w:p>
        </w:tc>
        <w:tc>
          <w:tcPr>
            <w:tcW w:w="539" w:type="dxa"/>
            <w:gridSpan w:val="2"/>
            <w:vAlign w:val="center"/>
          </w:tcPr>
          <w:p w14:paraId="271291D7">
            <w:pPr>
              <w:keepNext/>
              <w:keepLines/>
              <w:spacing w:before="0" w:after="0" w:line="252" w:lineRule="auto"/>
              <w:ind w:left="0" w:right="0" w:firstLine="0"/>
              <w:jc w:val="center"/>
              <w:rPr>
                <w:ins w:id="2381" w:author="Fa'te" w:date="2026-09-18T16:13:00Z"/>
              </w:rPr>
            </w:pPr>
            <w:ins w:id="2382" w:author="Fa'te" w:date="2026-09-18T16:13:00Z">
              <w:r>
                <w:rPr>
                  <w:rFonts w:ascii="Times New Roman" w:hAnsi="Times New Roman" w:eastAsia="宋体" w:cs="Times New Roman"/>
                  <w:b w:val="0"/>
                  <w:i w:val="0"/>
                  <w:color w:val="000000"/>
                  <w:sz w:val="17"/>
                </w:rPr>
                <w:t>33.06</w:t>
              </w:r>
            </w:ins>
          </w:p>
        </w:tc>
        <w:tc>
          <w:tcPr>
            <w:tcW w:w="539" w:type="dxa"/>
            <w:gridSpan w:val="2"/>
            <w:vAlign w:val="center"/>
          </w:tcPr>
          <w:p w14:paraId="24306EB3">
            <w:pPr>
              <w:keepNext/>
              <w:keepLines/>
              <w:spacing w:before="0" w:after="0" w:line="252" w:lineRule="auto"/>
              <w:ind w:left="0" w:right="0" w:firstLine="0"/>
              <w:jc w:val="center"/>
              <w:rPr>
                <w:ins w:id="2383" w:author="Fa'te" w:date="2026-09-18T16:13:00Z"/>
              </w:rPr>
            </w:pPr>
            <w:ins w:id="2384" w:author="Fa'te" w:date="2026-09-18T16:13:00Z">
              <w:r>
                <w:rPr>
                  <w:rFonts w:ascii="Times New Roman" w:hAnsi="Times New Roman" w:eastAsia="宋体" w:cs="Times New Roman"/>
                  <w:b w:val="0"/>
                  <w:i w:val="0"/>
                  <w:color w:val="000000"/>
                  <w:sz w:val="17"/>
                </w:rPr>
                <w:t>14.27</w:t>
              </w:r>
            </w:ins>
          </w:p>
        </w:tc>
        <w:tc>
          <w:tcPr>
            <w:tcW w:w="539" w:type="dxa"/>
            <w:gridSpan w:val="2"/>
            <w:vAlign w:val="center"/>
          </w:tcPr>
          <w:p w14:paraId="17174FC0">
            <w:pPr>
              <w:keepNext/>
              <w:keepLines/>
              <w:spacing w:before="0" w:after="0" w:line="252" w:lineRule="auto"/>
              <w:ind w:left="0" w:right="0" w:firstLine="0"/>
              <w:jc w:val="center"/>
              <w:rPr>
                <w:ins w:id="2385" w:author="Fa'te" w:date="2026-09-18T16:13:00Z"/>
              </w:rPr>
            </w:pPr>
            <w:ins w:id="2386" w:author="Fa'te" w:date="2026-09-18T16:13:00Z">
              <w:r>
                <w:rPr>
                  <w:rFonts w:ascii="Times New Roman" w:hAnsi="Times New Roman" w:eastAsia="宋体" w:cs="Times New Roman"/>
                  <w:b w:val="0"/>
                  <w:i w:val="0"/>
                  <w:color w:val="000000"/>
                  <w:sz w:val="17"/>
                </w:rPr>
                <w:t>19.94</w:t>
              </w:r>
            </w:ins>
          </w:p>
        </w:tc>
        <w:tc>
          <w:tcPr>
            <w:tcW w:w="539" w:type="dxa"/>
            <w:vAlign w:val="center"/>
          </w:tcPr>
          <w:p w14:paraId="7399DE08">
            <w:pPr>
              <w:keepNext/>
              <w:keepLines/>
              <w:spacing w:before="0" w:after="0" w:line="252" w:lineRule="auto"/>
              <w:ind w:left="0" w:right="0" w:firstLine="0"/>
              <w:jc w:val="center"/>
              <w:rPr>
                <w:ins w:id="2387" w:author="Fa'te" w:date="2026-09-18T16:13:00Z"/>
              </w:rPr>
            </w:pPr>
            <w:ins w:id="2388" w:author="Fa'te" w:date="2026-09-18T16:13:00Z">
              <w:r>
                <w:rPr>
                  <w:rFonts w:ascii="Times New Roman" w:hAnsi="Times New Roman" w:eastAsia="宋体" w:cs="Times New Roman"/>
                  <w:b w:val="0"/>
                  <w:i w:val="0"/>
                  <w:color w:val="000000"/>
                  <w:sz w:val="17"/>
                </w:rPr>
                <w:t>17.47</w:t>
              </w:r>
            </w:ins>
          </w:p>
        </w:tc>
      </w:tr>
      <w:tr w14:paraId="0D022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7" w:type="dxa"/>
          <w:cantSplit/>
          <w:jc w:val="center"/>
          <w:ins w:id="2389" w:author="Fa'te" w:date="2026-09-18T16:13:00Z"/>
        </w:trPr>
        <w:tc>
          <w:tcPr>
            <w:tcW w:w="1843" w:type="dxa"/>
            <w:gridSpan w:val="4"/>
            <w:vAlign w:val="center"/>
          </w:tcPr>
          <w:p w14:paraId="4A2B1509">
            <w:pPr>
              <w:keepNext/>
              <w:keepLines/>
              <w:spacing w:before="0" w:after="0" w:line="252" w:lineRule="auto"/>
              <w:ind w:left="0" w:right="0" w:firstLine="0"/>
              <w:jc w:val="left"/>
              <w:rPr>
                <w:ins w:id="2390" w:author="Fa'te" w:date="2026-09-18T16:13:00Z"/>
              </w:rPr>
            </w:pPr>
            <w:ins w:id="2391" w:author="Fa'te" w:date="2026-09-18T16:13:00Z">
              <w:r>
                <w:rPr>
                  <w:rFonts w:ascii="Times New Roman" w:hAnsi="Times New Roman" w:eastAsia="宋体" w:cs="Times New Roman"/>
                  <w:b w:val="0"/>
                  <w:i w:val="0"/>
                  <w:color w:val="000000"/>
                  <w:sz w:val="17"/>
                </w:rPr>
                <w:t>3</w:t>
              </w:r>
            </w:ins>
          </w:p>
        </w:tc>
        <w:tc>
          <w:tcPr>
            <w:tcW w:w="539" w:type="dxa"/>
            <w:gridSpan w:val="2"/>
            <w:vAlign w:val="center"/>
          </w:tcPr>
          <w:p w14:paraId="3CA4B9BF">
            <w:pPr>
              <w:keepNext/>
              <w:keepLines/>
              <w:spacing w:before="0" w:after="0" w:line="252" w:lineRule="auto"/>
              <w:ind w:left="0" w:right="0" w:firstLine="0"/>
              <w:jc w:val="center"/>
              <w:rPr>
                <w:ins w:id="2392" w:author="Fa'te" w:date="2026-09-18T16:13:00Z"/>
              </w:rPr>
            </w:pPr>
            <w:ins w:id="2393" w:author="Fa'te" w:date="2026-09-18T16:13:00Z">
              <w:r>
                <w:rPr>
                  <w:rFonts w:ascii="Times New Roman" w:hAnsi="Times New Roman" w:eastAsia="宋体" w:cs="Times New Roman"/>
                  <w:b w:val="0"/>
                  <w:i w:val="0"/>
                  <w:color w:val="000000"/>
                  <w:sz w:val="17"/>
                </w:rPr>
                <w:t>23.51</w:t>
              </w:r>
            </w:ins>
          </w:p>
        </w:tc>
        <w:tc>
          <w:tcPr>
            <w:tcW w:w="539" w:type="dxa"/>
            <w:gridSpan w:val="2"/>
            <w:vAlign w:val="center"/>
          </w:tcPr>
          <w:p w14:paraId="2CA1A4E8">
            <w:pPr>
              <w:keepNext/>
              <w:keepLines/>
              <w:spacing w:before="0" w:after="0" w:line="252" w:lineRule="auto"/>
              <w:ind w:left="0" w:right="0" w:firstLine="0"/>
              <w:jc w:val="center"/>
              <w:rPr>
                <w:ins w:id="2394" w:author="Fa'te" w:date="2026-09-18T16:13:00Z"/>
              </w:rPr>
            </w:pPr>
            <w:ins w:id="2395" w:author="Fa'te" w:date="2026-09-18T16:13:00Z">
              <w:r>
                <w:rPr>
                  <w:rFonts w:ascii="Times New Roman" w:hAnsi="Times New Roman" w:eastAsia="宋体" w:cs="Times New Roman"/>
                  <w:b w:val="0"/>
                  <w:i w:val="0"/>
                  <w:color w:val="000000"/>
                  <w:sz w:val="17"/>
                </w:rPr>
                <w:t>12.17</w:t>
              </w:r>
            </w:ins>
          </w:p>
        </w:tc>
        <w:tc>
          <w:tcPr>
            <w:tcW w:w="539" w:type="dxa"/>
            <w:gridSpan w:val="2"/>
            <w:vAlign w:val="center"/>
          </w:tcPr>
          <w:p w14:paraId="6EF75539">
            <w:pPr>
              <w:keepNext/>
              <w:keepLines/>
              <w:spacing w:before="0" w:after="0" w:line="252" w:lineRule="auto"/>
              <w:ind w:left="0" w:right="0" w:firstLine="0"/>
              <w:jc w:val="center"/>
              <w:rPr>
                <w:ins w:id="2396" w:author="Fa'te" w:date="2026-09-18T16:13:00Z"/>
              </w:rPr>
            </w:pPr>
            <w:ins w:id="2397" w:author="Fa'te" w:date="2026-09-18T16:13:00Z">
              <w:r>
                <w:rPr>
                  <w:rFonts w:ascii="Times New Roman" w:hAnsi="Times New Roman" w:eastAsia="宋体" w:cs="Times New Roman"/>
                  <w:b w:val="0"/>
                  <w:i w:val="0"/>
                  <w:color w:val="000000"/>
                  <w:sz w:val="17"/>
                </w:rPr>
                <w:t>16.04</w:t>
              </w:r>
            </w:ins>
          </w:p>
        </w:tc>
        <w:tc>
          <w:tcPr>
            <w:tcW w:w="539" w:type="dxa"/>
            <w:gridSpan w:val="2"/>
            <w:vAlign w:val="center"/>
          </w:tcPr>
          <w:p w14:paraId="233C73FA">
            <w:pPr>
              <w:keepNext/>
              <w:keepLines/>
              <w:spacing w:before="0" w:after="0" w:line="252" w:lineRule="auto"/>
              <w:ind w:left="0" w:right="0" w:firstLine="0"/>
              <w:jc w:val="center"/>
              <w:rPr>
                <w:ins w:id="2398" w:author="Fa'te" w:date="2026-09-18T16:13:00Z"/>
              </w:rPr>
            </w:pPr>
            <w:ins w:id="2399" w:author="Fa'te" w:date="2026-09-18T16:13:00Z">
              <w:r>
                <w:rPr>
                  <w:rFonts w:ascii="Times New Roman" w:hAnsi="Times New Roman" w:eastAsia="宋体" w:cs="Times New Roman"/>
                  <w:b w:val="0"/>
                  <w:i w:val="0"/>
                  <w:color w:val="000000"/>
                  <w:sz w:val="17"/>
                </w:rPr>
                <w:t>12.23</w:t>
              </w:r>
            </w:ins>
          </w:p>
        </w:tc>
        <w:tc>
          <w:tcPr>
            <w:tcW w:w="539" w:type="dxa"/>
            <w:gridSpan w:val="2"/>
            <w:vAlign w:val="center"/>
          </w:tcPr>
          <w:p w14:paraId="05B86BA1">
            <w:pPr>
              <w:keepNext/>
              <w:keepLines/>
              <w:spacing w:before="0" w:after="0" w:line="252" w:lineRule="auto"/>
              <w:ind w:left="0" w:right="0" w:firstLine="0"/>
              <w:jc w:val="center"/>
              <w:rPr>
                <w:ins w:id="2400" w:author="Fa'te" w:date="2026-09-18T16:13:00Z"/>
              </w:rPr>
            </w:pPr>
            <w:ins w:id="2401" w:author="Fa'te" w:date="2026-09-18T16:13:00Z">
              <w:r>
                <w:rPr>
                  <w:rFonts w:ascii="Times New Roman" w:hAnsi="Times New Roman" w:eastAsia="宋体" w:cs="Times New Roman"/>
                  <w:b w:val="0"/>
                  <w:i w:val="0"/>
                  <w:color w:val="000000"/>
                  <w:sz w:val="17"/>
                </w:rPr>
                <w:t>52.75</w:t>
              </w:r>
            </w:ins>
          </w:p>
        </w:tc>
        <w:tc>
          <w:tcPr>
            <w:tcW w:w="539" w:type="dxa"/>
            <w:vAlign w:val="center"/>
          </w:tcPr>
          <w:p w14:paraId="6BD01FFC">
            <w:pPr>
              <w:keepNext/>
              <w:keepLines/>
              <w:spacing w:before="0" w:after="0" w:line="252" w:lineRule="auto"/>
              <w:ind w:left="0" w:right="0" w:firstLine="0"/>
              <w:jc w:val="center"/>
              <w:rPr>
                <w:ins w:id="2402" w:author="Fa'te" w:date="2026-09-18T16:13:00Z"/>
              </w:rPr>
            </w:pPr>
            <w:ins w:id="2403" w:author="Fa'te" w:date="2026-09-18T16:13:00Z">
              <w:r>
                <w:rPr>
                  <w:rFonts w:ascii="Times New Roman" w:hAnsi="Times New Roman" w:eastAsia="宋体" w:cs="Times New Roman"/>
                  <w:b w:val="0"/>
                  <w:i w:val="0"/>
                  <w:color w:val="000000"/>
                  <w:sz w:val="17"/>
                </w:rPr>
                <w:t>44.19</w:t>
              </w:r>
            </w:ins>
          </w:p>
        </w:tc>
        <w:tc>
          <w:tcPr>
            <w:tcW w:w="539" w:type="dxa"/>
            <w:gridSpan w:val="2"/>
            <w:vAlign w:val="center"/>
          </w:tcPr>
          <w:p w14:paraId="0C118AE2">
            <w:pPr>
              <w:keepNext/>
              <w:keepLines/>
              <w:spacing w:before="0" w:after="0" w:line="252" w:lineRule="auto"/>
              <w:ind w:left="0" w:right="0" w:firstLine="0"/>
              <w:jc w:val="center"/>
              <w:rPr>
                <w:ins w:id="2404" w:author="Fa'te" w:date="2026-09-18T16:13:00Z"/>
              </w:rPr>
            </w:pPr>
            <w:ins w:id="2405" w:author="Fa'te" w:date="2026-09-18T16:13:00Z">
              <w:r>
                <w:rPr>
                  <w:rFonts w:ascii="Times New Roman" w:hAnsi="Times New Roman" w:eastAsia="宋体" w:cs="Times New Roman"/>
                  <w:b w:val="0"/>
                  <w:i w:val="0"/>
                  <w:color w:val="000000"/>
                  <w:sz w:val="17"/>
                </w:rPr>
                <w:t>48.09</w:t>
              </w:r>
            </w:ins>
          </w:p>
        </w:tc>
        <w:tc>
          <w:tcPr>
            <w:tcW w:w="539" w:type="dxa"/>
            <w:gridSpan w:val="2"/>
            <w:vAlign w:val="center"/>
          </w:tcPr>
          <w:p w14:paraId="38E73912">
            <w:pPr>
              <w:keepNext/>
              <w:keepLines/>
              <w:spacing w:before="0" w:after="0" w:line="252" w:lineRule="auto"/>
              <w:ind w:left="0" w:right="0" w:firstLine="0"/>
              <w:jc w:val="center"/>
              <w:rPr>
                <w:ins w:id="2406" w:author="Fa'te" w:date="2026-09-18T16:13:00Z"/>
              </w:rPr>
            </w:pPr>
            <w:ins w:id="2407" w:author="Fa'te" w:date="2026-09-18T16:13:00Z">
              <w:r>
                <w:rPr>
                  <w:rFonts w:ascii="Times New Roman" w:hAnsi="Times New Roman" w:eastAsia="宋体" w:cs="Times New Roman"/>
                  <w:b w:val="0"/>
                  <w:i w:val="0"/>
                  <w:color w:val="000000"/>
                  <w:sz w:val="17"/>
                </w:rPr>
                <w:t>35.19</w:t>
              </w:r>
            </w:ins>
          </w:p>
        </w:tc>
        <w:tc>
          <w:tcPr>
            <w:tcW w:w="539" w:type="dxa"/>
            <w:gridSpan w:val="2"/>
            <w:vAlign w:val="center"/>
          </w:tcPr>
          <w:p w14:paraId="0F0B7803">
            <w:pPr>
              <w:keepNext/>
              <w:keepLines/>
              <w:spacing w:before="0" w:after="0" w:line="252" w:lineRule="auto"/>
              <w:ind w:left="0" w:right="0" w:firstLine="0"/>
              <w:jc w:val="center"/>
              <w:rPr>
                <w:ins w:id="2408" w:author="Fa'te" w:date="2026-09-18T16:13:00Z"/>
              </w:rPr>
            </w:pPr>
            <w:ins w:id="2409" w:author="Fa'te" w:date="2026-09-18T16:13:00Z">
              <w:r>
                <w:rPr>
                  <w:rFonts w:ascii="Times New Roman" w:hAnsi="Times New Roman" w:eastAsia="宋体" w:cs="Times New Roman"/>
                  <w:b w:val="0"/>
                  <w:i w:val="0"/>
                  <w:color w:val="000000"/>
                  <w:sz w:val="17"/>
                </w:rPr>
                <w:t>34.44</w:t>
              </w:r>
            </w:ins>
          </w:p>
        </w:tc>
        <w:tc>
          <w:tcPr>
            <w:tcW w:w="539" w:type="dxa"/>
            <w:gridSpan w:val="2"/>
            <w:vAlign w:val="center"/>
          </w:tcPr>
          <w:p w14:paraId="67E6FA6E">
            <w:pPr>
              <w:keepNext/>
              <w:keepLines/>
              <w:spacing w:before="0" w:after="0" w:line="252" w:lineRule="auto"/>
              <w:ind w:left="0" w:right="0" w:firstLine="0"/>
              <w:jc w:val="center"/>
              <w:rPr>
                <w:ins w:id="2410" w:author="Fa'te" w:date="2026-09-18T16:13:00Z"/>
              </w:rPr>
            </w:pPr>
            <w:ins w:id="2411" w:author="Fa'te" w:date="2026-09-18T16:13:00Z">
              <w:r>
                <w:rPr>
                  <w:rFonts w:ascii="Times New Roman" w:hAnsi="Times New Roman" w:eastAsia="宋体" w:cs="Times New Roman"/>
                  <w:b w:val="0"/>
                  <w:i w:val="0"/>
                  <w:color w:val="000000"/>
                  <w:sz w:val="17"/>
                </w:rPr>
                <w:t>16.04</w:t>
              </w:r>
            </w:ins>
          </w:p>
        </w:tc>
        <w:tc>
          <w:tcPr>
            <w:tcW w:w="539" w:type="dxa"/>
            <w:gridSpan w:val="2"/>
            <w:vAlign w:val="center"/>
          </w:tcPr>
          <w:p w14:paraId="1A2E0D8A">
            <w:pPr>
              <w:keepNext/>
              <w:keepLines/>
              <w:spacing w:before="0" w:after="0" w:line="252" w:lineRule="auto"/>
              <w:ind w:left="0" w:right="0" w:firstLine="0"/>
              <w:jc w:val="center"/>
              <w:rPr>
                <w:ins w:id="2412" w:author="Fa'te" w:date="2026-09-18T16:13:00Z"/>
              </w:rPr>
            </w:pPr>
            <w:ins w:id="2413" w:author="Fa'te" w:date="2026-09-18T16:13:00Z">
              <w:r>
                <w:rPr>
                  <w:rFonts w:ascii="Times New Roman" w:hAnsi="Times New Roman" w:eastAsia="宋体" w:cs="Times New Roman"/>
                  <w:b w:val="0"/>
                  <w:i w:val="0"/>
                  <w:color w:val="000000"/>
                  <w:sz w:val="17"/>
                </w:rPr>
                <w:t>21.89</w:t>
              </w:r>
            </w:ins>
          </w:p>
        </w:tc>
        <w:tc>
          <w:tcPr>
            <w:tcW w:w="539" w:type="dxa"/>
            <w:vAlign w:val="center"/>
          </w:tcPr>
          <w:p w14:paraId="7607F1D7">
            <w:pPr>
              <w:keepNext/>
              <w:keepLines/>
              <w:spacing w:before="0" w:after="0" w:line="252" w:lineRule="auto"/>
              <w:ind w:left="0" w:right="0" w:firstLine="0"/>
              <w:jc w:val="center"/>
              <w:rPr>
                <w:ins w:id="2414" w:author="Fa'te" w:date="2026-09-18T16:13:00Z"/>
              </w:rPr>
            </w:pPr>
            <w:ins w:id="2415" w:author="Fa'te" w:date="2026-09-18T16:13:00Z">
              <w:r>
                <w:rPr>
                  <w:rFonts w:ascii="Times New Roman" w:hAnsi="Times New Roman" w:eastAsia="宋体" w:cs="Times New Roman"/>
                  <w:b w:val="0"/>
                  <w:i w:val="0"/>
                  <w:color w:val="000000"/>
                  <w:sz w:val="17"/>
                </w:rPr>
                <w:t>19.02</w:t>
              </w:r>
            </w:ins>
          </w:p>
        </w:tc>
      </w:tr>
      <w:tr w14:paraId="23171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7" w:type="dxa"/>
          <w:cantSplit/>
          <w:jc w:val="center"/>
          <w:ins w:id="2416" w:author="Fa'te" w:date="2026-09-18T16:13:00Z"/>
        </w:trPr>
        <w:tc>
          <w:tcPr>
            <w:tcW w:w="1843" w:type="dxa"/>
            <w:gridSpan w:val="4"/>
            <w:vAlign w:val="center"/>
          </w:tcPr>
          <w:p w14:paraId="1CBA2421">
            <w:pPr>
              <w:keepNext/>
              <w:keepLines/>
              <w:spacing w:before="0" w:after="0" w:line="252" w:lineRule="auto"/>
              <w:ind w:left="0" w:right="0" w:firstLine="0"/>
              <w:jc w:val="left"/>
              <w:rPr>
                <w:ins w:id="2417" w:author="Fa'te" w:date="2026-09-18T16:13:00Z"/>
              </w:rPr>
            </w:pPr>
            <w:ins w:id="2418" w:author="Fa'te" w:date="2026-09-18T16:13:00Z">
              <w:r>
                <w:rPr>
                  <w:rFonts w:ascii="Times New Roman" w:hAnsi="Times New Roman" w:eastAsia="宋体" w:cs="Times New Roman"/>
                  <w:b w:val="0"/>
                  <w:i w:val="0"/>
                  <w:color w:val="000000"/>
                  <w:sz w:val="17"/>
                </w:rPr>
                <w:t>5</w:t>
              </w:r>
            </w:ins>
          </w:p>
        </w:tc>
        <w:tc>
          <w:tcPr>
            <w:tcW w:w="539" w:type="dxa"/>
            <w:gridSpan w:val="2"/>
            <w:vAlign w:val="center"/>
          </w:tcPr>
          <w:p w14:paraId="492FE293">
            <w:pPr>
              <w:keepNext/>
              <w:keepLines/>
              <w:spacing w:before="0" w:after="0" w:line="252" w:lineRule="auto"/>
              <w:ind w:left="0" w:right="0" w:firstLine="0"/>
              <w:jc w:val="center"/>
              <w:rPr>
                <w:ins w:id="2419" w:author="Fa'te" w:date="2026-09-18T16:13:00Z"/>
              </w:rPr>
            </w:pPr>
            <w:ins w:id="2420" w:author="Fa'te" w:date="2026-09-18T16:13:00Z">
              <w:r>
                <w:rPr>
                  <w:rFonts w:ascii="Times New Roman" w:hAnsi="Times New Roman" w:eastAsia="宋体" w:cs="Times New Roman"/>
                  <w:b w:val="0"/>
                  <w:i w:val="0"/>
                  <w:color w:val="000000"/>
                  <w:sz w:val="17"/>
                </w:rPr>
                <w:t>19.89</w:t>
              </w:r>
            </w:ins>
          </w:p>
        </w:tc>
        <w:tc>
          <w:tcPr>
            <w:tcW w:w="539" w:type="dxa"/>
            <w:gridSpan w:val="2"/>
            <w:vAlign w:val="center"/>
          </w:tcPr>
          <w:p w14:paraId="0517ECD1">
            <w:pPr>
              <w:keepNext/>
              <w:keepLines/>
              <w:spacing w:before="0" w:after="0" w:line="252" w:lineRule="auto"/>
              <w:ind w:left="0" w:right="0" w:firstLine="0"/>
              <w:jc w:val="center"/>
              <w:rPr>
                <w:ins w:id="2421" w:author="Fa'te" w:date="2026-09-18T16:13:00Z"/>
              </w:rPr>
            </w:pPr>
            <w:ins w:id="2422" w:author="Fa'te" w:date="2026-09-18T16:13:00Z">
              <w:r>
                <w:rPr>
                  <w:rFonts w:ascii="Times New Roman" w:hAnsi="Times New Roman" w:eastAsia="宋体" w:cs="Times New Roman"/>
                  <w:b w:val="0"/>
                  <w:i w:val="0"/>
                  <w:color w:val="000000"/>
                  <w:sz w:val="17"/>
                </w:rPr>
                <w:t>10.62</w:t>
              </w:r>
            </w:ins>
          </w:p>
        </w:tc>
        <w:tc>
          <w:tcPr>
            <w:tcW w:w="539" w:type="dxa"/>
            <w:gridSpan w:val="2"/>
            <w:vAlign w:val="center"/>
          </w:tcPr>
          <w:p w14:paraId="02BD48F0">
            <w:pPr>
              <w:keepNext/>
              <w:keepLines/>
              <w:spacing w:before="0" w:after="0" w:line="252" w:lineRule="auto"/>
              <w:ind w:left="0" w:right="0" w:firstLine="0"/>
              <w:jc w:val="center"/>
              <w:rPr>
                <w:ins w:id="2423" w:author="Fa'te" w:date="2026-09-18T16:13:00Z"/>
              </w:rPr>
            </w:pPr>
            <w:ins w:id="2424" w:author="Fa'te" w:date="2026-09-18T16:13:00Z">
              <w:r>
                <w:rPr>
                  <w:rFonts w:ascii="Times New Roman" w:hAnsi="Times New Roman" w:eastAsia="宋体" w:cs="Times New Roman"/>
                  <w:b w:val="0"/>
                  <w:i w:val="0"/>
                  <w:color w:val="000000"/>
                  <w:sz w:val="17"/>
                </w:rPr>
                <w:t>13.85</w:t>
              </w:r>
            </w:ins>
          </w:p>
        </w:tc>
        <w:tc>
          <w:tcPr>
            <w:tcW w:w="539" w:type="dxa"/>
            <w:gridSpan w:val="2"/>
            <w:vAlign w:val="center"/>
          </w:tcPr>
          <w:p w14:paraId="36AB2E7A">
            <w:pPr>
              <w:keepNext/>
              <w:keepLines/>
              <w:spacing w:before="0" w:after="0" w:line="252" w:lineRule="auto"/>
              <w:ind w:left="0" w:right="0" w:firstLine="0"/>
              <w:jc w:val="center"/>
              <w:rPr>
                <w:ins w:id="2425" w:author="Fa'te" w:date="2026-09-18T16:13:00Z"/>
              </w:rPr>
            </w:pPr>
            <w:ins w:id="2426" w:author="Fa'te" w:date="2026-09-18T16:13:00Z">
              <w:r>
                <w:rPr>
                  <w:rFonts w:ascii="Times New Roman" w:hAnsi="Times New Roman" w:eastAsia="宋体" w:cs="Times New Roman"/>
                  <w:b w:val="0"/>
                  <w:i w:val="0"/>
                  <w:color w:val="000000"/>
                  <w:sz w:val="17"/>
                </w:rPr>
                <w:t>12.61</w:t>
              </w:r>
            </w:ins>
          </w:p>
        </w:tc>
        <w:tc>
          <w:tcPr>
            <w:tcW w:w="539" w:type="dxa"/>
            <w:gridSpan w:val="2"/>
            <w:vAlign w:val="center"/>
          </w:tcPr>
          <w:p w14:paraId="7239A818">
            <w:pPr>
              <w:keepNext/>
              <w:keepLines/>
              <w:spacing w:before="0" w:after="0" w:line="252" w:lineRule="auto"/>
              <w:ind w:left="0" w:right="0" w:firstLine="0"/>
              <w:jc w:val="center"/>
              <w:rPr>
                <w:ins w:id="2427" w:author="Fa'te" w:date="2026-09-18T16:13:00Z"/>
              </w:rPr>
            </w:pPr>
            <w:ins w:id="2428" w:author="Fa'te" w:date="2026-09-18T16:13:00Z">
              <w:r>
                <w:rPr>
                  <w:rFonts w:ascii="Times New Roman" w:hAnsi="Times New Roman" w:eastAsia="宋体" w:cs="Times New Roman"/>
                  <w:b w:val="0"/>
                  <w:i w:val="0"/>
                  <w:color w:val="000000"/>
                  <w:sz w:val="17"/>
                </w:rPr>
                <w:t>71.28</w:t>
              </w:r>
            </w:ins>
          </w:p>
        </w:tc>
        <w:tc>
          <w:tcPr>
            <w:tcW w:w="539" w:type="dxa"/>
            <w:vAlign w:val="center"/>
          </w:tcPr>
          <w:p w14:paraId="3D4E2A03">
            <w:pPr>
              <w:keepNext/>
              <w:keepLines/>
              <w:spacing w:before="0" w:after="0" w:line="252" w:lineRule="auto"/>
              <w:ind w:left="0" w:right="0" w:firstLine="0"/>
              <w:jc w:val="center"/>
              <w:rPr>
                <w:ins w:id="2429" w:author="Fa'te" w:date="2026-09-18T16:13:00Z"/>
              </w:rPr>
            </w:pPr>
            <w:ins w:id="2430" w:author="Fa'te" w:date="2026-09-18T16:13:00Z">
              <w:r>
                <w:rPr>
                  <w:rFonts w:ascii="Times New Roman" w:hAnsi="Times New Roman" w:eastAsia="宋体" w:cs="Times New Roman"/>
                  <w:b w:val="0"/>
                  <w:i w:val="0"/>
                  <w:color w:val="000000"/>
                  <w:sz w:val="17"/>
                </w:rPr>
                <w:t>37.34</w:t>
              </w:r>
            </w:ins>
          </w:p>
        </w:tc>
        <w:tc>
          <w:tcPr>
            <w:tcW w:w="539" w:type="dxa"/>
            <w:gridSpan w:val="2"/>
            <w:vAlign w:val="center"/>
          </w:tcPr>
          <w:p w14:paraId="718A4602">
            <w:pPr>
              <w:keepNext/>
              <w:keepLines/>
              <w:spacing w:before="0" w:after="0" w:line="252" w:lineRule="auto"/>
              <w:ind w:left="0" w:right="0" w:firstLine="0"/>
              <w:jc w:val="center"/>
              <w:rPr>
                <w:ins w:id="2431" w:author="Fa'te" w:date="2026-09-18T16:13:00Z"/>
              </w:rPr>
            </w:pPr>
            <w:ins w:id="2432" w:author="Fa'te" w:date="2026-09-18T16:13:00Z">
              <w:r>
                <w:rPr>
                  <w:rFonts w:ascii="Times New Roman" w:hAnsi="Times New Roman" w:eastAsia="宋体" w:cs="Times New Roman"/>
                  <w:b w:val="0"/>
                  <w:i w:val="0"/>
                  <w:color w:val="000000"/>
                  <w:sz w:val="17"/>
                </w:rPr>
                <w:t>49.01</w:t>
              </w:r>
            </w:ins>
          </w:p>
        </w:tc>
        <w:tc>
          <w:tcPr>
            <w:tcW w:w="539" w:type="dxa"/>
            <w:gridSpan w:val="2"/>
            <w:vAlign w:val="center"/>
          </w:tcPr>
          <w:p w14:paraId="68A2C6DA">
            <w:pPr>
              <w:keepNext/>
              <w:keepLines/>
              <w:spacing w:before="0" w:after="0" w:line="252" w:lineRule="auto"/>
              <w:ind w:left="0" w:right="0" w:firstLine="0"/>
              <w:jc w:val="center"/>
              <w:rPr>
                <w:ins w:id="2433" w:author="Fa'te" w:date="2026-09-18T16:13:00Z"/>
              </w:rPr>
            </w:pPr>
            <w:ins w:id="2434" w:author="Fa'te" w:date="2026-09-18T16:13:00Z">
              <w:r>
                <w:rPr>
                  <w:rFonts w:ascii="Times New Roman" w:hAnsi="Times New Roman" w:eastAsia="宋体" w:cs="Times New Roman"/>
                  <w:b w:val="0"/>
                  <w:i w:val="0"/>
                  <w:color w:val="000000"/>
                  <w:sz w:val="17"/>
                </w:rPr>
                <w:t>45.02</w:t>
              </w:r>
            </w:ins>
          </w:p>
        </w:tc>
        <w:tc>
          <w:tcPr>
            <w:tcW w:w="539" w:type="dxa"/>
            <w:gridSpan w:val="2"/>
            <w:vAlign w:val="center"/>
          </w:tcPr>
          <w:p w14:paraId="1041C25D">
            <w:pPr>
              <w:keepNext/>
              <w:keepLines/>
              <w:spacing w:before="0" w:after="0" w:line="252" w:lineRule="auto"/>
              <w:ind w:left="0" w:right="0" w:firstLine="0"/>
              <w:jc w:val="center"/>
              <w:rPr>
                <w:ins w:id="2435" w:author="Fa'te" w:date="2026-09-18T16:13:00Z"/>
              </w:rPr>
            </w:pPr>
            <w:ins w:id="2436" w:author="Fa'te" w:date="2026-09-18T16:13:00Z">
              <w:r>
                <w:rPr>
                  <w:rFonts w:ascii="Times New Roman" w:hAnsi="Times New Roman" w:eastAsia="宋体" w:cs="Times New Roman"/>
                  <w:b w:val="0"/>
                  <w:i w:val="0"/>
                  <w:color w:val="000000"/>
                  <w:sz w:val="17"/>
                </w:rPr>
                <w:t>41.84</w:t>
              </w:r>
            </w:ins>
          </w:p>
        </w:tc>
        <w:tc>
          <w:tcPr>
            <w:tcW w:w="539" w:type="dxa"/>
            <w:gridSpan w:val="2"/>
            <w:vAlign w:val="center"/>
          </w:tcPr>
          <w:p w14:paraId="7A674601">
            <w:pPr>
              <w:keepNext/>
              <w:keepLines/>
              <w:spacing w:before="0" w:after="0" w:line="252" w:lineRule="auto"/>
              <w:ind w:left="0" w:right="0" w:firstLine="0"/>
              <w:jc w:val="center"/>
              <w:rPr>
                <w:ins w:id="2437" w:author="Fa'te" w:date="2026-09-18T16:13:00Z"/>
              </w:rPr>
            </w:pPr>
            <w:ins w:id="2438" w:author="Fa'te" w:date="2026-09-18T16:13:00Z">
              <w:r>
                <w:rPr>
                  <w:rFonts w:ascii="Times New Roman" w:hAnsi="Times New Roman" w:eastAsia="宋体" w:cs="Times New Roman"/>
                  <w:b w:val="0"/>
                  <w:i w:val="0"/>
                  <w:color w:val="000000"/>
                  <w:sz w:val="17"/>
                </w:rPr>
                <w:t>20.88</w:t>
              </w:r>
            </w:ins>
          </w:p>
        </w:tc>
        <w:tc>
          <w:tcPr>
            <w:tcW w:w="539" w:type="dxa"/>
            <w:gridSpan w:val="2"/>
            <w:vAlign w:val="center"/>
          </w:tcPr>
          <w:p w14:paraId="48CF99BD">
            <w:pPr>
              <w:keepNext/>
              <w:keepLines/>
              <w:spacing w:before="0" w:after="0" w:line="252" w:lineRule="auto"/>
              <w:ind w:left="0" w:right="0" w:firstLine="0"/>
              <w:jc w:val="center"/>
              <w:rPr>
                <w:ins w:id="2439" w:author="Fa'te" w:date="2026-09-18T16:13:00Z"/>
              </w:rPr>
            </w:pPr>
            <w:ins w:id="2440" w:author="Fa'te" w:date="2026-09-18T16:13:00Z">
              <w:r>
                <w:rPr>
                  <w:rFonts w:ascii="Times New Roman" w:hAnsi="Times New Roman" w:eastAsia="宋体" w:cs="Times New Roman"/>
                  <w:b w:val="0"/>
                  <w:i w:val="0"/>
                  <w:color w:val="000000"/>
                  <w:sz w:val="17"/>
                </w:rPr>
                <w:t>27.86</w:t>
              </w:r>
            </w:ins>
          </w:p>
        </w:tc>
        <w:tc>
          <w:tcPr>
            <w:tcW w:w="539" w:type="dxa"/>
            <w:vAlign w:val="center"/>
          </w:tcPr>
          <w:p w14:paraId="2287D9BF">
            <w:pPr>
              <w:keepNext/>
              <w:keepLines/>
              <w:spacing w:before="0" w:after="0" w:line="252" w:lineRule="auto"/>
              <w:ind w:left="0" w:right="0" w:firstLine="0"/>
              <w:jc w:val="center"/>
              <w:rPr>
                <w:ins w:id="2441" w:author="Fa'te" w:date="2026-09-18T16:13:00Z"/>
              </w:rPr>
            </w:pPr>
            <w:ins w:id="2442" w:author="Fa'te" w:date="2026-09-18T16:13:00Z">
              <w:r>
                <w:rPr>
                  <w:rFonts w:ascii="Times New Roman" w:hAnsi="Times New Roman" w:eastAsia="宋体" w:cs="Times New Roman"/>
                  <w:b w:val="0"/>
                  <w:i w:val="0"/>
                  <w:color w:val="000000"/>
                  <w:sz w:val="17"/>
                </w:rPr>
                <w:t>19.72</w:t>
              </w:r>
            </w:ins>
          </w:p>
        </w:tc>
      </w:tr>
      <w:tr w14:paraId="3746A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7" w:type="dxa"/>
          <w:cantSplit/>
          <w:jc w:val="center"/>
          <w:ins w:id="2443" w:author="Fa'te" w:date="2026-09-18T16:13:00Z"/>
        </w:trPr>
        <w:tc>
          <w:tcPr>
            <w:tcW w:w="1843" w:type="dxa"/>
            <w:gridSpan w:val="4"/>
            <w:shd w:val="clear" w:color="auto" w:fill="F2F2F2"/>
            <w:vAlign w:val="center"/>
          </w:tcPr>
          <w:p w14:paraId="5432EEE6">
            <w:pPr>
              <w:keepNext/>
              <w:keepLines/>
              <w:spacing w:before="0" w:after="0" w:line="252" w:lineRule="auto"/>
              <w:ind w:left="0" w:right="0" w:firstLine="0"/>
              <w:jc w:val="left"/>
              <w:rPr>
                <w:ins w:id="2444" w:author="Fa'te" w:date="2026-09-18T16:13:00Z"/>
              </w:rPr>
            </w:pPr>
            <w:ins w:id="2445" w:author="Fa'te" w:date="2026-09-18T16:13:00Z">
              <w:r>
                <w:rPr>
                  <w:rFonts w:ascii="Times New Roman" w:hAnsi="Times New Roman" w:eastAsia="宋体" w:cs="Times New Roman"/>
                  <w:b/>
                  <w:i w:val="0"/>
                  <w:color w:val="000000"/>
                  <w:sz w:val="17"/>
                </w:rPr>
                <w:t>7</w:t>
              </w:r>
            </w:ins>
          </w:p>
        </w:tc>
        <w:tc>
          <w:tcPr>
            <w:tcW w:w="539" w:type="dxa"/>
            <w:gridSpan w:val="2"/>
            <w:shd w:val="clear" w:color="auto" w:fill="F2F2F2"/>
            <w:vAlign w:val="center"/>
          </w:tcPr>
          <w:p w14:paraId="0B2E95F7">
            <w:pPr>
              <w:keepNext/>
              <w:keepLines/>
              <w:spacing w:before="0" w:after="0" w:line="252" w:lineRule="auto"/>
              <w:ind w:left="0" w:right="0" w:firstLine="0"/>
              <w:jc w:val="center"/>
              <w:rPr>
                <w:ins w:id="2446" w:author="Fa'te" w:date="2026-09-18T16:13:00Z"/>
              </w:rPr>
            </w:pPr>
            <w:ins w:id="2447" w:author="Fa'te" w:date="2026-09-18T16:13:00Z">
              <w:r>
                <w:rPr>
                  <w:rFonts w:ascii="Times New Roman" w:hAnsi="Times New Roman" w:eastAsia="宋体" w:cs="Times New Roman"/>
                  <w:b/>
                  <w:i w:val="0"/>
                  <w:color w:val="000000"/>
                  <w:sz w:val="17"/>
                </w:rPr>
                <w:t>35.08</w:t>
              </w:r>
            </w:ins>
          </w:p>
        </w:tc>
        <w:tc>
          <w:tcPr>
            <w:tcW w:w="539" w:type="dxa"/>
            <w:gridSpan w:val="2"/>
            <w:shd w:val="clear" w:color="auto" w:fill="F2F2F2"/>
            <w:vAlign w:val="center"/>
          </w:tcPr>
          <w:p w14:paraId="380209CB">
            <w:pPr>
              <w:keepNext/>
              <w:keepLines/>
              <w:spacing w:before="0" w:after="0" w:line="252" w:lineRule="auto"/>
              <w:ind w:left="0" w:right="0" w:firstLine="0"/>
              <w:jc w:val="center"/>
              <w:rPr>
                <w:ins w:id="2448" w:author="Fa'te" w:date="2026-09-18T16:13:00Z"/>
              </w:rPr>
            </w:pPr>
            <w:ins w:id="2449" w:author="Fa'te" w:date="2026-09-18T16:13:00Z">
              <w:r>
                <w:rPr>
                  <w:rFonts w:ascii="Times New Roman" w:hAnsi="Times New Roman" w:eastAsia="宋体" w:cs="Times New Roman"/>
                  <w:b/>
                  <w:i w:val="0"/>
                  <w:color w:val="000000"/>
                  <w:sz w:val="17"/>
                </w:rPr>
                <w:t>16.87</w:t>
              </w:r>
            </w:ins>
          </w:p>
        </w:tc>
        <w:tc>
          <w:tcPr>
            <w:tcW w:w="539" w:type="dxa"/>
            <w:gridSpan w:val="2"/>
            <w:shd w:val="clear" w:color="auto" w:fill="F2F2F2"/>
            <w:vAlign w:val="center"/>
          </w:tcPr>
          <w:p w14:paraId="0D3D9B23">
            <w:pPr>
              <w:keepNext/>
              <w:keepLines/>
              <w:spacing w:before="0" w:after="0" w:line="252" w:lineRule="auto"/>
              <w:ind w:left="0" w:right="0" w:firstLine="0"/>
              <w:jc w:val="center"/>
              <w:rPr>
                <w:ins w:id="2450" w:author="Fa'te" w:date="2026-09-18T16:13:00Z"/>
              </w:rPr>
            </w:pPr>
            <w:ins w:id="2451" w:author="Fa'te" w:date="2026-09-18T16:13:00Z">
              <w:r>
                <w:rPr>
                  <w:rFonts w:ascii="Times New Roman" w:hAnsi="Times New Roman" w:eastAsia="宋体" w:cs="Times New Roman"/>
                  <w:b/>
                  <w:i w:val="0"/>
                  <w:color w:val="000000"/>
                  <w:sz w:val="17"/>
                </w:rPr>
                <w:t>22.78</w:t>
              </w:r>
            </w:ins>
          </w:p>
        </w:tc>
        <w:tc>
          <w:tcPr>
            <w:tcW w:w="539" w:type="dxa"/>
            <w:gridSpan w:val="2"/>
            <w:shd w:val="clear" w:color="auto" w:fill="F2F2F2"/>
            <w:vAlign w:val="center"/>
          </w:tcPr>
          <w:p w14:paraId="49B209A2">
            <w:pPr>
              <w:keepNext/>
              <w:keepLines/>
              <w:spacing w:before="0" w:after="0" w:line="252" w:lineRule="auto"/>
              <w:ind w:left="0" w:right="0" w:firstLine="0"/>
              <w:jc w:val="center"/>
              <w:rPr>
                <w:ins w:id="2452" w:author="Fa'te" w:date="2026-09-18T16:13:00Z"/>
              </w:rPr>
            </w:pPr>
            <w:ins w:id="2453" w:author="Fa'te" w:date="2026-09-18T16:13:00Z">
              <w:r>
                <w:rPr>
                  <w:rFonts w:ascii="Times New Roman" w:hAnsi="Times New Roman" w:eastAsia="宋体" w:cs="Times New Roman"/>
                  <w:b/>
                  <w:i w:val="0"/>
                  <w:color w:val="000000"/>
                  <w:sz w:val="17"/>
                </w:rPr>
                <w:t>17.65</w:t>
              </w:r>
            </w:ins>
          </w:p>
        </w:tc>
        <w:tc>
          <w:tcPr>
            <w:tcW w:w="539" w:type="dxa"/>
            <w:gridSpan w:val="2"/>
            <w:shd w:val="clear" w:color="auto" w:fill="F2F2F2"/>
            <w:vAlign w:val="center"/>
          </w:tcPr>
          <w:p w14:paraId="3D49C8A5">
            <w:pPr>
              <w:keepNext/>
              <w:keepLines/>
              <w:spacing w:before="0" w:after="0" w:line="252" w:lineRule="auto"/>
              <w:ind w:left="0" w:right="0" w:firstLine="0"/>
              <w:jc w:val="center"/>
              <w:rPr>
                <w:ins w:id="2454" w:author="Fa'te" w:date="2026-09-18T16:13:00Z"/>
              </w:rPr>
            </w:pPr>
            <w:ins w:id="2455" w:author="Fa'te" w:date="2026-09-18T16:13:00Z">
              <w:r>
                <w:rPr>
                  <w:rFonts w:ascii="Times New Roman" w:hAnsi="Times New Roman" w:eastAsia="宋体" w:cs="Times New Roman"/>
                  <w:b w:val="0"/>
                  <w:i w:val="0"/>
                  <w:color w:val="000000"/>
                  <w:sz w:val="17"/>
                </w:rPr>
                <w:t>85.49</w:t>
              </w:r>
            </w:ins>
          </w:p>
        </w:tc>
        <w:tc>
          <w:tcPr>
            <w:tcW w:w="539" w:type="dxa"/>
            <w:shd w:val="clear" w:color="auto" w:fill="F2F2F2"/>
            <w:vAlign w:val="center"/>
          </w:tcPr>
          <w:p w14:paraId="2EDBC665">
            <w:pPr>
              <w:keepNext/>
              <w:keepLines/>
              <w:spacing w:before="0" w:after="0" w:line="252" w:lineRule="auto"/>
              <w:ind w:left="0" w:right="0" w:firstLine="0"/>
              <w:jc w:val="center"/>
              <w:rPr>
                <w:ins w:id="2456" w:author="Fa'te" w:date="2026-09-18T16:13:00Z"/>
              </w:rPr>
            </w:pPr>
            <w:ins w:id="2457" w:author="Fa'te" w:date="2026-09-18T16:13:00Z">
              <w:r>
                <w:rPr>
                  <w:rFonts w:ascii="Times New Roman" w:hAnsi="Times New Roman" w:eastAsia="宋体" w:cs="Times New Roman"/>
                  <w:b/>
                  <w:i w:val="0"/>
                  <w:color w:val="000000"/>
                  <w:sz w:val="17"/>
                </w:rPr>
                <w:t>46.97</w:t>
              </w:r>
            </w:ins>
          </w:p>
        </w:tc>
        <w:tc>
          <w:tcPr>
            <w:tcW w:w="539" w:type="dxa"/>
            <w:gridSpan w:val="2"/>
            <w:shd w:val="clear" w:color="auto" w:fill="F2F2F2"/>
            <w:vAlign w:val="center"/>
          </w:tcPr>
          <w:p w14:paraId="1F84BE9E">
            <w:pPr>
              <w:keepNext/>
              <w:keepLines/>
              <w:spacing w:before="0" w:after="0" w:line="252" w:lineRule="auto"/>
              <w:ind w:left="0" w:right="0" w:firstLine="0"/>
              <w:jc w:val="center"/>
              <w:rPr>
                <w:ins w:id="2458" w:author="Fa'te" w:date="2026-09-18T16:13:00Z"/>
              </w:rPr>
            </w:pPr>
            <w:ins w:id="2459" w:author="Fa'te" w:date="2026-09-18T16:13:00Z">
              <w:r>
                <w:rPr>
                  <w:rFonts w:ascii="Times New Roman" w:hAnsi="Times New Roman" w:eastAsia="宋体" w:cs="Times New Roman"/>
                  <w:b/>
                  <w:i w:val="0"/>
                  <w:color w:val="000000"/>
                  <w:sz w:val="17"/>
                </w:rPr>
                <w:t>60.63</w:t>
              </w:r>
            </w:ins>
          </w:p>
        </w:tc>
        <w:tc>
          <w:tcPr>
            <w:tcW w:w="539" w:type="dxa"/>
            <w:gridSpan w:val="2"/>
            <w:shd w:val="clear" w:color="auto" w:fill="F2F2F2"/>
            <w:vAlign w:val="center"/>
          </w:tcPr>
          <w:p w14:paraId="16A7BC89">
            <w:pPr>
              <w:keepNext/>
              <w:keepLines/>
              <w:spacing w:before="0" w:after="0" w:line="252" w:lineRule="auto"/>
              <w:ind w:left="0" w:right="0" w:firstLine="0"/>
              <w:jc w:val="center"/>
              <w:rPr>
                <w:ins w:id="2460" w:author="Fa'te" w:date="2026-09-18T16:13:00Z"/>
              </w:rPr>
            </w:pPr>
            <w:ins w:id="2461" w:author="Fa'te" w:date="2026-09-18T16:13:00Z">
              <w:r>
                <w:rPr>
                  <w:rFonts w:ascii="Times New Roman" w:hAnsi="Times New Roman" w:eastAsia="宋体" w:cs="Times New Roman"/>
                  <w:b w:val="0"/>
                  <w:i w:val="0"/>
                  <w:color w:val="000000"/>
                  <w:sz w:val="17"/>
                </w:rPr>
                <w:t>50.38</w:t>
              </w:r>
            </w:ins>
          </w:p>
        </w:tc>
        <w:tc>
          <w:tcPr>
            <w:tcW w:w="539" w:type="dxa"/>
            <w:gridSpan w:val="2"/>
            <w:shd w:val="clear" w:color="auto" w:fill="F2F2F2"/>
            <w:vAlign w:val="center"/>
          </w:tcPr>
          <w:p w14:paraId="50853420">
            <w:pPr>
              <w:keepNext/>
              <w:keepLines/>
              <w:spacing w:before="0" w:after="0" w:line="252" w:lineRule="auto"/>
              <w:ind w:left="0" w:right="0" w:firstLine="0"/>
              <w:jc w:val="center"/>
              <w:rPr>
                <w:ins w:id="2462" w:author="Fa'te" w:date="2026-09-18T16:13:00Z"/>
              </w:rPr>
            </w:pPr>
            <w:ins w:id="2463" w:author="Fa'te" w:date="2026-09-18T16:13:00Z">
              <w:r>
                <w:rPr>
                  <w:rFonts w:ascii="Times New Roman" w:hAnsi="Times New Roman" w:eastAsia="宋体" w:cs="Times New Roman"/>
                  <w:b/>
                  <w:i w:val="0"/>
                  <w:color w:val="000000"/>
                  <w:sz w:val="17"/>
                </w:rPr>
                <w:t>47.28</w:t>
              </w:r>
            </w:ins>
          </w:p>
        </w:tc>
        <w:tc>
          <w:tcPr>
            <w:tcW w:w="539" w:type="dxa"/>
            <w:gridSpan w:val="2"/>
            <w:shd w:val="clear" w:color="auto" w:fill="F2F2F2"/>
            <w:vAlign w:val="center"/>
          </w:tcPr>
          <w:p w14:paraId="6882C0A7">
            <w:pPr>
              <w:keepNext/>
              <w:keepLines/>
              <w:spacing w:before="0" w:after="0" w:line="252" w:lineRule="auto"/>
              <w:ind w:left="0" w:right="0" w:firstLine="0"/>
              <w:jc w:val="center"/>
              <w:rPr>
                <w:ins w:id="2464" w:author="Fa'te" w:date="2026-09-18T16:13:00Z"/>
              </w:rPr>
            </w:pPr>
            <w:ins w:id="2465" w:author="Fa'te" w:date="2026-09-18T16:13:00Z">
              <w:r>
                <w:rPr>
                  <w:rFonts w:ascii="Times New Roman" w:hAnsi="Times New Roman" w:eastAsia="宋体" w:cs="Times New Roman"/>
                  <w:b/>
                  <w:i w:val="0"/>
                  <w:color w:val="000000"/>
                  <w:sz w:val="17"/>
                </w:rPr>
                <w:t>25.61</w:t>
              </w:r>
            </w:ins>
          </w:p>
        </w:tc>
        <w:tc>
          <w:tcPr>
            <w:tcW w:w="539" w:type="dxa"/>
            <w:gridSpan w:val="2"/>
            <w:shd w:val="clear" w:color="auto" w:fill="F2F2F2"/>
            <w:vAlign w:val="center"/>
          </w:tcPr>
          <w:p w14:paraId="7B1E779B">
            <w:pPr>
              <w:keepNext/>
              <w:keepLines/>
              <w:spacing w:before="0" w:after="0" w:line="252" w:lineRule="auto"/>
              <w:ind w:left="0" w:right="0" w:firstLine="0"/>
              <w:jc w:val="center"/>
              <w:rPr>
                <w:ins w:id="2466" w:author="Fa'te" w:date="2026-09-18T16:13:00Z"/>
              </w:rPr>
            </w:pPr>
            <w:ins w:id="2467" w:author="Fa'te" w:date="2026-09-18T16:13:00Z">
              <w:r>
                <w:rPr>
                  <w:rFonts w:ascii="Times New Roman" w:hAnsi="Times New Roman" w:eastAsia="宋体" w:cs="Times New Roman"/>
                  <w:b/>
                  <w:i w:val="0"/>
                  <w:color w:val="000000"/>
                  <w:sz w:val="17"/>
                </w:rPr>
                <w:t>33.22</w:t>
              </w:r>
            </w:ins>
          </w:p>
        </w:tc>
        <w:tc>
          <w:tcPr>
            <w:tcW w:w="539" w:type="dxa"/>
            <w:shd w:val="clear" w:color="auto" w:fill="F2F2F2"/>
            <w:vAlign w:val="center"/>
          </w:tcPr>
          <w:p w14:paraId="542B89FC">
            <w:pPr>
              <w:keepNext/>
              <w:keepLines/>
              <w:spacing w:before="0" w:after="0" w:line="252" w:lineRule="auto"/>
              <w:ind w:left="0" w:right="0" w:firstLine="0"/>
              <w:jc w:val="center"/>
              <w:rPr>
                <w:ins w:id="2468" w:author="Fa'te" w:date="2026-09-18T16:13:00Z"/>
              </w:rPr>
            </w:pPr>
            <w:ins w:id="2469" w:author="Fa'te" w:date="2026-09-18T16:13:00Z">
              <w:r>
                <w:rPr>
                  <w:rFonts w:ascii="Times New Roman" w:hAnsi="Times New Roman" w:eastAsia="宋体" w:cs="Times New Roman"/>
                  <w:b/>
                  <w:i w:val="0"/>
                  <w:color w:val="000000"/>
                  <w:sz w:val="17"/>
                </w:rPr>
                <w:t>23.96</w:t>
              </w:r>
            </w:ins>
          </w:p>
        </w:tc>
      </w:tr>
      <w:tr w14:paraId="34122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7" w:type="dxa"/>
          <w:cantSplit/>
          <w:jc w:val="center"/>
          <w:ins w:id="2470" w:author="Fa'te" w:date="2026-09-18T16:13:00Z"/>
        </w:trPr>
        <w:tc>
          <w:tcPr>
            <w:tcW w:w="1843" w:type="dxa"/>
            <w:gridSpan w:val="4"/>
            <w:tcBorders>
              <w:bottom w:val="single" w:color="000000" w:sz="10" w:space="0"/>
            </w:tcBorders>
            <w:vAlign w:val="center"/>
          </w:tcPr>
          <w:p w14:paraId="1597561D">
            <w:pPr>
              <w:keepNext w:val="0"/>
              <w:keepLines/>
              <w:spacing w:before="0" w:after="0" w:line="252" w:lineRule="auto"/>
              <w:ind w:left="0" w:right="0" w:firstLine="0"/>
              <w:jc w:val="left"/>
              <w:rPr>
                <w:ins w:id="2471" w:author="Fa'te" w:date="2026-09-18T16:13:00Z"/>
              </w:rPr>
            </w:pPr>
            <w:ins w:id="2472" w:author="Fa'te" w:date="2026-09-18T16:13:00Z">
              <w:r>
                <w:rPr>
                  <w:rFonts w:ascii="Times New Roman" w:hAnsi="Times New Roman" w:eastAsia="宋体" w:cs="Times New Roman"/>
                  <w:b w:val="0"/>
                  <w:i w:val="0"/>
                  <w:color w:val="000000"/>
                  <w:sz w:val="17"/>
                </w:rPr>
                <w:t>9</w:t>
              </w:r>
            </w:ins>
          </w:p>
        </w:tc>
        <w:tc>
          <w:tcPr>
            <w:tcW w:w="539" w:type="dxa"/>
            <w:gridSpan w:val="2"/>
            <w:tcBorders>
              <w:bottom w:val="single" w:color="000000" w:sz="10" w:space="0"/>
            </w:tcBorders>
            <w:vAlign w:val="center"/>
          </w:tcPr>
          <w:p w14:paraId="2E047570">
            <w:pPr>
              <w:keepNext w:val="0"/>
              <w:keepLines/>
              <w:spacing w:before="0" w:after="0" w:line="252" w:lineRule="auto"/>
              <w:ind w:left="0" w:right="0" w:firstLine="0"/>
              <w:jc w:val="center"/>
              <w:rPr>
                <w:ins w:id="2473" w:author="Fa'te" w:date="2026-09-18T16:13:00Z"/>
              </w:rPr>
            </w:pPr>
            <w:ins w:id="2474" w:author="Fa'te" w:date="2026-09-18T16:13:00Z">
              <w:r>
                <w:rPr>
                  <w:rFonts w:ascii="Times New Roman" w:hAnsi="Times New Roman" w:eastAsia="宋体" w:cs="Times New Roman"/>
                  <w:b w:val="0"/>
                  <w:i w:val="0"/>
                  <w:color w:val="000000"/>
                  <w:sz w:val="17"/>
                </w:rPr>
                <w:t>30.99</w:t>
              </w:r>
            </w:ins>
          </w:p>
        </w:tc>
        <w:tc>
          <w:tcPr>
            <w:tcW w:w="539" w:type="dxa"/>
            <w:gridSpan w:val="2"/>
            <w:tcBorders>
              <w:bottom w:val="single" w:color="000000" w:sz="10" w:space="0"/>
            </w:tcBorders>
            <w:vAlign w:val="center"/>
          </w:tcPr>
          <w:p w14:paraId="29A85F1A">
            <w:pPr>
              <w:keepNext w:val="0"/>
              <w:keepLines/>
              <w:spacing w:before="0" w:after="0" w:line="252" w:lineRule="auto"/>
              <w:ind w:left="0" w:right="0" w:firstLine="0"/>
              <w:jc w:val="center"/>
              <w:rPr>
                <w:ins w:id="2475" w:author="Fa'te" w:date="2026-09-18T16:13:00Z"/>
              </w:rPr>
            </w:pPr>
            <w:ins w:id="2476" w:author="Fa'te" w:date="2026-09-18T16:13:00Z">
              <w:r>
                <w:rPr>
                  <w:rFonts w:ascii="Times New Roman" w:hAnsi="Times New Roman" w:eastAsia="宋体" w:cs="Times New Roman"/>
                  <w:b w:val="0"/>
                  <w:i w:val="0"/>
                  <w:color w:val="000000"/>
                  <w:sz w:val="17"/>
                </w:rPr>
                <w:t>11.75</w:t>
              </w:r>
            </w:ins>
          </w:p>
        </w:tc>
        <w:tc>
          <w:tcPr>
            <w:tcW w:w="539" w:type="dxa"/>
            <w:gridSpan w:val="2"/>
            <w:tcBorders>
              <w:bottom w:val="single" w:color="000000" w:sz="10" w:space="0"/>
            </w:tcBorders>
            <w:vAlign w:val="center"/>
          </w:tcPr>
          <w:p w14:paraId="6096DFF7">
            <w:pPr>
              <w:keepNext w:val="0"/>
              <w:keepLines/>
              <w:spacing w:before="0" w:after="0" w:line="252" w:lineRule="auto"/>
              <w:ind w:left="0" w:right="0" w:firstLine="0"/>
              <w:jc w:val="center"/>
              <w:rPr>
                <w:ins w:id="2477" w:author="Fa'te" w:date="2026-09-18T16:13:00Z"/>
              </w:rPr>
            </w:pPr>
            <w:ins w:id="2478" w:author="Fa'te" w:date="2026-09-18T16:13:00Z">
              <w:r>
                <w:rPr>
                  <w:rFonts w:ascii="Times New Roman" w:hAnsi="Times New Roman" w:eastAsia="宋体" w:cs="Times New Roman"/>
                  <w:b w:val="0"/>
                  <w:i w:val="0"/>
                  <w:color w:val="000000"/>
                  <w:sz w:val="17"/>
                </w:rPr>
                <w:t>17.04</w:t>
              </w:r>
            </w:ins>
          </w:p>
        </w:tc>
        <w:tc>
          <w:tcPr>
            <w:tcW w:w="539" w:type="dxa"/>
            <w:gridSpan w:val="2"/>
            <w:tcBorders>
              <w:bottom w:val="single" w:color="000000" w:sz="10" w:space="0"/>
            </w:tcBorders>
            <w:vAlign w:val="center"/>
          </w:tcPr>
          <w:p w14:paraId="75F90545">
            <w:pPr>
              <w:keepNext w:val="0"/>
              <w:keepLines/>
              <w:spacing w:before="0" w:after="0" w:line="252" w:lineRule="auto"/>
              <w:ind w:left="0" w:right="0" w:firstLine="0"/>
              <w:jc w:val="center"/>
              <w:rPr>
                <w:ins w:id="2479" w:author="Fa'te" w:date="2026-09-18T16:13:00Z"/>
              </w:rPr>
            </w:pPr>
            <w:ins w:id="2480" w:author="Fa'te" w:date="2026-09-18T16:13:00Z">
              <w:r>
                <w:rPr>
                  <w:rFonts w:ascii="Times New Roman" w:hAnsi="Times New Roman" w:eastAsia="宋体" w:cs="Times New Roman"/>
                  <w:b w:val="0"/>
                  <w:i w:val="0"/>
                  <w:color w:val="000000"/>
                  <w:sz w:val="17"/>
                </w:rPr>
                <w:t>14.73</w:t>
              </w:r>
            </w:ins>
          </w:p>
        </w:tc>
        <w:tc>
          <w:tcPr>
            <w:tcW w:w="539" w:type="dxa"/>
            <w:gridSpan w:val="2"/>
            <w:tcBorders>
              <w:bottom w:val="single" w:color="000000" w:sz="10" w:space="0"/>
            </w:tcBorders>
            <w:vAlign w:val="center"/>
          </w:tcPr>
          <w:p w14:paraId="3801D101">
            <w:pPr>
              <w:keepNext w:val="0"/>
              <w:keepLines/>
              <w:spacing w:before="0" w:after="0" w:line="252" w:lineRule="auto"/>
              <w:ind w:left="0" w:right="0" w:firstLine="0"/>
              <w:jc w:val="center"/>
              <w:rPr>
                <w:ins w:id="2481" w:author="Fa'te" w:date="2026-09-18T16:13:00Z"/>
              </w:rPr>
            </w:pPr>
            <w:ins w:id="2482" w:author="Fa'te" w:date="2026-09-18T16:13:00Z">
              <w:r>
                <w:rPr>
                  <w:rFonts w:ascii="Times New Roman" w:hAnsi="Times New Roman" w:eastAsia="宋体" w:cs="Times New Roman"/>
                  <w:b/>
                  <w:i w:val="0"/>
                  <w:color w:val="000000"/>
                  <w:sz w:val="17"/>
                </w:rPr>
                <w:t>87.48</w:t>
              </w:r>
            </w:ins>
          </w:p>
        </w:tc>
        <w:tc>
          <w:tcPr>
            <w:tcW w:w="539" w:type="dxa"/>
            <w:tcBorders>
              <w:bottom w:val="single" w:color="000000" w:sz="10" w:space="0"/>
            </w:tcBorders>
            <w:vAlign w:val="center"/>
          </w:tcPr>
          <w:p w14:paraId="67642004">
            <w:pPr>
              <w:keepNext w:val="0"/>
              <w:keepLines/>
              <w:spacing w:before="0" w:after="0" w:line="252" w:lineRule="auto"/>
              <w:ind w:left="0" w:right="0" w:firstLine="0"/>
              <w:jc w:val="center"/>
              <w:rPr>
                <w:ins w:id="2483" w:author="Fa'te" w:date="2026-09-18T16:13:00Z"/>
              </w:rPr>
            </w:pPr>
            <w:ins w:id="2484" w:author="Fa'te" w:date="2026-09-18T16:13:00Z">
              <w:r>
                <w:rPr>
                  <w:rFonts w:ascii="Times New Roman" w:hAnsi="Times New Roman" w:eastAsia="宋体" w:cs="Times New Roman"/>
                  <w:b w:val="0"/>
                  <w:i w:val="0"/>
                  <w:color w:val="000000"/>
                  <w:sz w:val="17"/>
                </w:rPr>
                <w:t>45.77</w:t>
              </w:r>
            </w:ins>
          </w:p>
        </w:tc>
        <w:tc>
          <w:tcPr>
            <w:tcW w:w="539" w:type="dxa"/>
            <w:gridSpan w:val="2"/>
            <w:tcBorders>
              <w:bottom w:val="single" w:color="000000" w:sz="10" w:space="0"/>
            </w:tcBorders>
            <w:vAlign w:val="center"/>
          </w:tcPr>
          <w:p w14:paraId="4F207E63">
            <w:pPr>
              <w:keepNext w:val="0"/>
              <w:keepLines/>
              <w:spacing w:before="0" w:after="0" w:line="252" w:lineRule="auto"/>
              <w:ind w:left="0" w:right="0" w:firstLine="0"/>
              <w:jc w:val="center"/>
              <w:rPr>
                <w:ins w:id="2485" w:author="Fa'te" w:date="2026-09-18T16:13:00Z"/>
              </w:rPr>
            </w:pPr>
            <w:ins w:id="2486" w:author="Fa'te" w:date="2026-09-18T16:13:00Z">
              <w:r>
                <w:rPr>
                  <w:rFonts w:ascii="Times New Roman" w:hAnsi="Times New Roman" w:eastAsia="宋体" w:cs="Times New Roman"/>
                  <w:b w:val="0"/>
                  <w:i w:val="0"/>
                  <w:color w:val="000000"/>
                  <w:sz w:val="17"/>
                </w:rPr>
                <w:t>60.10</w:t>
              </w:r>
            </w:ins>
          </w:p>
        </w:tc>
        <w:tc>
          <w:tcPr>
            <w:tcW w:w="539" w:type="dxa"/>
            <w:gridSpan w:val="2"/>
            <w:tcBorders>
              <w:bottom w:val="single" w:color="000000" w:sz="10" w:space="0"/>
            </w:tcBorders>
            <w:vAlign w:val="center"/>
          </w:tcPr>
          <w:p w14:paraId="337617A5">
            <w:pPr>
              <w:keepNext w:val="0"/>
              <w:keepLines/>
              <w:spacing w:before="0" w:after="0" w:line="252" w:lineRule="auto"/>
              <w:ind w:left="0" w:right="0" w:firstLine="0"/>
              <w:jc w:val="center"/>
              <w:rPr>
                <w:ins w:id="2487" w:author="Fa'te" w:date="2026-09-18T16:13:00Z"/>
              </w:rPr>
            </w:pPr>
            <w:ins w:id="2488" w:author="Fa'te" w:date="2026-09-18T16:13:00Z">
              <w:r>
                <w:rPr>
                  <w:rFonts w:ascii="Times New Roman" w:hAnsi="Times New Roman" w:eastAsia="宋体" w:cs="Times New Roman"/>
                  <w:b/>
                  <w:i w:val="0"/>
                  <w:color w:val="000000"/>
                  <w:sz w:val="17"/>
                </w:rPr>
                <w:t>51.48</w:t>
              </w:r>
            </w:ins>
          </w:p>
        </w:tc>
        <w:tc>
          <w:tcPr>
            <w:tcW w:w="539" w:type="dxa"/>
            <w:gridSpan w:val="2"/>
            <w:tcBorders>
              <w:bottom w:val="single" w:color="000000" w:sz="10" w:space="0"/>
            </w:tcBorders>
            <w:vAlign w:val="center"/>
          </w:tcPr>
          <w:p w14:paraId="7E402EBF">
            <w:pPr>
              <w:keepNext w:val="0"/>
              <w:keepLines/>
              <w:spacing w:before="0" w:after="0" w:line="252" w:lineRule="auto"/>
              <w:ind w:left="0" w:right="0" w:firstLine="0"/>
              <w:jc w:val="center"/>
              <w:rPr>
                <w:ins w:id="2489" w:author="Fa'te" w:date="2026-09-18T16:13:00Z"/>
              </w:rPr>
            </w:pPr>
            <w:ins w:id="2490" w:author="Fa'te" w:date="2026-09-18T16:13:00Z">
              <w:r>
                <w:rPr>
                  <w:rFonts w:ascii="Times New Roman" w:hAnsi="Times New Roman" w:eastAsia="宋体" w:cs="Times New Roman"/>
                  <w:b w:val="0"/>
                  <w:i w:val="0"/>
                  <w:color w:val="000000"/>
                  <w:sz w:val="17"/>
                </w:rPr>
                <w:t>43.97</w:t>
              </w:r>
            </w:ins>
          </w:p>
        </w:tc>
        <w:tc>
          <w:tcPr>
            <w:tcW w:w="539" w:type="dxa"/>
            <w:gridSpan w:val="2"/>
            <w:tcBorders>
              <w:bottom w:val="single" w:color="000000" w:sz="10" w:space="0"/>
            </w:tcBorders>
            <w:vAlign w:val="center"/>
          </w:tcPr>
          <w:p w14:paraId="6DEA501F">
            <w:pPr>
              <w:keepNext w:val="0"/>
              <w:keepLines/>
              <w:spacing w:before="0" w:after="0" w:line="252" w:lineRule="auto"/>
              <w:ind w:left="0" w:right="0" w:firstLine="0"/>
              <w:jc w:val="center"/>
              <w:rPr>
                <w:ins w:id="2491" w:author="Fa'te" w:date="2026-09-18T16:13:00Z"/>
              </w:rPr>
            </w:pPr>
            <w:ins w:id="2492" w:author="Fa'te" w:date="2026-09-18T16:13:00Z">
              <w:r>
                <w:rPr>
                  <w:rFonts w:ascii="Times New Roman" w:hAnsi="Times New Roman" w:eastAsia="宋体" w:cs="Times New Roman"/>
                  <w:b w:val="0"/>
                  <w:i w:val="0"/>
                  <w:color w:val="000000"/>
                  <w:sz w:val="17"/>
                </w:rPr>
                <w:t>24.15</w:t>
              </w:r>
            </w:ins>
          </w:p>
        </w:tc>
        <w:tc>
          <w:tcPr>
            <w:tcW w:w="539" w:type="dxa"/>
            <w:gridSpan w:val="2"/>
            <w:tcBorders>
              <w:bottom w:val="single" w:color="000000" w:sz="10" w:space="0"/>
            </w:tcBorders>
            <w:vAlign w:val="center"/>
          </w:tcPr>
          <w:p w14:paraId="766A555E">
            <w:pPr>
              <w:keepNext w:val="0"/>
              <w:keepLines/>
              <w:spacing w:before="0" w:after="0" w:line="252" w:lineRule="auto"/>
              <w:ind w:left="0" w:right="0" w:firstLine="0"/>
              <w:jc w:val="center"/>
              <w:rPr>
                <w:ins w:id="2493" w:author="Fa'te" w:date="2026-09-18T16:13:00Z"/>
              </w:rPr>
            </w:pPr>
            <w:ins w:id="2494" w:author="Fa'te" w:date="2026-09-18T16:13:00Z">
              <w:r>
                <w:rPr>
                  <w:rFonts w:ascii="Times New Roman" w:hAnsi="Times New Roman" w:eastAsia="宋体" w:cs="Times New Roman"/>
                  <w:b w:val="0"/>
                  <w:i w:val="0"/>
                  <w:color w:val="000000"/>
                  <w:sz w:val="17"/>
                </w:rPr>
                <w:t>31.18</w:t>
              </w:r>
            </w:ins>
          </w:p>
        </w:tc>
        <w:tc>
          <w:tcPr>
            <w:tcW w:w="539" w:type="dxa"/>
            <w:tcBorders>
              <w:bottom w:val="single" w:color="000000" w:sz="10" w:space="0"/>
            </w:tcBorders>
            <w:vAlign w:val="center"/>
          </w:tcPr>
          <w:p w14:paraId="39B25D60">
            <w:pPr>
              <w:keepNext w:val="0"/>
              <w:keepLines/>
              <w:spacing w:before="0" w:after="0" w:line="252" w:lineRule="auto"/>
              <w:ind w:left="0" w:right="0" w:firstLine="0"/>
              <w:jc w:val="center"/>
              <w:rPr>
                <w:ins w:id="2495" w:author="Fa'te" w:date="2026-09-18T16:13:00Z"/>
              </w:rPr>
            </w:pPr>
            <w:ins w:id="2496" w:author="Fa'te" w:date="2026-09-18T16:13:00Z">
              <w:r>
                <w:rPr>
                  <w:rFonts w:ascii="Times New Roman" w:hAnsi="Times New Roman" w:eastAsia="宋体" w:cs="Times New Roman"/>
                  <w:b w:val="0"/>
                  <w:i w:val="0"/>
                  <w:color w:val="000000"/>
                  <w:sz w:val="17"/>
                </w:rPr>
                <w:t>21.03</w:t>
              </w:r>
            </w:ins>
          </w:p>
        </w:tc>
      </w:tr>
    </w:tbl>
    <w:p w14:paraId="3AF0518D">
      <w:pPr>
        <w:keepNext w:val="0"/>
        <w:keepLines w:val="0"/>
        <w:widowControl/>
        <w:spacing w:before="0" w:after="0" w:line="360" w:lineRule="auto"/>
        <w:ind w:left="0" w:right="0" w:firstLine="420"/>
        <w:jc w:val="both"/>
        <w:rPr>
          <w:ins w:id="2497" w:author="Fa'te" w:date="2026-09-18T16:06:09Z"/>
        </w:rPr>
      </w:pPr>
      <w:ins w:id="2498" w:author="Fa'te" w:date="2026-09-18T16:04:46Z">
        <w:r>
          <w:rPr>
            <w:rFonts w:ascii="Times New Roman" w:hAnsi="Times New Roman" w:eastAsia="宋体" w:cs="Times New Roman"/>
            <w:b w:val="0"/>
            <w:i w:val="0"/>
            <w:color w:val="000000"/>
            <w:sz w:val="21"/>
          </w:rPr>
          <w:t>表5</w:t>
        </w:r>
      </w:ins>
      <w:ins w:id="2499" w:author="Fa'te" w:date="2026-09-18T16:04:57Z">
        <w:r>
          <w:rPr>
            <w:rFonts w:ascii="Times New Roman" w:hAnsi="Times New Roman" w:eastAsia="宋体" w:cs="Times New Roman"/>
            <w:b w:val="0"/>
            <w:i w:val="0"/>
            <w:color w:val="000000"/>
            <w:sz w:val="21"/>
          </w:rPr>
          <w:t>比较</w:t>
        </w:r>
      </w:ins>
      <m:oMath>
        <w:ins w:id="2500" w:author="Fa'te" w:date="2026-09-18T16:04:57Z">
          <m:r>
            <m:rPr/>
            <w:rPr>
              <w:sz w:val="21"/>
            </w:rPr>
            <m:t>E</m:t>
          </m:r>
        </w:ins>
        <w:ins w:id="2501" w:author="Fa'te" w:date="2026-09-18T16:04:57Z">
          <m:r>
            <m:rPr>
              <m:sty m:val="p"/>
            </m:rPr>
            <w:rPr>
              <w:sz w:val="21"/>
            </w:rPr>
            <m:t>∈{1,3,5,7,9}</m:t>
          </m:r>
        </w:ins>
      </m:oMath>
      <w:ins w:id="2502" w:author="Fa'te" w:date="2026-09-18T16:04:57Z">
        <w:r>
          <w:rPr>
            <w:rFonts w:ascii="Times New Roman" w:hAnsi="Times New Roman" w:eastAsia="宋体" w:cs="Times New Roman"/>
            <w:b w:val="0"/>
            <w:i w:val="0"/>
            <w:color w:val="000000"/>
            <w:sz w:val="21"/>
          </w:rPr>
          <w:t>五种专家数量，分析不同时间覆盖粒度对识别性能的影响</w:t>
        </w:r>
      </w:ins>
      <w:ins w:id="2503" w:author="Fa'te" w:date="2026-09-18T16:05:04Z">
        <w:r>
          <w:rPr>
            <w:rFonts w:hint="eastAsia" w:cs="Times New Roman"/>
            <w:b w:val="0"/>
            <w:i w:val="0"/>
            <w:color w:val="000000"/>
            <w:sz w:val="21"/>
            <w:lang w:eastAsia="zh-CN"/>
          </w:rPr>
          <w:t>。</w:t>
        </w:r>
      </w:ins>
      <w:ins w:id="2504" w:author="Fa'te" w:date="2026-09-18T16:05:42Z">
        <w:r>
          <w:rPr>
            <w:rFonts w:ascii="Times New Roman" w:hAnsi="Times New Roman" w:eastAsia="宋体" w:cs="Times New Roman"/>
            <w:b w:val="0"/>
            <w:i w:val="0"/>
            <w:color w:val="000000"/>
            <w:sz w:val="21"/>
          </w:rPr>
          <w:t>在所测试的五种配置中，</w:t>
        </w:r>
      </w:ins>
      <m:oMath>
        <w:ins w:id="2505" w:author="Fa'te" w:date="2026-09-18T16:05:42Z">
          <m:r>
            <m:rPr/>
            <w:rPr>
              <w:sz w:val="21"/>
            </w:rPr>
            <m:t>E</m:t>
          </m:r>
        </w:ins>
        <w:ins w:id="2506" w:author="Fa'te" w:date="2026-09-18T16:05:42Z">
          <m:r>
            <m:rPr>
              <m:sty m:val="p"/>
            </m:rPr>
            <w:rPr>
              <w:sz w:val="21"/>
            </w:rPr>
            <m:t>=7</m:t>
          </m:r>
        </w:ins>
      </m:oMath>
      <w:ins w:id="2507" w:author="Fa'te" w:date="2026-09-18T16:05:42Z">
        <w:r>
          <w:rPr>
            <w:rFonts w:ascii="Times New Roman" w:hAnsi="Times New Roman" w:eastAsia="宋体" w:cs="Times New Roman"/>
            <w:b w:val="0"/>
            <w:i w:val="0"/>
            <w:color w:val="000000"/>
            <w:sz w:val="21"/>
          </w:rPr>
          <w:t>在三个数据集上均取得最高的HM。相较单专家配置</w:t>
        </w:r>
      </w:ins>
      <m:oMath>
        <w:ins w:id="2508" w:author="Fa'te" w:date="2026-09-18T16:05:42Z">
          <m:r>
            <m:rPr/>
            <w:rPr>
              <w:sz w:val="21"/>
            </w:rPr>
            <m:t>E</m:t>
          </m:r>
        </w:ins>
        <w:ins w:id="2509" w:author="Fa'te" w:date="2026-09-18T16:05:42Z">
          <m:r>
            <m:rPr>
              <m:sty m:val="p"/>
            </m:rPr>
            <w:rPr>
              <w:sz w:val="21"/>
            </w:rPr>
            <m:t>=1</m:t>
          </m:r>
        </w:ins>
      </m:oMath>
      <w:ins w:id="2510" w:author="Fa'te" w:date="2026-09-18T16:05:42Z">
        <w:r>
          <w:rPr>
            <w:rFonts w:ascii="Times New Roman" w:hAnsi="Times New Roman" w:eastAsia="宋体" w:cs="Times New Roman"/>
            <w:b w:val="0"/>
            <w:i w:val="0"/>
            <w:color w:val="000000"/>
            <w:sz w:val="21"/>
          </w:rPr>
          <w:t>，其HM分别提高8.16、26.36和13.28个百分点，表明多个时间窗口有助于表达分布于不同区段的类别相关证据。但性能并未随专家数量单调增加：例如，VGGSound-GZSL</w:t>
        </w:r>
      </w:ins>
      <w:ins w:id="2511" w:author="Fa'te" w:date="2026-09-18T16:05:42Z">
        <w:r>
          <w:rPr>
            <w:rFonts w:ascii="Times New Roman" w:hAnsi="Times New Roman" w:eastAsia="宋体" w:cs="Times New Roman"/>
            <w:b w:val="0"/>
            <w:i/>
            <w:color w:val="000000"/>
            <w:sz w:val="21"/>
            <w:vertAlign w:val="superscript"/>
          </w:rPr>
          <w:t>cls</w:t>
        </w:r>
      </w:ins>
      <w:ins w:id="2512" w:author="Fa'te" w:date="2026-09-18T16:05:42Z">
        <w:r>
          <w:rPr>
            <w:rFonts w:ascii="Times New Roman" w:hAnsi="Times New Roman" w:eastAsia="宋体" w:cs="Times New Roman"/>
            <w:b w:val="0"/>
            <w:i w:val="0"/>
            <w:color w:val="000000"/>
            <w:sz w:val="21"/>
          </w:rPr>
          <w:t>上的HM在</w:t>
        </w:r>
      </w:ins>
      <m:oMath>
        <w:ins w:id="2513" w:author="Fa'te" w:date="2026-09-18T16:05:42Z">
          <m:r>
            <m:rPr/>
            <w:rPr>
              <w:sz w:val="21"/>
            </w:rPr>
            <m:t>E</m:t>
          </m:r>
        </w:ins>
        <w:ins w:id="2514" w:author="Fa'te" w:date="2026-09-18T16:05:42Z">
          <m:r>
            <m:rPr>
              <m:sty m:val="p"/>
            </m:rPr>
            <w:rPr>
              <w:sz w:val="21"/>
            </w:rPr>
            <m:t>=3</m:t>
          </m:r>
        </w:ins>
      </m:oMath>
      <w:ins w:id="2515" w:author="Fa'te" w:date="2026-09-18T16:05:42Z">
        <w:r>
          <w:rPr>
            <w:rFonts w:ascii="Times New Roman" w:hAnsi="Times New Roman" w:eastAsia="宋体" w:cs="Times New Roman"/>
            <w:b w:val="0"/>
            <w:i w:val="0"/>
            <w:color w:val="000000"/>
            <w:sz w:val="21"/>
          </w:rPr>
          <w:t>时为16.04%，在</w:t>
        </w:r>
      </w:ins>
      <m:oMath>
        <w:ins w:id="2516" w:author="Fa'te" w:date="2026-09-18T16:05:42Z">
          <m:r>
            <m:rPr/>
            <w:rPr>
              <w:sz w:val="21"/>
            </w:rPr>
            <m:t>E</m:t>
          </m:r>
        </w:ins>
        <w:ins w:id="2517" w:author="Fa'te" w:date="2026-09-18T16:05:42Z">
          <m:r>
            <m:rPr>
              <m:sty m:val="p"/>
            </m:rPr>
            <w:rPr>
              <w:sz w:val="21"/>
            </w:rPr>
            <m:t>=5</m:t>
          </m:r>
        </w:ins>
      </m:oMath>
      <w:ins w:id="2518" w:author="Fa'te" w:date="2026-09-18T16:05:42Z">
        <w:r>
          <w:rPr>
            <w:rFonts w:ascii="Times New Roman" w:hAnsi="Times New Roman" w:eastAsia="宋体" w:cs="Times New Roman"/>
            <w:b w:val="0"/>
            <w:i w:val="0"/>
            <w:color w:val="000000"/>
            <w:sz w:val="21"/>
          </w:rPr>
          <w:t>时反而降至13.85%。</w:t>
        </w:r>
      </w:ins>
      <w:ins w:id="2519" w:author="Fa'te" w:date="2026-09-18T16:06:01Z">
        <w:r>
          <w:rPr>
            <w:rFonts w:ascii="Times New Roman" w:hAnsi="Times New Roman" w:eastAsia="宋体" w:cs="Times New Roman"/>
            <w:b w:val="0"/>
            <w:i w:val="0"/>
            <w:color w:val="000000"/>
            <w:sz w:val="21"/>
          </w:rPr>
          <w:t>当专家数由7增至9时，三个数据集上的HM分别下降5.74、0.53和2.04个百分点。更多专家可能带来重复覆盖及更复杂的路由分配</w:t>
        </w:r>
      </w:ins>
      <w:ins w:id="2520" w:author="Fa'te" w:date="2026-09-18T16:06:04Z">
        <w:r>
          <w:rPr>
            <w:rFonts w:hint="eastAsia" w:cs="Times New Roman"/>
            <w:b w:val="0"/>
            <w:i w:val="0"/>
            <w:color w:val="000000"/>
            <w:sz w:val="21"/>
            <w:lang w:eastAsia="zh-CN"/>
          </w:rPr>
          <w:t>，</w:t>
        </w:r>
      </w:ins>
      <w:ins w:id="2521" w:author="Fa'te" w:date="2026-09-18T16:06:09Z">
        <w:r>
          <w:rPr>
            <w:rFonts w:ascii="Times New Roman" w:hAnsi="Times New Roman" w:eastAsia="宋体" w:cs="Times New Roman"/>
            <w:b w:val="0"/>
            <w:i w:val="0"/>
            <w:color w:val="000000"/>
            <w:sz w:val="21"/>
          </w:rPr>
          <w:t>因此，在本研究考察的专家数量范围内，七专家</w:t>
        </w:r>
      </w:ins>
      <w:ins w:id="2522" w:author="Fa'te" w:date="2026-09-18T17:25:54Z">
        <w:r>
          <w:rPr>
            <w:rFonts w:hint="eastAsia" w:cs="Times New Roman"/>
            <w:b w:val="0"/>
            <w:i w:val="0"/>
            <w:color w:val="000000"/>
            <w:sz w:val="21"/>
            <w:lang w:val="en-US" w:eastAsia="zh-CN"/>
          </w:rPr>
          <w:t>设置</w:t>
        </w:r>
      </w:ins>
      <w:ins w:id="2523" w:author="Fa'te" w:date="2026-09-18T16:06:09Z">
        <w:r>
          <w:rPr>
            <w:rFonts w:ascii="Times New Roman" w:hAnsi="Times New Roman" w:eastAsia="宋体" w:cs="Times New Roman"/>
            <w:b w:val="0"/>
            <w:i w:val="0"/>
            <w:color w:val="000000"/>
            <w:sz w:val="21"/>
          </w:rPr>
          <w:t>在三个基准上实现了最优的已见类与未见类性能平衡。</w:t>
        </w:r>
      </w:ins>
    </w:p>
    <w:p w14:paraId="747E74A5">
      <w:pPr>
        <w:keepNext w:val="0"/>
        <w:keepLines w:val="0"/>
        <w:pageBreakBefore w:val="0"/>
        <w:widowControl/>
        <w:spacing w:before="0" w:after="0" w:line="360" w:lineRule="auto"/>
        <w:ind w:left="0" w:right="0" w:firstLine="420"/>
        <w:jc w:val="both"/>
        <w:rPr>
          <w:del w:id="2524" w:author="Fa'te" w:date="2026-09-18T16:06:11Z"/>
        </w:rPr>
      </w:pPr>
      <w:del w:id="2525" w:author="Fa'te" w:date="2026-09-18T16:06:01Z">
        <w:r>
          <w:rPr>
            <w:rFonts w:ascii="Times New Roman" w:hAnsi="Times New Roman" w:eastAsia="宋体" w:cs="Times New Roman"/>
            <w:color w:val="000000"/>
            <w:sz w:val="21"/>
          </w:rPr>
          <w:delText>随着</w:delText>
        </w:r>
      </w:del>
      <m:oMath>
        <w:del w:id="2526" w:author="Fa'te" w:date="2026-09-18T16:06:01Z">
          <m:r>
            <m:rPr/>
            <w:rPr/>
            <m:t>E</m:t>
          </m:r>
        </w:del>
      </m:oMath>
      <w:del w:id="2527" w:author="Fa'te" w:date="2026-09-18T16:06:01Z">
        <w:r>
          <w:rPr>
            <w:rFonts w:ascii="Times New Roman" w:hAnsi="Times New Roman" w:eastAsia="宋体" w:cs="Times New Roman"/>
            <w:color w:val="000000"/>
            <w:sz w:val="21"/>
          </w:rPr>
          <w:delText>从1增至7，三个数据集上的HM与ZSL均逐步提高。由</w:delText>
        </w:r>
      </w:del>
      <m:oMath>
        <w:del w:id="2528" w:author="Fa'te" w:date="2026-09-18T16:06:01Z">
          <m:r>
            <m:rPr/>
            <w:rPr/>
            <m:t>E</m:t>
          </m:r>
        </w:del>
        <w:del w:id="2529" w:author="Fa'te" w:date="2026-09-18T16:06:01Z">
          <m:r>
            <m:rPr>
              <m:sty m:val="p"/>
            </m:rPr>
            <w:rPr/>
            <m:t>=</m:t>
          </m:r>
        </w:del>
        <w:del w:id="2530" w:author="Fa'te" w:date="2026-09-18T16:06:01Z">
          <m:r>
            <m:rPr/>
            <w:rPr/>
            <m:t>7</m:t>
          </m:r>
        </w:del>
      </m:oMath>
      <w:del w:id="2531" w:author="Fa'te" w:date="2026-09-18T16:06:01Z">
        <w:r>
          <w:rPr>
            <w:rFonts w:ascii="Times New Roman" w:hAnsi="Times New Roman" w:eastAsia="宋体" w:cs="Times New Roman"/>
            <w:color w:val="000000"/>
            <w:sz w:val="21"/>
          </w:rPr>
          <w:delText>增至</w:delText>
        </w:r>
      </w:del>
      <m:oMath>
        <w:del w:id="2532" w:author="Fa'te" w:date="2026-09-18T16:06:01Z">
          <m:r>
            <m:rPr/>
            <w:rPr/>
            <m:t>E</m:t>
          </m:r>
        </w:del>
        <w:del w:id="2533" w:author="Fa'te" w:date="2026-09-18T16:06:01Z">
          <m:r>
            <m:rPr>
              <m:sty m:val="p"/>
            </m:rPr>
            <w:rPr/>
            <m:t>=</m:t>
          </m:r>
        </w:del>
        <w:del w:id="2534" w:author="Fa'te" w:date="2026-09-18T16:06:01Z">
          <m:r>
            <m:rPr/>
            <w:rPr/>
            <m:t>9</m:t>
          </m:r>
        </w:del>
      </m:oMath>
      <w:del w:id="2535" w:author="Fa'te" w:date="2026-09-18T16:06:01Z">
        <w:r>
          <w:rPr>
            <w:rFonts w:ascii="Times New Roman" w:hAnsi="Times New Roman" w:eastAsia="宋体" w:cs="Times New Roman"/>
            <w:color w:val="000000"/>
            <w:sz w:val="21"/>
          </w:rPr>
          <w:delText>时，HM分别回落0.16、0.25和0.26个百分点，ZSL也出现小幅下降，呈现出专家数量增加后的边际收益递减趋势。多专家配置能够表达分布于不同时间区段的证据，而过多专家可能引入重复覆盖与表示冗余。</w:delText>
        </w:r>
      </w:del>
    </w:p>
    <w:p w14:paraId="34AC5506">
      <w:pPr>
        <w:keepNext w:val="0"/>
        <w:keepLines w:val="0"/>
        <w:pageBreakBefore w:val="0"/>
        <w:widowControl/>
        <w:spacing w:before="0" w:after="0" w:line="360" w:lineRule="auto"/>
        <w:ind w:right="0" w:firstLine="420"/>
        <w:jc w:val="both"/>
        <w:pPrChange w:id="2536" w:author="Fa'te" w:date="2026-09-18T16:06:11Z">
          <w:pPr>
            <w:pStyle w:val="5"/>
            <w:keepNext/>
            <w:keepLines/>
            <w:pageBreakBefore w:val="0"/>
            <w:widowControl/>
            <w:spacing w:before="140" w:after="100" w:line="276" w:lineRule="auto"/>
            <w:ind w:left="0" w:right="0" w:firstLine="0"/>
            <w:jc w:val="left"/>
          </w:pPr>
        </w:pPrChange>
      </w:pPr>
      <w:r>
        <w:rPr>
          <w:rFonts w:ascii="Times New Roman" w:hAnsi="Times New Roman" w:eastAsia="黑体" w:cs="Times New Roman"/>
          <w:b/>
          <w:color w:val="000000"/>
          <w:sz w:val="24"/>
        </w:rPr>
        <w:t>4.3.4</w:t>
      </w:r>
      <w:ins w:id="2537" w:author="Fa'te" w:date="2026-09-17T19:39:42Z">
        <w:r>
          <w:rPr>
            <w:rFonts w:hint="eastAsia" w:eastAsia="黑体" w:cs="Times New Roman"/>
            <w:b/>
            <w:color w:val="000000"/>
            <w:sz w:val="24"/>
            <w:lang w:val="en-US" w:eastAsia="zh-CN"/>
          </w:rPr>
          <w:t xml:space="preserve"> </w:t>
        </w:r>
      </w:ins>
      <w:r>
        <w:rPr>
          <w:rFonts w:ascii="Times New Roman" w:hAnsi="Times New Roman" w:eastAsia="黑体" w:cs="Times New Roman"/>
          <w:b/>
          <w:color w:val="000000"/>
          <w:sz w:val="24"/>
        </w:rPr>
        <w:t>DSPO优化目标消融</w:t>
      </w:r>
    </w:p>
    <w:p w14:paraId="6719B159">
      <w:pPr>
        <w:keepNext w:val="0"/>
        <w:keepLines w:val="0"/>
        <w:pageBreakBefore w:val="0"/>
        <w:widowControl/>
        <w:spacing w:before="0" w:after="0" w:line="360" w:lineRule="auto"/>
        <w:ind w:left="0" w:right="0" w:firstLine="420"/>
        <w:jc w:val="both"/>
        <w:rPr>
          <w:del w:id="2538" w:author="Fa'te" w:date="2026-09-18T16:12:17Z"/>
        </w:rPr>
      </w:pPr>
      <w:del w:id="2539" w:author="Fa'te" w:date="2026-09-18T16:12:17Z">
        <w:r>
          <w:rPr>
            <w:rFonts w:ascii="Times New Roman" w:hAnsi="Times New Roman" w:eastAsia="宋体" w:cs="Times New Roman"/>
            <w:color w:val="000000"/>
            <w:sz w:val="21"/>
          </w:rPr>
          <w:delText>为分析类别分离与语义保持的作用，比较四种原型配置：直接使用初始原型</w:delText>
        </w:r>
      </w:del>
      <m:oMath>
        <m:sSubSup>
          <m:sSubSupPr>
            <m:ctrlPr>
              <w:del w:id="2540" w:author="Fa'te" w:date="2026-09-18T16:12:17Z">
                <w:rPr/>
              </w:del>
            </m:ctrlPr>
          </m:sSubSupPr>
          <m:e>
            <w:del w:id="2541" w:author="Fa'te" w:date="2026-09-18T16:12:17Z">
              <m:r>
                <m:rPr/>
                <w:rPr/>
                <m:t>w</m:t>
              </m:r>
            </w:del>
            <m:ctrlPr>
              <w:del w:id="2542" w:author="Fa'te" w:date="2026-09-18T16:12:17Z">
                <w:rPr/>
              </w:del>
            </m:ctrlPr>
          </m:e>
          <m:sub>
            <w:del w:id="2543" w:author="Fa'te" w:date="2026-09-18T16:12:17Z">
              <m:r>
                <m:rPr/>
                <w:rPr/>
                <m:t>c</m:t>
              </m:r>
            </w:del>
            <m:ctrlPr>
              <w:del w:id="2544" w:author="Fa'te" w:date="2026-09-18T16:12:17Z">
                <w:rPr/>
              </w:del>
            </m:ctrlPr>
          </m:sub>
          <m:sup>
            <m:d>
              <m:dPr>
                <m:sepChr m:val=""/>
                <m:ctrlPr>
                  <w:del w:id="2545" w:author="Fa'te" w:date="2026-09-18T16:12:17Z">
                    <w:rPr/>
                  </w:del>
                </m:ctrlPr>
              </m:dPr>
              <m:e>
                <w:del w:id="2546" w:author="Fa'te" w:date="2026-09-18T16:12:17Z">
                  <m:r>
                    <m:rPr/>
                    <w:rPr/>
                    <m:t>0</m:t>
                  </m:r>
                </w:del>
                <m:ctrlPr>
                  <w:del w:id="2547" w:author="Fa'te" w:date="2026-09-18T16:12:17Z">
                    <w:rPr/>
                  </w:del>
                </m:ctrlPr>
              </m:e>
            </m:d>
            <m:ctrlPr>
              <w:del w:id="2548" w:author="Fa'te" w:date="2026-09-18T16:12:17Z">
                <w:rPr/>
              </w:del>
            </m:ctrlPr>
          </m:sup>
        </m:sSubSup>
      </m:oMath>
      <w:del w:id="2549" w:author="Fa'te" w:date="2026-09-18T16:12:17Z">
        <w:r>
          <w:rPr>
            <w:rFonts w:ascii="Times New Roman" w:hAnsi="Times New Roman" w:eastAsia="宋体" w:cs="Times New Roman"/>
            <w:color w:val="000000"/>
            <w:sz w:val="21"/>
          </w:rPr>
          <w:delText>，仅使用分离损失</w:delText>
        </w:r>
      </w:del>
      <m:oMath>
        <m:sSub>
          <m:sSubPr>
            <m:ctrlPr>
              <w:del w:id="2550" w:author="Fa'te" w:date="2026-09-18T16:12:17Z">
                <w:rPr/>
              </w:del>
            </m:ctrlPr>
          </m:sSubPr>
          <m:e>
            <w:del w:id="2551" w:author="Fa'te" w:date="2026-09-18T16:12:17Z">
              <m:r>
                <m:rPr>
                  <m:sty m:val="p"/>
                  <m:scr m:val="script"/>
                </m:rPr>
                <w:rPr/>
                <m:t>ℒ</m:t>
              </m:r>
            </w:del>
            <m:ctrlPr>
              <w:del w:id="2552" w:author="Fa'te" w:date="2026-09-18T16:12:17Z">
                <w:rPr/>
              </w:del>
            </m:ctrlPr>
          </m:e>
          <m:sub>
            <w:del w:id="2553" w:author="Fa'te" w:date="2026-09-18T16:12:17Z">
              <m:r>
                <m:rPr/>
                <w:rPr/>
                <m:t>sep</m:t>
              </m:r>
            </w:del>
            <m:ctrlPr>
              <w:del w:id="2554" w:author="Fa'te" w:date="2026-09-18T16:12:17Z">
                <w:rPr/>
              </w:del>
            </m:ctrlPr>
          </m:sub>
        </m:sSub>
      </m:oMath>
      <w:del w:id="2555" w:author="Fa'te" w:date="2026-09-18T16:12:17Z">
        <w:r>
          <w:rPr>
            <w:rFonts w:ascii="Times New Roman" w:hAnsi="Times New Roman" w:eastAsia="宋体" w:cs="Times New Roman"/>
            <w:color w:val="000000"/>
            <w:sz w:val="21"/>
          </w:rPr>
          <w:delText>，仅使用排序保持损失</w:delText>
        </w:r>
      </w:del>
      <m:oMath>
        <m:sSub>
          <m:sSubPr>
            <m:ctrlPr>
              <w:del w:id="2556" w:author="Fa'te" w:date="2026-09-18T16:12:17Z">
                <w:rPr/>
              </w:del>
            </m:ctrlPr>
          </m:sSubPr>
          <m:e>
            <w:del w:id="2557" w:author="Fa'te" w:date="2026-09-18T16:12:17Z">
              <m:r>
                <m:rPr>
                  <m:sty m:val="p"/>
                  <m:scr m:val="script"/>
                </m:rPr>
                <w:rPr/>
                <m:t>ℒ</m:t>
              </m:r>
            </w:del>
            <m:ctrlPr>
              <w:del w:id="2558" w:author="Fa'te" w:date="2026-09-18T16:12:17Z">
                <w:rPr/>
              </w:del>
            </m:ctrlPr>
          </m:e>
          <m:sub>
            <w:del w:id="2559" w:author="Fa'te" w:date="2026-09-18T16:12:17Z">
              <m:r>
                <m:rPr/>
                <w:rPr/>
                <m:t>rank</m:t>
              </m:r>
            </w:del>
            <m:ctrlPr>
              <w:del w:id="2560" w:author="Fa'te" w:date="2026-09-18T16:12:17Z">
                <w:rPr/>
              </w:del>
            </m:ctrlPr>
          </m:sub>
        </m:sSub>
      </m:oMath>
      <w:del w:id="2561" w:author="Fa'te" w:date="2026-09-18T16:12:17Z">
        <w:r>
          <w:rPr>
            <w:rFonts w:ascii="Times New Roman" w:hAnsi="Times New Roman" w:eastAsia="宋体" w:cs="Times New Roman"/>
            <w:color w:val="000000"/>
            <w:sz w:val="21"/>
          </w:rPr>
          <w:delText>，以及式（6）定义的类别分离与语义保持联合优化目标。联合目标采用</w:delText>
        </w:r>
      </w:del>
      <m:oMath>
        <w:del w:id="2562" w:author="Fa'te" w:date="2026-09-18T16:12:17Z">
          <m:r>
            <m:rPr/>
            <w:rPr/>
            <m:t>α</m:t>
          </m:r>
        </w:del>
        <w:del w:id="2563" w:author="Fa'te" w:date="2026-09-18T16:12:17Z">
          <m:r>
            <m:rPr>
              <m:sty m:val="p"/>
            </m:rPr>
            <w:rPr/>
            <m:t>=</m:t>
          </m:r>
        </w:del>
        <w:del w:id="2564" w:author="Fa'te" w:date="2026-09-18T16:12:17Z">
          <m:r>
            <m:rPr/>
            <w:rPr/>
            <m:t>0.5</m:t>
          </m:r>
        </w:del>
      </m:oMath>
      <w:del w:id="2565" w:author="Fa'te" w:date="2026-09-18T16:12:17Z">
        <w:r>
          <w:rPr>
            <w:rFonts w:ascii="Times New Roman" w:hAnsi="Times New Roman" w:eastAsia="宋体" w:cs="Times New Roman"/>
            <w:color w:val="000000"/>
            <w:sz w:val="21"/>
          </w:rPr>
          <w:delText>，各配置在主网络训练期间均固定原型，见表6。</w:delText>
        </w:r>
      </w:del>
    </w:p>
    <w:p w14:paraId="14485AF1">
      <w:pPr>
        <w:keepNext/>
        <w:keepLines/>
        <w:pageBreakBefore w:val="0"/>
        <w:widowControl/>
        <w:spacing w:before="80" w:after="80" w:line="288" w:lineRule="auto"/>
        <w:ind w:left="0" w:right="0" w:firstLine="0"/>
        <w:jc w:val="center"/>
      </w:pPr>
      <w:r>
        <w:rPr>
          <w:rFonts w:ascii="Times New Roman" w:hAnsi="Times New Roman" w:eastAsia="宋体" w:cs="Times New Roman"/>
          <w:color w:val="000000"/>
          <w:sz w:val="20"/>
        </w:rPr>
        <w:t>表 6DSPO优化目标消融实验结果（%）</w:t>
      </w:r>
    </w:p>
    <w:tbl>
      <w:tblPr>
        <w:tblStyle w:val="19"/>
        <w:tblW w:w="831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5" w:type="dxa"/>
          <w:left w:w="15" w:type="dxa"/>
          <w:bottom w:w="35" w:type="dxa"/>
          <w:right w:w="15" w:type="dxa"/>
        </w:tblCellMar>
      </w:tblPr>
      <w:tblGrid>
        <w:gridCol w:w="10"/>
        <w:gridCol w:w="1833"/>
        <w:gridCol w:w="167"/>
        <w:gridCol w:w="372"/>
        <w:gridCol w:w="153"/>
        <w:gridCol w:w="386"/>
        <w:gridCol w:w="139"/>
        <w:gridCol w:w="400"/>
        <w:gridCol w:w="125"/>
        <w:gridCol w:w="414"/>
        <w:gridCol w:w="111"/>
        <w:gridCol w:w="428"/>
        <w:gridCol w:w="97"/>
        <w:gridCol w:w="442"/>
        <w:gridCol w:w="83"/>
        <w:gridCol w:w="456"/>
        <w:gridCol w:w="69"/>
        <w:gridCol w:w="470"/>
        <w:gridCol w:w="55"/>
        <w:gridCol w:w="484"/>
        <w:gridCol w:w="41"/>
        <w:gridCol w:w="498"/>
        <w:gridCol w:w="27"/>
        <w:gridCol w:w="512"/>
        <w:gridCol w:w="13"/>
        <w:gridCol w:w="525"/>
        <w:gridCol w:w="1"/>
      </w:tblGrid>
      <w:tr w14:paraId="1C734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gridAfter w:val="1"/>
          <w:wBefore w:w="10" w:type="dxa"/>
          <w:wAfter w:w="1" w:type="dxa"/>
          <w:cantSplit/>
          <w:tblHeader/>
          <w:jc w:val="center"/>
          <w:del w:id="2566" w:author="Fa'te" w:date="2026-09-18T16:12:42Z"/>
        </w:trPr>
        <w:tc>
          <w:tcPr>
            <w:tcW w:w="2000" w:type="dxa"/>
            <w:gridSpan w:val="2"/>
            <w:vMerge w:val="restart"/>
            <w:tcBorders>
              <w:top w:val="single" w:color="000000" w:sz="10" w:space="0"/>
              <w:bottom w:val="single" w:color="000000" w:sz="6" w:space="0"/>
            </w:tcBorders>
            <w:vAlign w:val="center"/>
          </w:tcPr>
          <w:p w14:paraId="4EDC4E9A">
            <w:pPr>
              <w:keepNext/>
              <w:keepLines/>
              <w:spacing w:before="0" w:after="0" w:line="264" w:lineRule="auto"/>
              <w:ind w:left="0" w:right="0" w:firstLine="0"/>
              <w:jc w:val="center"/>
              <w:rPr>
                <w:del w:id="2567" w:author="Fa'te" w:date="2026-09-18T16:12:42Z"/>
              </w:rPr>
            </w:pPr>
            <w:del w:id="2568" w:author="Fa'te" w:date="2026-09-18T16:12:42Z">
              <w:r>
                <w:rPr>
                  <w:rFonts w:ascii="Times New Roman" w:hAnsi="Times New Roman" w:eastAsia="宋体" w:cs="Times New Roman"/>
                  <w:b/>
                  <w:color w:val="000000"/>
                  <w:sz w:val="16"/>
                </w:rPr>
                <w:delText>原型优化目标</w:delText>
              </w:r>
            </w:del>
          </w:p>
        </w:tc>
        <w:tc>
          <w:tcPr>
            <w:tcW w:w="2100" w:type="dxa"/>
            <w:gridSpan w:val="8"/>
            <w:tcBorders>
              <w:top w:val="single" w:color="000000" w:sz="10" w:space="0"/>
              <w:bottom w:val="single" w:color="000000" w:sz="4" w:space="0"/>
            </w:tcBorders>
            <w:vAlign w:val="center"/>
          </w:tcPr>
          <w:p w14:paraId="49702183">
            <w:pPr>
              <w:keepNext/>
              <w:keepLines/>
              <w:spacing w:before="0" w:after="0" w:line="264" w:lineRule="auto"/>
              <w:ind w:left="0" w:right="0" w:firstLine="0"/>
              <w:jc w:val="center"/>
              <w:rPr>
                <w:del w:id="2569" w:author="Fa'te" w:date="2026-09-18T16:12:42Z"/>
              </w:rPr>
            </w:pPr>
            <w:del w:id="2570" w:author="Fa'te" w:date="2026-09-18T16:12:42Z">
              <w:r>
                <w:rPr>
                  <w:rFonts w:ascii="Times New Roman" w:hAnsi="Times New Roman" w:eastAsia="宋体" w:cs="Times New Roman"/>
                  <w:b/>
                  <w:color w:val="000000"/>
                  <w:sz w:val="16"/>
                </w:rPr>
                <w:delText>VGGSound-GZSL</w:delText>
              </w:r>
            </w:del>
            <w:del w:id="2571" w:author="Fa'te" w:date="2026-09-18T16:12:42Z">
              <w:r>
                <w:rPr>
                  <w:rFonts w:ascii="Times New Roman" w:hAnsi="Times New Roman" w:eastAsia="宋体" w:cs="Times New Roman"/>
                  <w:b/>
                  <w:color w:val="000000"/>
                  <w:sz w:val="16"/>
                  <w:vertAlign w:val="superscript"/>
                </w:rPr>
                <w:delText>cls</w:delText>
              </w:r>
            </w:del>
          </w:p>
        </w:tc>
        <w:tc>
          <w:tcPr>
            <w:tcW w:w="2100" w:type="dxa"/>
            <w:gridSpan w:val="8"/>
            <w:tcBorders>
              <w:top w:val="single" w:color="000000" w:sz="10" w:space="0"/>
              <w:bottom w:val="single" w:color="000000" w:sz="4" w:space="0"/>
            </w:tcBorders>
            <w:vAlign w:val="center"/>
          </w:tcPr>
          <w:p w14:paraId="5C834DE1">
            <w:pPr>
              <w:keepNext/>
              <w:keepLines/>
              <w:spacing w:before="0" w:after="0" w:line="264" w:lineRule="auto"/>
              <w:ind w:left="0" w:right="0" w:firstLine="0"/>
              <w:jc w:val="center"/>
              <w:rPr>
                <w:del w:id="2572" w:author="Fa'te" w:date="2026-09-18T16:12:42Z"/>
              </w:rPr>
            </w:pPr>
            <w:del w:id="2573" w:author="Fa'te" w:date="2026-09-18T16:12:42Z">
              <w:r>
                <w:rPr>
                  <w:rFonts w:ascii="Times New Roman" w:hAnsi="Times New Roman" w:eastAsia="宋体" w:cs="Times New Roman"/>
                  <w:b/>
                  <w:color w:val="000000"/>
                  <w:sz w:val="16"/>
                </w:rPr>
                <w:delText>UCF-GZSL</w:delText>
              </w:r>
            </w:del>
            <w:del w:id="2574" w:author="Fa'te" w:date="2026-09-18T16:12:42Z">
              <w:r>
                <w:rPr>
                  <w:rFonts w:ascii="Times New Roman" w:hAnsi="Times New Roman" w:eastAsia="宋体" w:cs="Times New Roman"/>
                  <w:b/>
                  <w:color w:val="000000"/>
                  <w:sz w:val="16"/>
                  <w:vertAlign w:val="superscript"/>
                </w:rPr>
                <w:delText>cls</w:delText>
              </w:r>
            </w:del>
          </w:p>
        </w:tc>
        <w:tc>
          <w:tcPr>
            <w:tcW w:w="2100" w:type="dxa"/>
            <w:gridSpan w:val="7"/>
            <w:tcBorders>
              <w:top w:val="single" w:color="000000" w:sz="10" w:space="0"/>
              <w:bottom w:val="single" w:color="000000" w:sz="4" w:space="0"/>
            </w:tcBorders>
            <w:vAlign w:val="center"/>
          </w:tcPr>
          <w:p w14:paraId="098F5AF7">
            <w:pPr>
              <w:keepNext/>
              <w:keepLines/>
              <w:spacing w:before="0" w:after="0" w:line="264" w:lineRule="auto"/>
              <w:ind w:left="0" w:right="0" w:firstLine="0"/>
              <w:jc w:val="center"/>
              <w:rPr>
                <w:del w:id="2575" w:author="Fa'te" w:date="2026-09-18T16:12:42Z"/>
              </w:rPr>
            </w:pPr>
            <w:del w:id="2576" w:author="Fa'te" w:date="2026-09-18T16:12:42Z">
              <w:r>
                <w:rPr>
                  <w:rFonts w:ascii="Times New Roman" w:hAnsi="Times New Roman" w:eastAsia="宋体" w:cs="Times New Roman"/>
                  <w:b/>
                  <w:color w:val="000000"/>
                  <w:sz w:val="16"/>
                </w:rPr>
                <w:delText>ActivityNet-GZSL</w:delText>
              </w:r>
            </w:del>
            <w:del w:id="2577" w:author="Fa'te" w:date="2026-09-18T16:12:42Z">
              <w:r>
                <w:rPr>
                  <w:rFonts w:ascii="Times New Roman" w:hAnsi="Times New Roman" w:eastAsia="宋体" w:cs="Times New Roman"/>
                  <w:b/>
                  <w:color w:val="000000"/>
                  <w:sz w:val="16"/>
                  <w:vertAlign w:val="superscript"/>
                </w:rPr>
                <w:delText>cls</w:delText>
              </w:r>
            </w:del>
          </w:p>
        </w:tc>
      </w:tr>
      <w:tr w14:paraId="33315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gridAfter w:val="1"/>
          <w:wBefore w:w="10" w:type="dxa"/>
          <w:wAfter w:w="1" w:type="dxa"/>
          <w:cantSplit/>
          <w:tblHeader/>
          <w:jc w:val="center"/>
          <w:del w:id="2578" w:author="Fa'te" w:date="2026-09-18T16:12:42Z"/>
        </w:trPr>
        <w:tc>
          <w:tcPr>
            <w:tcW w:w="2000" w:type="dxa"/>
            <w:gridSpan w:val="2"/>
            <w:vMerge w:val="continue"/>
            <w:vAlign w:val="center"/>
          </w:tcPr>
          <w:p w14:paraId="38B1C1C6">
            <w:pPr>
              <w:rPr>
                <w:del w:id="2579" w:author="Fa'te" w:date="2026-09-18T16:12:42Z"/>
              </w:rPr>
            </w:pPr>
          </w:p>
        </w:tc>
        <w:tc>
          <w:tcPr>
            <w:tcW w:w="525" w:type="dxa"/>
            <w:gridSpan w:val="2"/>
            <w:tcBorders>
              <w:bottom w:val="single" w:color="000000" w:sz="6" w:space="0"/>
            </w:tcBorders>
            <w:vAlign w:val="center"/>
          </w:tcPr>
          <w:p w14:paraId="5247934E">
            <w:pPr>
              <w:keepNext/>
              <w:keepLines/>
              <w:spacing w:before="0" w:after="0" w:line="264" w:lineRule="auto"/>
              <w:ind w:left="0" w:right="0" w:firstLine="0"/>
              <w:jc w:val="center"/>
              <w:rPr>
                <w:del w:id="2580" w:author="Fa'te" w:date="2026-09-18T16:12:42Z"/>
              </w:rPr>
            </w:pPr>
            <w:del w:id="2581" w:author="Fa'te" w:date="2026-09-18T16:12:42Z">
              <w:r>
                <w:rPr>
                  <w:rFonts w:ascii="Times New Roman" w:hAnsi="Times New Roman" w:eastAsia="宋体" w:cs="Times New Roman"/>
                  <w:b/>
                  <w:color w:val="000000"/>
                  <w:sz w:val="16"/>
                </w:rPr>
                <w:delText>S</w:delText>
              </w:r>
            </w:del>
          </w:p>
        </w:tc>
        <w:tc>
          <w:tcPr>
            <w:tcW w:w="525" w:type="dxa"/>
            <w:gridSpan w:val="2"/>
            <w:tcBorders>
              <w:bottom w:val="single" w:color="000000" w:sz="6" w:space="0"/>
            </w:tcBorders>
            <w:vAlign w:val="center"/>
          </w:tcPr>
          <w:p w14:paraId="31BDE866">
            <w:pPr>
              <w:keepNext/>
              <w:keepLines/>
              <w:spacing w:before="0" w:after="0" w:line="264" w:lineRule="auto"/>
              <w:ind w:left="0" w:right="0" w:firstLine="0"/>
              <w:jc w:val="center"/>
              <w:rPr>
                <w:del w:id="2582" w:author="Fa'te" w:date="2026-09-18T16:12:42Z"/>
              </w:rPr>
            </w:pPr>
            <w:del w:id="2583" w:author="Fa'te" w:date="2026-09-18T16:12:42Z">
              <w:r>
                <w:rPr>
                  <w:rFonts w:ascii="Times New Roman" w:hAnsi="Times New Roman" w:eastAsia="宋体" w:cs="Times New Roman"/>
                  <w:b/>
                  <w:color w:val="000000"/>
                  <w:sz w:val="16"/>
                </w:rPr>
                <w:delText>U</w:delText>
              </w:r>
            </w:del>
          </w:p>
        </w:tc>
        <w:tc>
          <w:tcPr>
            <w:tcW w:w="525" w:type="dxa"/>
            <w:gridSpan w:val="2"/>
            <w:tcBorders>
              <w:bottom w:val="single" w:color="000000" w:sz="6" w:space="0"/>
            </w:tcBorders>
            <w:vAlign w:val="center"/>
          </w:tcPr>
          <w:p w14:paraId="133C2071">
            <w:pPr>
              <w:keepNext/>
              <w:keepLines/>
              <w:spacing w:before="0" w:after="0" w:line="264" w:lineRule="auto"/>
              <w:ind w:left="0" w:right="0" w:firstLine="0"/>
              <w:jc w:val="center"/>
              <w:rPr>
                <w:del w:id="2584" w:author="Fa'te" w:date="2026-09-18T16:12:42Z"/>
              </w:rPr>
            </w:pPr>
            <w:del w:id="2585" w:author="Fa'te" w:date="2026-09-18T16:12:42Z">
              <w:r>
                <w:rPr>
                  <w:rFonts w:ascii="Times New Roman" w:hAnsi="Times New Roman" w:eastAsia="宋体" w:cs="Times New Roman"/>
                  <w:b/>
                  <w:color w:val="000000"/>
                  <w:sz w:val="16"/>
                </w:rPr>
                <w:delText>HM</w:delText>
              </w:r>
            </w:del>
          </w:p>
        </w:tc>
        <w:tc>
          <w:tcPr>
            <w:tcW w:w="525" w:type="dxa"/>
            <w:gridSpan w:val="2"/>
            <w:tcBorders>
              <w:bottom w:val="single" w:color="000000" w:sz="6" w:space="0"/>
            </w:tcBorders>
            <w:vAlign w:val="center"/>
          </w:tcPr>
          <w:p w14:paraId="342A6202">
            <w:pPr>
              <w:keepNext/>
              <w:keepLines/>
              <w:spacing w:before="0" w:after="0" w:line="264" w:lineRule="auto"/>
              <w:ind w:left="0" w:right="0" w:firstLine="0"/>
              <w:jc w:val="center"/>
              <w:rPr>
                <w:del w:id="2586" w:author="Fa'te" w:date="2026-09-18T16:12:42Z"/>
              </w:rPr>
            </w:pPr>
            <w:del w:id="2587" w:author="Fa'te" w:date="2026-09-18T16:12:42Z">
              <w:r>
                <w:rPr>
                  <w:rFonts w:ascii="Times New Roman" w:hAnsi="Times New Roman" w:eastAsia="宋体" w:cs="Times New Roman"/>
                  <w:b/>
                  <w:color w:val="000000"/>
                  <w:sz w:val="16"/>
                </w:rPr>
                <w:delText>ZSL</w:delText>
              </w:r>
            </w:del>
          </w:p>
        </w:tc>
        <w:tc>
          <w:tcPr>
            <w:tcW w:w="525" w:type="dxa"/>
            <w:gridSpan w:val="2"/>
            <w:tcBorders>
              <w:bottom w:val="single" w:color="000000" w:sz="6" w:space="0"/>
            </w:tcBorders>
            <w:vAlign w:val="center"/>
          </w:tcPr>
          <w:p w14:paraId="021D6A9F">
            <w:pPr>
              <w:keepNext/>
              <w:keepLines/>
              <w:spacing w:before="0" w:after="0" w:line="264" w:lineRule="auto"/>
              <w:ind w:left="0" w:right="0" w:firstLine="0"/>
              <w:jc w:val="center"/>
              <w:rPr>
                <w:del w:id="2588" w:author="Fa'te" w:date="2026-09-18T16:12:42Z"/>
              </w:rPr>
            </w:pPr>
            <w:del w:id="2589" w:author="Fa'te" w:date="2026-09-18T16:12:42Z">
              <w:r>
                <w:rPr>
                  <w:rFonts w:ascii="Times New Roman" w:hAnsi="Times New Roman" w:eastAsia="宋体" w:cs="Times New Roman"/>
                  <w:b/>
                  <w:color w:val="000000"/>
                  <w:sz w:val="16"/>
                </w:rPr>
                <w:delText>S</w:delText>
              </w:r>
            </w:del>
          </w:p>
        </w:tc>
        <w:tc>
          <w:tcPr>
            <w:tcW w:w="525" w:type="dxa"/>
            <w:gridSpan w:val="2"/>
            <w:tcBorders>
              <w:bottom w:val="single" w:color="000000" w:sz="6" w:space="0"/>
            </w:tcBorders>
            <w:vAlign w:val="center"/>
          </w:tcPr>
          <w:p w14:paraId="0BC3ADEF">
            <w:pPr>
              <w:keepNext/>
              <w:keepLines/>
              <w:spacing w:before="0" w:after="0" w:line="264" w:lineRule="auto"/>
              <w:ind w:left="0" w:right="0" w:firstLine="0"/>
              <w:jc w:val="center"/>
              <w:rPr>
                <w:del w:id="2590" w:author="Fa'te" w:date="2026-09-18T16:12:42Z"/>
              </w:rPr>
            </w:pPr>
            <w:del w:id="2591" w:author="Fa'te" w:date="2026-09-18T16:12:42Z">
              <w:r>
                <w:rPr>
                  <w:rFonts w:ascii="Times New Roman" w:hAnsi="Times New Roman" w:eastAsia="宋体" w:cs="Times New Roman"/>
                  <w:b/>
                  <w:color w:val="000000"/>
                  <w:sz w:val="16"/>
                </w:rPr>
                <w:delText>U</w:delText>
              </w:r>
            </w:del>
          </w:p>
        </w:tc>
        <w:tc>
          <w:tcPr>
            <w:tcW w:w="525" w:type="dxa"/>
            <w:gridSpan w:val="2"/>
            <w:tcBorders>
              <w:bottom w:val="single" w:color="000000" w:sz="6" w:space="0"/>
            </w:tcBorders>
            <w:vAlign w:val="center"/>
          </w:tcPr>
          <w:p w14:paraId="6EE196A0">
            <w:pPr>
              <w:keepNext/>
              <w:keepLines/>
              <w:spacing w:before="0" w:after="0" w:line="264" w:lineRule="auto"/>
              <w:ind w:left="0" w:right="0" w:firstLine="0"/>
              <w:jc w:val="center"/>
              <w:rPr>
                <w:del w:id="2592" w:author="Fa'te" w:date="2026-09-18T16:12:42Z"/>
              </w:rPr>
            </w:pPr>
            <w:del w:id="2593" w:author="Fa'te" w:date="2026-09-18T16:12:42Z">
              <w:r>
                <w:rPr>
                  <w:rFonts w:ascii="Times New Roman" w:hAnsi="Times New Roman" w:eastAsia="宋体" w:cs="Times New Roman"/>
                  <w:b/>
                  <w:color w:val="000000"/>
                  <w:sz w:val="16"/>
                </w:rPr>
                <w:delText>HM</w:delText>
              </w:r>
            </w:del>
          </w:p>
        </w:tc>
        <w:tc>
          <w:tcPr>
            <w:tcW w:w="525" w:type="dxa"/>
            <w:gridSpan w:val="2"/>
            <w:tcBorders>
              <w:bottom w:val="single" w:color="000000" w:sz="6" w:space="0"/>
            </w:tcBorders>
            <w:vAlign w:val="center"/>
          </w:tcPr>
          <w:p w14:paraId="35FA28E2">
            <w:pPr>
              <w:keepNext/>
              <w:keepLines/>
              <w:spacing w:before="0" w:after="0" w:line="264" w:lineRule="auto"/>
              <w:ind w:left="0" w:right="0" w:firstLine="0"/>
              <w:jc w:val="center"/>
              <w:rPr>
                <w:del w:id="2594" w:author="Fa'te" w:date="2026-09-18T16:12:42Z"/>
              </w:rPr>
            </w:pPr>
            <w:del w:id="2595" w:author="Fa'te" w:date="2026-09-18T16:12:42Z">
              <w:r>
                <w:rPr>
                  <w:rFonts w:ascii="Times New Roman" w:hAnsi="Times New Roman" w:eastAsia="宋体" w:cs="Times New Roman"/>
                  <w:b/>
                  <w:color w:val="000000"/>
                  <w:sz w:val="16"/>
                </w:rPr>
                <w:delText>ZSL</w:delText>
              </w:r>
            </w:del>
          </w:p>
        </w:tc>
        <w:tc>
          <w:tcPr>
            <w:tcW w:w="525" w:type="dxa"/>
            <w:gridSpan w:val="2"/>
            <w:tcBorders>
              <w:bottom w:val="single" w:color="000000" w:sz="6" w:space="0"/>
            </w:tcBorders>
            <w:vAlign w:val="center"/>
          </w:tcPr>
          <w:p w14:paraId="0AF122C6">
            <w:pPr>
              <w:keepNext/>
              <w:keepLines/>
              <w:spacing w:before="0" w:after="0" w:line="264" w:lineRule="auto"/>
              <w:ind w:left="0" w:right="0" w:firstLine="0"/>
              <w:jc w:val="center"/>
              <w:rPr>
                <w:del w:id="2596" w:author="Fa'te" w:date="2026-09-18T16:12:42Z"/>
              </w:rPr>
            </w:pPr>
            <w:del w:id="2597" w:author="Fa'te" w:date="2026-09-18T16:12:42Z">
              <w:r>
                <w:rPr>
                  <w:rFonts w:ascii="Times New Roman" w:hAnsi="Times New Roman" w:eastAsia="宋体" w:cs="Times New Roman"/>
                  <w:b/>
                  <w:color w:val="000000"/>
                  <w:sz w:val="16"/>
                </w:rPr>
                <w:delText>S</w:delText>
              </w:r>
            </w:del>
          </w:p>
        </w:tc>
        <w:tc>
          <w:tcPr>
            <w:tcW w:w="525" w:type="dxa"/>
            <w:gridSpan w:val="2"/>
            <w:tcBorders>
              <w:bottom w:val="single" w:color="000000" w:sz="6" w:space="0"/>
            </w:tcBorders>
            <w:vAlign w:val="center"/>
          </w:tcPr>
          <w:p w14:paraId="3280F38E">
            <w:pPr>
              <w:keepNext/>
              <w:keepLines/>
              <w:spacing w:before="0" w:after="0" w:line="264" w:lineRule="auto"/>
              <w:ind w:left="0" w:right="0" w:firstLine="0"/>
              <w:jc w:val="center"/>
              <w:rPr>
                <w:del w:id="2598" w:author="Fa'te" w:date="2026-09-18T16:12:42Z"/>
              </w:rPr>
            </w:pPr>
            <w:del w:id="2599" w:author="Fa'te" w:date="2026-09-18T16:12:42Z">
              <w:r>
                <w:rPr>
                  <w:rFonts w:ascii="Times New Roman" w:hAnsi="Times New Roman" w:eastAsia="宋体" w:cs="Times New Roman"/>
                  <w:b/>
                  <w:color w:val="000000"/>
                  <w:sz w:val="16"/>
                </w:rPr>
                <w:delText>U</w:delText>
              </w:r>
            </w:del>
          </w:p>
        </w:tc>
        <w:tc>
          <w:tcPr>
            <w:tcW w:w="525" w:type="dxa"/>
            <w:gridSpan w:val="2"/>
            <w:tcBorders>
              <w:bottom w:val="single" w:color="000000" w:sz="6" w:space="0"/>
            </w:tcBorders>
            <w:vAlign w:val="center"/>
          </w:tcPr>
          <w:p w14:paraId="1E4D4F07">
            <w:pPr>
              <w:keepNext/>
              <w:keepLines/>
              <w:spacing w:before="0" w:after="0" w:line="264" w:lineRule="auto"/>
              <w:ind w:left="0" w:right="0" w:firstLine="0"/>
              <w:jc w:val="center"/>
              <w:rPr>
                <w:del w:id="2600" w:author="Fa'te" w:date="2026-09-18T16:12:42Z"/>
              </w:rPr>
            </w:pPr>
            <w:del w:id="2601" w:author="Fa'te" w:date="2026-09-18T16:12:42Z">
              <w:r>
                <w:rPr>
                  <w:rFonts w:ascii="Times New Roman" w:hAnsi="Times New Roman" w:eastAsia="宋体" w:cs="Times New Roman"/>
                  <w:b/>
                  <w:color w:val="000000"/>
                  <w:sz w:val="16"/>
                </w:rPr>
                <w:delText>HM</w:delText>
              </w:r>
            </w:del>
          </w:p>
        </w:tc>
        <w:tc>
          <w:tcPr>
            <w:tcW w:w="525" w:type="dxa"/>
            <w:tcBorders>
              <w:bottom w:val="single" w:color="000000" w:sz="6" w:space="0"/>
            </w:tcBorders>
            <w:vAlign w:val="center"/>
          </w:tcPr>
          <w:p w14:paraId="16EDE8C6">
            <w:pPr>
              <w:keepNext/>
              <w:keepLines/>
              <w:spacing w:before="0" w:after="0" w:line="264" w:lineRule="auto"/>
              <w:ind w:left="0" w:right="0" w:firstLine="0"/>
              <w:jc w:val="center"/>
              <w:rPr>
                <w:del w:id="2602" w:author="Fa'te" w:date="2026-09-18T16:12:42Z"/>
              </w:rPr>
            </w:pPr>
            <w:del w:id="2603" w:author="Fa'te" w:date="2026-09-18T16:12:42Z">
              <w:r>
                <w:rPr>
                  <w:rFonts w:ascii="Times New Roman" w:hAnsi="Times New Roman" w:eastAsia="宋体" w:cs="Times New Roman"/>
                  <w:b/>
                  <w:color w:val="000000"/>
                  <w:sz w:val="16"/>
                </w:rPr>
                <w:delText>ZSL</w:delText>
              </w:r>
            </w:del>
          </w:p>
        </w:tc>
      </w:tr>
      <w:tr w14:paraId="4E082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gridAfter w:val="1"/>
          <w:wBefore w:w="10" w:type="dxa"/>
          <w:wAfter w:w="1" w:type="dxa"/>
          <w:cantSplit/>
          <w:jc w:val="center"/>
          <w:del w:id="2604" w:author="Fa'te" w:date="2026-09-18T16:12:42Z"/>
        </w:trPr>
        <w:tc>
          <w:tcPr>
            <w:tcW w:w="2000" w:type="dxa"/>
            <w:gridSpan w:val="2"/>
            <w:vAlign w:val="center"/>
          </w:tcPr>
          <w:p w14:paraId="0DFEBFFE">
            <w:pPr>
              <w:keepNext/>
              <w:keepLines/>
              <w:spacing w:before="0" w:after="0" w:line="264" w:lineRule="auto"/>
              <w:ind w:left="0" w:right="0" w:firstLine="0"/>
              <w:jc w:val="left"/>
              <w:rPr>
                <w:del w:id="2605" w:author="Fa'te" w:date="2026-09-18T16:12:42Z"/>
              </w:rPr>
            </w:pPr>
            <w:del w:id="2606" w:author="Fa'te" w:date="2026-09-18T16:12:42Z">
              <w:r>
                <w:rPr>
                  <w:rFonts w:ascii="Times New Roman" w:hAnsi="Times New Roman" w:eastAsia="宋体" w:cs="Times New Roman"/>
                  <w:color w:val="000000"/>
                  <w:sz w:val="16"/>
                </w:rPr>
                <w:delText>初始原型</w:delText>
              </w:r>
            </w:del>
            <w:del w:id="2607" w:author="Fa'te" w:date="2026-09-18T16:12:42Z">
              <w:r>
                <w:rPr>
                  <w:rFonts w:ascii="Times New Roman" w:hAnsi="Times New Roman" w:eastAsia="宋体" w:cs="Times New Roman"/>
                  <w:i/>
                  <w:color w:val="000000"/>
                  <w:sz w:val="16"/>
                </w:rPr>
                <w:delText>w</w:delText>
              </w:r>
            </w:del>
            <w:del w:id="2608" w:author="Fa'te" w:date="2026-09-18T16:12:42Z">
              <w:r>
                <w:rPr>
                  <w:rFonts w:ascii="Times New Roman" w:hAnsi="Times New Roman" w:eastAsia="宋体" w:cs="Times New Roman"/>
                  <w:color w:val="000000"/>
                  <w:sz w:val="16"/>
                  <w:vertAlign w:val="subscript"/>
                </w:rPr>
                <w:delText>c</w:delText>
              </w:r>
            </w:del>
            <w:del w:id="2609" w:author="Fa'te" w:date="2026-09-18T16:12:42Z">
              <w:r>
                <w:rPr>
                  <w:rFonts w:ascii="Times New Roman" w:hAnsi="Times New Roman" w:eastAsia="宋体" w:cs="Times New Roman"/>
                  <w:color w:val="000000"/>
                  <w:sz w:val="16"/>
                  <w:vertAlign w:val="superscript"/>
                </w:rPr>
                <w:delText>(0)</w:delText>
              </w:r>
            </w:del>
          </w:p>
        </w:tc>
        <w:tc>
          <w:tcPr>
            <w:tcW w:w="525" w:type="dxa"/>
            <w:gridSpan w:val="2"/>
            <w:vAlign w:val="center"/>
          </w:tcPr>
          <w:p w14:paraId="59C6D23A">
            <w:pPr>
              <w:keepNext/>
              <w:keepLines/>
              <w:spacing w:before="0" w:after="0" w:line="264" w:lineRule="auto"/>
              <w:ind w:left="0" w:right="0" w:firstLine="0"/>
              <w:jc w:val="center"/>
              <w:rPr>
                <w:del w:id="2610" w:author="Fa'te" w:date="2026-09-18T16:12:42Z"/>
              </w:rPr>
            </w:pPr>
            <w:del w:id="2611" w:author="Fa'te" w:date="2026-09-18T16:12:42Z">
              <w:r>
                <w:rPr>
                  <w:rFonts w:ascii="Times New Roman" w:hAnsi="Times New Roman" w:eastAsia="宋体" w:cs="Times New Roman"/>
                  <w:color w:val="000000"/>
                  <w:sz w:val="16"/>
                </w:rPr>
                <w:delText>33.48</w:delText>
              </w:r>
            </w:del>
          </w:p>
        </w:tc>
        <w:tc>
          <w:tcPr>
            <w:tcW w:w="525" w:type="dxa"/>
            <w:gridSpan w:val="2"/>
            <w:vAlign w:val="center"/>
          </w:tcPr>
          <w:p w14:paraId="4CF0E419">
            <w:pPr>
              <w:keepNext/>
              <w:keepLines/>
              <w:spacing w:before="0" w:after="0" w:line="264" w:lineRule="auto"/>
              <w:ind w:left="0" w:right="0" w:firstLine="0"/>
              <w:jc w:val="center"/>
              <w:rPr>
                <w:del w:id="2612" w:author="Fa'te" w:date="2026-09-18T16:12:42Z"/>
              </w:rPr>
            </w:pPr>
            <w:del w:id="2613" w:author="Fa'te" w:date="2026-09-18T16:12:42Z">
              <w:r>
                <w:rPr>
                  <w:rFonts w:ascii="Times New Roman" w:hAnsi="Times New Roman" w:eastAsia="宋体" w:cs="Times New Roman"/>
                  <w:color w:val="000000"/>
                  <w:sz w:val="16"/>
                </w:rPr>
                <w:delText>11.13</w:delText>
              </w:r>
            </w:del>
          </w:p>
        </w:tc>
        <w:tc>
          <w:tcPr>
            <w:tcW w:w="525" w:type="dxa"/>
            <w:gridSpan w:val="2"/>
            <w:vAlign w:val="center"/>
          </w:tcPr>
          <w:p w14:paraId="7A7518D1">
            <w:pPr>
              <w:keepNext/>
              <w:keepLines/>
              <w:spacing w:before="0" w:after="0" w:line="264" w:lineRule="auto"/>
              <w:ind w:left="0" w:right="0" w:firstLine="0"/>
              <w:jc w:val="center"/>
              <w:rPr>
                <w:del w:id="2614" w:author="Fa'te" w:date="2026-09-18T16:12:42Z"/>
              </w:rPr>
            </w:pPr>
            <w:del w:id="2615" w:author="Fa'te" w:date="2026-09-18T16:12:42Z">
              <w:r>
                <w:rPr>
                  <w:rFonts w:ascii="Times New Roman" w:hAnsi="Times New Roman" w:eastAsia="宋体" w:cs="Times New Roman"/>
                  <w:color w:val="000000"/>
                  <w:sz w:val="16"/>
                </w:rPr>
                <w:delText>16.71</w:delText>
              </w:r>
            </w:del>
          </w:p>
        </w:tc>
        <w:tc>
          <w:tcPr>
            <w:tcW w:w="525" w:type="dxa"/>
            <w:gridSpan w:val="2"/>
            <w:vAlign w:val="center"/>
          </w:tcPr>
          <w:p w14:paraId="649CD7C2">
            <w:pPr>
              <w:keepNext/>
              <w:keepLines/>
              <w:spacing w:before="0" w:after="0" w:line="264" w:lineRule="auto"/>
              <w:ind w:left="0" w:right="0" w:firstLine="0"/>
              <w:jc w:val="center"/>
              <w:rPr>
                <w:del w:id="2616" w:author="Fa'te" w:date="2026-09-18T16:12:42Z"/>
              </w:rPr>
            </w:pPr>
            <w:del w:id="2617" w:author="Fa'te" w:date="2026-09-18T16:12:42Z">
              <w:r>
                <w:rPr>
                  <w:rFonts w:ascii="Times New Roman" w:hAnsi="Times New Roman" w:eastAsia="宋体" w:cs="Times New Roman"/>
                  <w:color w:val="000000"/>
                  <w:sz w:val="16"/>
                </w:rPr>
                <w:delText>12.31</w:delText>
              </w:r>
            </w:del>
          </w:p>
        </w:tc>
        <w:tc>
          <w:tcPr>
            <w:tcW w:w="525" w:type="dxa"/>
            <w:gridSpan w:val="2"/>
            <w:vAlign w:val="center"/>
          </w:tcPr>
          <w:p w14:paraId="169201F8">
            <w:pPr>
              <w:keepNext/>
              <w:keepLines/>
              <w:spacing w:before="0" w:after="0" w:line="264" w:lineRule="auto"/>
              <w:ind w:left="0" w:right="0" w:firstLine="0"/>
              <w:jc w:val="center"/>
              <w:rPr>
                <w:del w:id="2618" w:author="Fa'te" w:date="2026-09-18T16:12:42Z"/>
              </w:rPr>
            </w:pPr>
            <w:del w:id="2619" w:author="Fa'te" w:date="2026-09-18T16:12:42Z">
              <w:r>
                <w:rPr>
                  <w:rFonts w:ascii="Times New Roman" w:hAnsi="Times New Roman" w:eastAsia="宋体" w:cs="Times New Roman"/>
                  <w:color w:val="000000"/>
                  <w:sz w:val="16"/>
                </w:rPr>
                <w:delText>83.56</w:delText>
              </w:r>
            </w:del>
          </w:p>
        </w:tc>
        <w:tc>
          <w:tcPr>
            <w:tcW w:w="525" w:type="dxa"/>
            <w:gridSpan w:val="2"/>
            <w:vAlign w:val="center"/>
          </w:tcPr>
          <w:p w14:paraId="54AFAF52">
            <w:pPr>
              <w:keepNext/>
              <w:keepLines/>
              <w:spacing w:before="0" w:after="0" w:line="264" w:lineRule="auto"/>
              <w:ind w:left="0" w:right="0" w:firstLine="0"/>
              <w:jc w:val="center"/>
              <w:rPr>
                <w:del w:id="2620" w:author="Fa'te" w:date="2026-09-18T16:12:42Z"/>
              </w:rPr>
            </w:pPr>
            <w:del w:id="2621" w:author="Fa'te" w:date="2026-09-18T16:12:42Z">
              <w:r>
                <w:rPr>
                  <w:rFonts w:ascii="Times New Roman" w:hAnsi="Times New Roman" w:eastAsia="宋体" w:cs="Times New Roman"/>
                  <w:color w:val="000000"/>
                  <w:sz w:val="16"/>
                </w:rPr>
                <w:delText>45.78</w:delText>
              </w:r>
            </w:del>
          </w:p>
        </w:tc>
        <w:tc>
          <w:tcPr>
            <w:tcW w:w="525" w:type="dxa"/>
            <w:gridSpan w:val="2"/>
            <w:vAlign w:val="center"/>
          </w:tcPr>
          <w:p w14:paraId="3F51201F">
            <w:pPr>
              <w:keepNext/>
              <w:keepLines/>
              <w:spacing w:before="0" w:after="0" w:line="264" w:lineRule="auto"/>
              <w:ind w:left="0" w:right="0" w:firstLine="0"/>
              <w:jc w:val="center"/>
              <w:rPr>
                <w:del w:id="2622" w:author="Fa'te" w:date="2026-09-18T16:12:42Z"/>
              </w:rPr>
            </w:pPr>
            <w:del w:id="2623" w:author="Fa'te" w:date="2026-09-18T16:12:42Z">
              <w:r>
                <w:rPr>
                  <w:rFonts w:ascii="Times New Roman" w:hAnsi="Times New Roman" w:eastAsia="宋体" w:cs="Times New Roman"/>
                  <w:color w:val="000000"/>
                  <w:sz w:val="16"/>
                </w:rPr>
                <w:delText>59.15</w:delText>
              </w:r>
            </w:del>
          </w:p>
        </w:tc>
        <w:tc>
          <w:tcPr>
            <w:tcW w:w="525" w:type="dxa"/>
            <w:gridSpan w:val="2"/>
            <w:vAlign w:val="center"/>
          </w:tcPr>
          <w:p w14:paraId="15A2B6AA">
            <w:pPr>
              <w:keepNext/>
              <w:keepLines/>
              <w:spacing w:before="0" w:after="0" w:line="264" w:lineRule="auto"/>
              <w:ind w:left="0" w:right="0" w:firstLine="0"/>
              <w:jc w:val="center"/>
              <w:rPr>
                <w:del w:id="2624" w:author="Fa'te" w:date="2026-09-18T16:12:42Z"/>
              </w:rPr>
            </w:pPr>
            <w:del w:id="2625" w:author="Fa'te" w:date="2026-09-18T16:12:42Z">
              <w:r>
                <w:rPr>
                  <w:rFonts w:ascii="Times New Roman" w:hAnsi="Times New Roman" w:eastAsia="宋体" w:cs="Times New Roman"/>
                  <w:color w:val="000000"/>
                  <w:sz w:val="16"/>
                </w:rPr>
                <w:delText>50.42</w:delText>
              </w:r>
            </w:del>
          </w:p>
        </w:tc>
        <w:tc>
          <w:tcPr>
            <w:tcW w:w="525" w:type="dxa"/>
            <w:gridSpan w:val="2"/>
            <w:vAlign w:val="center"/>
          </w:tcPr>
          <w:p w14:paraId="2C3FE7CF">
            <w:pPr>
              <w:keepNext/>
              <w:keepLines/>
              <w:spacing w:before="0" w:after="0" w:line="264" w:lineRule="auto"/>
              <w:ind w:left="0" w:right="0" w:firstLine="0"/>
              <w:jc w:val="center"/>
              <w:rPr>
                <w:del w:id="2626" w:author="Fa'te" w:date="2026-09-18T16:12:42Z"/>
              </w:rPr>
            </w:pPr>
            <w:del w:id="2627" w:author="Fa'te" w:date="2026-09-18T16:12:42Z">
              <w:r>
                <w:rPr>
                  <w:rFonts w:ascii="Times New Roman" w:hAnsi="Times New Roman" w:eastAsia="宋体" w:cs="Times New Roman"/>
                  <w:color w:val="000000"/>
                  <w:sz w:val="16"/>
                </w:rPr>
                <w:delText>43.31</w:delText>
              </w:r>
            </w:del>
          </w:p>
        </w:tc>
        <w:tc>
          <w:tcPr>
            <w:tcW w:w="525" w:type="dxa"/>
            <w:gridSpan w:val="2"/>
            <w:vAlign w:val="center"/>
          </w:tcPr>
          <w:p w14:paraId="10D3B213">
            <w:pPr>
              <w:keepNext/>
              <w:keepLines/>
              <w:spacing w:before="0" w:after="0" w:line="264" w:lineRule="auto"/>
              <w:ind w:left="0" w:right="0" w:firstLine="0"/>
              <w:jc w:val="center"/>
              <w:rPr>
                <w:del w:id="2628" w:author="Fa'te" w:date="2026-09-18T16:12:42Z"/>
              </w:rPr>
            </w:pPr>
            <w:del w:id="2629" w:author="Fa'te" w:date="2026-09-18T16:12:42Z">
              <w:r>
                <w:rPr>
                  <w:rFonts w:ascii="Times New Roman" w:hAnsi="Times New Roman" w:eastAsia="宋体" w:cs="Times New Roman"/>
                  <w:color w:val="000000"/>
                  <w:sz w:val="16"/>
                </w:rPr>
                <w:delText>22.77</w:delText>
              </w:r>
            </w:del>
          </w:p>
        </w:tc>
        <w:tc>
          <w:tcPr>
            <w:tcW w:w="525" w:type="dxa"/>
            <w:gridSpan w:val="2"/>
            <w:vAlign w:val="center"/>
          </w:tcPr>
          <w:p w14:paraId="24499E36">
            <w:pPr>
              <w:keepNext/>
              <w:keepLines/>
              <w:spacing w:before="0" w:after="0" w:line="264" w:lineRule="auto"/>
              <w:ind w:left="0" w:right="0" w:firstLine="0"/>
              <w:jc w:val="center"/>
              <w:rPr>
                <w:del w:id="2630" w:author="Fa'te" w:date="2026-09-18T16:12:42Z"/>
              </w:rPr>
            </w:pPr>
            <w:del w:id="2631" w:author="Fa'te" w:date="2026-09-18T16:12:42Z">
              <w:r>
                <w:rPr>
                  <w:rFonts w:ascii="Times New Roman" w:hAnsi="Times New Roman" w:eastAsia="宋体" w:cs="Times New Roman"/>
                  <w:color w:val="000000"/>
                  <w:sz w:val="16"/>
                </w:rPr>
                <w:delText>29.85</w:delText>
              </w:r>
            </w:del>
          </w:p>
        </w:tc>
        <w:tc>
          <w:tcPr>
            <w:tcW w:w="525" w:type="dxa"/>
            <w:vAlign w:val="center"/>
          </w:tcPr>
          <w:p w14:paraId="5C5F7E84">
            <w:pPr>
              <w:keepNext/>
              <w:keepLines/>
              <w:spacing w:before="0" w:after="0" w:line="264" w:lineRule="auto"/>
              <w:ind w:left="0" w:right="0" w:firstLine="0"/>
              <w:jc w:val="center"/>
              <w:rPr>
                <w:del w:id="2632" w:author="Fa'te" w:date="2026-09-18T16:12:42Z"/>
              </w:rPr>
            </w:pPr>
            <w:del w:id="2633" w:author="Fa'te" w:date="2026-09-18T16:12:42Z">
              <w:r>
                <w:rPr>
                  <w:rFonts w:ascii="Times New Roman" w:hAnsi="Times New Roman" w:eastAsia="宋体" w:cs="Times New Roman"/>
                  <w:color w:val="000000"/>
                  <w:sz w:val="16"/>
                </w:rPr>
                <w:delText>24.07</w:delText>
              </w:r>
            </w:del>
          </w:p>
        </w:tc>
      </w:tr>
      <w:tr w14:paraId="68DEA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gridAfter w:val="1"/>
          <w:wBefore w:w="10" w:type="dxa"/>
          <w:wAfter w:w="1" w:type="dxa"/>
          <w:cantSplit/>
          <w:jc w:val="center"/>
          <w:del w:id="2634" w:author="Fa'te" w:date="2026-09-18T16:12:42Z"/>
        </w:trPr>
        <w:tc>
          <w:tcPr>
            <w:tcW w:w="2000" w:type="dxa"/>
            <w:gridSpan w:val="2"/>
            <w:vAlign w:val="center"/>
          </w:tcPr>
          <w:p w14:paraId="537186CA">
            <w:pPr>
              <w:keepNext/>
              <w:keepLines/>
              <w:spacing w:before="0" w:after="0" w:line="264" w:lineRule="auto"/>
              <w:ind w:left="0" w:right="0" w:firstLine="0"/>
              <w:jc w:val="left"/>
              <w:rPr>
                <w:del w:id="2635" w:author="Fa'te" w:date="2026-09-18T16:12:42Z"/>
              </w:rPr>
            </w:pPr>
            <w:del w:id="2636" w:author="Fa'te" w:date="2026-09-18T16:12:42Z">
              <w:r>
                <w:rPr>
                  <w:rFonts w:ascii="Times New Roman" w:hAnsi="Times New Roman" w:eastAsia="宋体" w:cs="Times New Roman"/>
                  <w:color w:val="000000"/>
                  <w:sz w:val="16"/>
                </w:rPr>
                <w:delText>仅ℒ</w:delText>
              </w:r>
            </w:del>
            <w:del w:id="2637" w:author="Fa'te" w:date="2026-09-18T16:12:42Z">
              <w:r>
                <w:rPr>
                  <w:rFonts w:ascii="Times New Roman" w:hAnsi="Times New Roman" w:eastAsia="宋体" w:cs="Times New Roman"/>
                  <w:color w:val="000000"/>
                  <w:sz w:val="16"/>
                  <w:vertAlign w:val="subscript"/>
                </w:rPr>
                <w:delText>sep</w:delText>
              </w:r>
            </w:del>
          </w:p>
        </w:tc>
        <w:tc>
          <w:tcPr>
            <w:tcW w:w="525" w:type="dxa"/>
            <w:gridSpan w:val="2"/>
            <w:vAlign w:val="center"/>
          </w:tcPr>
          <w:p w14:paraId="46127271">
            <w:pPr>
              <w:keepNext/>
              <w:keepLines/>
              <w:spacing w:before="0" w:after="0" w:line="264" w:lineRule="auto"/>
              <w:ind w:left="0" w:right="0" w:firstLine="0"/>
              <w:jc w:val="center"/>
              <w:rPr>
                <w:del w:id="2638" w:author="Fa'te" w:date="2026-09-18T16:12:42Z"/>
              </w:rPr>
            </w:pPr>
            <w:del w:id="2639" w:author="Fa'te" w:date="2026-09-18T16:12:42Z">
              <w:r>
                <w:rPr>
                  <w:rFonts w:ascii="Times New Roman" w:hAnsi="Times New Roman" w:eastAsia="宋体" w:cs="Times New Roman"/>
                  <w:b/>
                  <w:color w:val="000000"/>
                  <w:sz w:val="16"/>
                </w:rPr>
                <w:delText>37.50</w:delText>
              </w:r>
            </w:del>
          </w:p>
        </w:tc>
        <w:tc>
          <w:tcPr>
            <w:tcW w:w="525" w:type="dxa"/>
            <w:gridSpan w:val="2"/>
            <w:vAlign w:val="center"/>
          </w:tcPr>
          <w:p w14:paraId="787F681F">
            <w:pPr>
              <w:keepNext/>
              <w:keepLines/>
              <w:spacing w:before="0" w:after="0" w:line="264" w:lineRule="auto"/>
              <w:ind w:left="0" w:right="0" w:firstLine="0"/>
              <w:jc w:val="center"/>
              <w:rPr>
                <w:del w:id="2640" w:author="Fa'te" w:date="2026-09-18T16:12:42Z"/>
              </w:rPr>
            </w:pPr>
            <w:del w:id="2641" w:author="Fa'te" w:date="2026-09-18T16:12:42Z">
              <w:r>
                <w:rPr>
                  <w:rFonts w:ascii="Times New Roman" w:hAnsi="Times New Roman" w:eastAsia="宋体" w:cs="Times New Roman"/>
                  <w:color w:val="000000"/>
                  <w:sz w:val="16"/>
                </w:rPr>
                <w:delText>10.95</w:delText>
              </w:r>
            </w:del>
          </w:p>
        </w:tc>
        <w:tc>
          <w:tcPr>
            <w:tcW w:w="525" w:type="dxa"/>
            <w:gridSpan w:val="2"/>
            <w:vAlign w:val="center"/>
          </w:tcPr>
          <w:p w14:paraId="7F93D16B">
            <w:pPr>
              <w:keepNext/>
              <w:keepLines/>
              <w:spacing w:before="0" w:after="0" w:line="264" w:lineRule="auto"/>
              <w:ind w:left="0" w:right="0" w:firstLine="0"/>
              <w:jc w:val="center"/>
              <w:rPr>
                <w:del w:id="2642" w:author="Fa'te" w:date="2026-09-18T16:12:42Z"/>
              </w:rPr>
            </w:pPr>
            <w:del w:id="2643" w:author="Fa'te" w:date="2026-09-18T16:12:42Z">
              <w:r>
                <w:rPr>
                  <w:rFonts w:ascii="Times New Roman" w:hAnsi="Times New Roman" w:eastAsia="宋体" w:cs="Times New Roman"/>
                  <w:color w:val="000000"/>
                  <w:sz w:val="16"/>
                </w:rPr>
                <w:delText>16.95</w:delText>
              </w:r>
            </w:del>
          </w:p>
        </w:tc>
        <w:tc>
          <w:tcPr>
            <w:tcW w:w="525" w:type="dxa"/>
            <w:gridSpan w:val="2"/>
            <w:vAlign w:val="center"/>
          </w:tcPr>
          <w:p w14:paraId="0A7A7FCF">
            <w:pPr>
              <w:keepNext/>
              <w:keepLines/>
              <w:spacing w:before="0" w:after="0" w:line="264" w:lineRule="auto"/>
              <w:ind w:left="0" w:right="0" w:firstLine="0"/>
              <w:jc w:val="center"/>
              <w:rPr>
                <w:del w:id="2644" w:author="Fa'te" w:date="2026-09-18T16:12:42Z"/>
              </w:rPr>
            </w:pPr>
            <w:del w:id="2645" w:author="Fa'te" w:date="2026-09-18T16:12:42Z">
              <w:r>
                <w:rPr>
                  <w:rFonts w:ascii="Times New Roman" w:hAnsi="Times New Roman" w:eastAsia="宋体" w:cs="Times New Roman"/>
                  <w:color w:val="000000"/>
                  <w:sz w:val="16"/>
                </w:rPr>
                <w:delText>11.72</w:delText>
              </w:r>
            </w:del>
          </w:p>
        </w:tc>
        <w:tc>
          <w:tcPr>
            <w:tcW w:w="525" w:type="dxa"/>
            <w:gridSpan w:val="2"/>
            <w:vAlign w:val="center"/>
          </w:tcPr>
          <w:p w14:paraId="511E318D">
            <w:pPr>
              <w:keepNext/>
              <w:keepLines/>
              <w:spacing w:before="0" w:after="0" w:line="264" w:lineRule="auto"/>
              <w:ind w:left="0" w:right="0" w:firstLine="0"/>
              <w:jc w:val="center"/>
              <w:rPr>
                <w:del w:id="2646" w:author="Fa'te" w:date="2026-09-18T16:12:42Z"/>
              </w:rPr>
            </w:pPr>
            <w:del w:id="2647" w:author="Fa'te" w:date="2026-09-18T16:12:42Z">
              <w:r>
                <w:rPr>
                  <w:rFonts w:ascii="Times New Roman" w:hAnsi="Times New Roman" w:eastAsia="宋体" w:cs="Times New Roman"/>
                  <w:b/>
                  <w:color w:val="000000"/>
                  <w:sz w:val="16"/>
                </w:rPr>
                <w:delText>88.50</w:delText>
              </w:r>
            </w:del>
          </w:p>
        </w:tc>
        <w:tc>
          <w:tcPr>
            <w:tcW w:w="525" w:type="dxa"/>
            <w:gridSpan w:val="2"/>
            <w:vAlign w:val="center"/>
          </w:tcPr>
          <w:p w14:paraId="422EB3EF">
            <w:pPr>
              <w:keepNext/>
              <w:keepLines/>
              <w:spacing w:before="0" w:after="0" w:line="264" w:lineRule="auto"/>
              <w:ind w:left="0" w:right="0" w:firstLine="0"/>
              <w:jc w:val="center"/>
              <w:rPr>
                <w:del w:id="2648" w:author="Fa'te" w:date="2026-09-18T16:12:42Z"/>
              </w:rPr>
            </w:pPr>
            <w:del w:id="2649" w:author="Fa'te" w:date="2026-09-18T16:12:42Z">
              <w:r>
                <w:rPr>
                  <w:rFonts w:ascii="Times New Roman" w:hAnsi="Times New Roman" w:eastAsia="宋体" w:cs="Times New Roman"/>
                  <w:color w:val="000000"/>
                  <w:sz w:val="16"/>
                </w:rPr>
                <w:delText>44.96</w:delText>
              </w:r>
            </w:del>
          </w:p>
        </w:tc>
        <w:tc>
          <w:tcPr>
            <w:tcW w:w="525" w:type="dxa"/>
            <w:gridSpan w:val="2"/>
            <w:vAlign w:val="center"/>
          </w:tcPr>
          <w:p w14:paraId="1DC9FC69">
            <w:pPr>
              <w:keepNext/>
              <w:keepLines/>
              <w:spacing w:before="0" w:after="0" w:line="264" w:lineRule="auto"/>
              <w:ind w:left="0" w:right="0" w:firstLine="0"/>
              <w:jc w:val="center"/>
              <w:rPr>
                <w:del w:id="2650" w:author="Fa'te" w:date="2026-09-18T16:12:42Z"/>
              </w:rPr>
            </w:pPr>
            <w:del w:id="2651" w:author="Fa'te" w:date="2026-09-18T16:12:42Z">
              <w:r>
                <w:rPr>
                  <w:rFonts w:ascii="Times New Roman" w:hAnsi="Times New Roman" w:eastAsia="宋体" w:cs="Times New Roman"/>
                  <w:color w:val="000000"/>
                  <w:sz w:val="16"/>
                </w:rPr>
                <w:delText>59.63</w:delText>
              </w:r>
            </w:del>
          </w:p>
        </w:tc>
        <w:tc>
          <w:tcPr>
            <w:tcW w:w="525" w:type="dxa"/>
            <w:gridSpan w:val="2"/>
            <w:vAlign w:val="center"/>
          </w:tcPr>
          <w:p w14:paraId="719D74FE">
            <w:pPr>
              <w:keepNext/>
              <w:keepLines/>
              <w:spacing w:before="0" w:after="0" w:line="264" w:lineRule="auto"/>
              <w:ind w:left="0" w:right="0" w:firstLine="0"/>
              <w:jc w:val="center"/>
              <w:rPr>
                <w:del w:id="2652" w:author="Fa'te" w:date="2026-09-18T16:12:42Z"/>
              </w:rPr>
            </w:pPr>
            <w:del w:id="2653" w:author="Fa'te" w:date="2026-09-18T16:12:42Z">
              <w:r>
                <w:rPr>
                  <w:rFonts w:ascii="Times New Roman" w:hAnsi="Times New Roman" w:eastAsia="宋体" w:cs="Times New Roman"/>
                  <w:color w:val="000000"/>
                  <w:sz w:val="16"/>
                </w:rPr>
                <w:delText>49.26</w:delText>
              </w:r>
            </w:del>
          </w:p>
        </w:tc>
        <w:tc>
          <w:tcPr>
            <w:tcW w:w="525" w:type="dxa"/>
            <w:gridSpan w:val="2"/>
            <w:vAlign w:val="center"/>
          </w:tcPr>
          <w:p w14:paraId="714E11BA">
            <w:pPr>
              <w:keepNext/>
              <w:keepLines/>
              <w:spacing w:before="0" w:after="0" w:line="264" w:lineRule="auto"/>
              <w:ind w:left="0" w:right="0" w:firstLine="0"/>
              <w:jc w:val="center"/>
              <w:rPr>
                <w:del w:id="2654" w:author="Fa'te" w:date="2026-09-18T16:12:42Z"/>
              </w:rPr>
            </w:pPr>
            <w:del w:id="2655" w:author="Fa'te" w:date="2026-09-18T16:12:42Z">
              <w:r>
                <w:rPr>
                  <w:rFonts w:ascii="Times New Roman" w:hAnsi="Times New Roman" w:eastAsia="宋体" w:cs="Times New Roman"/>
                  <w:b/>
                  <w:color w:val="000000"/>
                  <w:sz w:val="16"/>
                </w:rPr>
                <w:delText>48.20</w:delText>
              </w:r>
            </w:del>
          </w:p>
        </w:tc>
        <w:tc>
          <w:tcPr>
            <w:tcW w:w="525" w:type="dxa"/>
            <w:gridSpan w:val="2"/>
            <w:vAlign w:val="center"/>
          </w:tcPr>
          <w:p w14:paraId="5DFD7D35">
            <w:pPr>
              <w:keepNext/>
              <w:keepLines/>
              <w:spacing w:before="0" w:after="0" w:line="264" w:lineRule="auto"/>
              <w:ind w:left="0" w:right="0" w:firstLine="0"/>
              <w:jc w:val="center"/>
              <w:rPr>
                <w:del w:id="2656" w:author="Fa'te" w:date="2026-09-18T16:12:42Z"/>
              </w:rPr>
            </w:pPr>
            <w:del w:id="2657" w:author="Fa'te" w:date="2026-09-18T16:12:42Z">
              <w:r>
                <w:rPr>
                  <w:rFonts w:ascii="Times New Roman" w:hAnsi="Times New Roman" w:eastAsia="宋体" w:cs="Times New Roman"/>
                  <w:color w:val="000000"/>
                  <w:sz w:val="16"/>
                </w:rPr>
                <w:delText>21.90</w:delText>
              </w:r>
            </w:del>
          </w:p>
        </w:tc>
        <w:tc>
          <w:tcPr>
            <w:tcW w:w="525" w:type="dxa"/>
            <w:gridSpan w:val="2"/>
            <w:vAlign w:val="center"/>
          </w:tcPr>
          <w:p w14:paraId="57DCCD0F">
            <w:pPr>
              <w:keepNext/>
              <w:keepLines/>
              <w:spacing w:before="0" w:after="0" w:line="264" w:lineRule="auto"/>
              <w:ind w:left="0" w:right="0" w:firstLine="0"/>
              <w:jc w:val="center"/>
              <w:rPr>
                <w:del w:id="2658" w:author="Fa'te" w:date="2026-09-18T16:12:42Z"/>
              </w:rPr>
            </w:pPr>
            <w:del w:id="2659" w:author="Fa'te" w:date="2026-09-18T16:12:42Z">
              <w:r>
                <w:rPr>
                  <w:rFonts w:ascii="Times New Roman" w:hAnsi="Times New Roman" w:eastAsia="宋体" w:cs="Times New Roman"/>
                  <w:color w:val="000000"/>
                  <w:sz w:val="16"/>
                </w:rPr>
                <w:delText>30.12</w:delText>
              </w:r>
            </w:del>
          </w:p>
        </w:tc>
        <w:tc>
          <w:tcPr>
            <w:tcW w:w="525" w:type="dxa"/>
            <w:vAlign w:val="center"/>
          </w:tcPr>
          <w:p w14:paraId="05781EFC">
            <w:pPr>
              <w:keepNext/>
              <w:keepLines/>
              <w:spacing w:before="0" w:after="0" w:line="264" w:lineRule="auto"/>
              <w:ind w:left="0" w:right="0" w:firstLine="0"/>
              <w:jc w:val="center"/>
              <w:rPr>
                <w:del w:id="2660" w:author="Fa'te" w:date="2026-09-18T16:12:42Z"/>
              </w:rPr>
            </w:pPr>
            <w:del w:id="2661" w:author="Fa'te" w:date="2026-09-18T16:12:42Z">
              <w:r>
                <w:rPr>
                  <w:rFonts w:ascii="Times New Roman" w:hAnsi="Times New Roman" w:eastAsia="宋体" w:cs="Times New Roman"/>
                  <w:color w:val="000000"/>
                  <w:sz w:val="16"/>
                </w:rPr>
                <w:delText>23.35</w:delText>
              </w:r>
            </w:del>
          </w:p>
        </w:tc>
      </w:tr>
      <w:tr w14:paraId="0D6B0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gridAfter w:val="1"/>
          <w:wBefore w:w="10" w:type="dxa"/>
          <w:wAfter w:w="1" w:type="dxa"/>
          <w:cantSplit/>
          <w:jc w:val="center"/>
          <w:del w:id="2662" w:author="Fa'te" w:date="2026-09-18T16:12:42Z"/>
        </w:trPr>
        <w:tc>
          <w:tcPr>
            <w:tcW w:w="2000" w:type="dxa"/>
            <w:gridSpan w:val="2"/>
            <w:vAlign w:val="center"/>
          </w:tcPr>
          <w:p w14:paraId="6646D99E">
            <w:pPr>
              <w:keepNext/>
              <w:keepLines/>
              <w:spacing w:before="0" w:after="0" w:line="264" w:lineRule="auto"/>
              <w:ind w:left="0" w:right="0" w:firstLine="0"/>
              <w:jc w:val="left"/>
              <w:rPr>
                <w:del w:id="2663" w:author="Fa'te" w:date="2026-09-18T16:12:42Z"/>
              </w:rPr>
            </w:pPr>
            <w:del w:id="2664" w:author="Fa'te" w:date="2026-09-18T16:12:42Z">
              <w:r>
                <w:rPr>
                  <w:rFonts w:ascii="Times New Roman" w:hAnsi="Times New Roman" w:eastAsia="宋体" w:cs="Times New Roman"/>
                  <w:color w:val="000000"/>
                  <w:sz w:val="16"/>
                </w:rPr>
                <w:delText>仅ℒ</w:delText>
              </w:r>
            </w:del>
            <w:del w:id="2665" w:author="Fa'te" w:date="2026-09-18T16:12:42Z">
              <w:r>
                <w:rPr>
                  <w:rFonts w:ascii="Times New Roman" w:hAnsi="Times New Roman" w:eastAsia="宋体" w:cs="Times New Roman"/>
                  <w:color w:val="000000"/>
                  <w:sz w:val="16"/>
                  <w:vertAlign w:val="subscript"/>
                </w:rPr>
                <w:delText>rank</w:delText>
              </w:r>
            </w:del>
          </w:p>
        </w:tc>
        <w:tc>
          <w:tcPr>
            <w:tcW w:w="525" w:type="dxa"/>
            <w:gridSpan w:val="2"/>
            <w:vAlign w:val="center"/>
          </w:tcPr>
          <w:p w14:paraId="7B1243B8">
            <w:pPr>
              <w:keepNext/>
              <w:keepLines/>
              <w:spacing w:before="0" w:after="0" w:line="264" w:lineRule="auto"/>
              <w:ind w:left="0" w:right="0" w:firstLine="0"/>
              <w:jc w:val="center"/>
              <w:rPr>
                <w:del w:id="2666" w:author="Fa'te" w:date="2026-09-18T16:12:42Z"/>
              </w:rPr>
            </w:pPr>
            <w:del w:id="2667" w:author="Fa'te" w:date="2026-09-18T16:12:42Z">
              <w:r>
                <w:rPr>
                  <w:rFonts w:ascii="Times New Roman" w:hAnsi="Times New Roman" w:eastAsia="宋体" w:cs="Times New Roman"/>
                  <w:color w:val="000000"/>
                  <w:sz w:val="16"/>
                </w:rPr>
                <w:delText>33.80</w:delText>
              </w:r>
            </w:del>
          </w:p>
        </w:tc>
        <w:tc>
          <w:tcPr>
            <w:tcW w:w="525" w:type="dxa"/>
            <w:gridSpan w:val="2"/>
            <w:vAlign w:val="center"/>
          </w:tcPr>
          <w:p w14:paraId="1B7928F5">
            <w:pPr>
              <w:keepNext/>
              <w:keepLines/>
              <w:spacing w:before="0" w:after="0" w:line="264" w:lineRule="auto"/>
              <w:ind w:left="0" w:right="0" w:firstLine="0"/>
              <w:jc w:val="center"/>
              <w:rPr>
                <w:del w:id="2668" w:author="Fa'te" w:date="2026-09-18T16:12:42Z"/>
              </w:rPr>
            </w:pPr>
            <w:del w:id="2669" w:author="Fa'te" w:date="2026-09-18T16:12:42Z">
              <w:r>
                <w:rPr>
                  <w:rFonts w:ascii="Times New Roman" w:hAnsi="Times New Roman" w:eastAsia="宋体" w:cs="Times New Roman"/>
                  <w:color w:val="000000"/>
                  <w:sz w:val="16"/>
                  <w:u w:val="single"/>
                </w:rPr>
                <w:delText>11.52</w:delText>
              </w:r>
            </w:del>
          </w:p>
        </w:tc>
        <w:tc>
          <w:tcPr>
            <w:tcW w:w="525" w:type="dxa"/>
            <w:gridSpan w:val="2"/>
            <w:vAlign w:val="center"/>
          </w:tcPr>
          <w:p w14:paraId="57192EE2">
            <w:pPr>
              <w:keepNext/>
              <w:keepLines/>
              <w:spacing w:before="0" w:after="0" w:line="264" w:lineRule="auto"/>
              <w:ind w:left="0" w:right="0" w:firstLine="0"/>
              <w:jc w:val="center"/>
              <w:rPr>
                <w:del w:id="2670" w:author="Fa'te" w:date="2026-09-18T16:12:42Z"/>
              </w:rPr>
            </w:pPr>
            <w:del w:id="2671" w:author="Fa'te" w:date="2026-09-18T16:12:42Z">
              <w:r>
                <w:rPr>
                  <w:rFonts w:ascii="Times New Roman" w:hAnsi="Times New Roman" w:eastAsia="宋体" w:cs="Times New Roman"/>
                  <w:color w:val="000000"/>
                  <w:sz w:val="16"/>
                  <w:u w:val="single"/>
                </w:rPr>
                <w:delText>17.18</w:delText>
              </w:r>
            </w:del>
          </w:p>
        </w:tc>
        <w:tc>
          <w:tcPr>
            <w:tcW w:w="525" w:type="dxa"/>
            <w:gridSpan w:val="2"/>
            <w:vAlign w:val="center"/>
          </w:tcPr>
          <w:p w14:paraId="0FC8E611">
            <w:pPr>
              <w:keepNext/>
              <w:keepLines/>
              <w:spacing w:before="0" w:after="0" w:line="264" w:lineRule="auto"/>
              <w:ind w:left="0" w:right="0" w:firstLine="0"/>
              <w:jc w:val="center"/>
              <w:rPr>
                <w:del w:id="2672" w:author="Fa'te" w:date="2026-09-18T16:12:42Z"/>
              </w:rPr>
            </w:pPr>
            <w:del w:id="2673" w:author="Fa'te" w:date="2026-09-18T16:12:42Z">
              <w:r>
                <w:rPr>
                  <w:rFonts w:ascii="Times New Roman" w:hAnsi="Times New Roman" w:eastAsia="宋体" w:cs="Times New Roman"/>
                  <w:color w:val="000000"/>
                  <w:sz w:val="16"/>
                  <w:u w:val="single"/>
                </w:rPr>
                <w:delText>12.58</w:delText>
              </w:r>
            </w:del>
          </w:p>
        </w:tc>
        <w:tc>
          <w:tcPr>
            <w:tcW w:w="525" w:type="dxa"/>
            <w:gridSpan w:val="2"/>
            <w:vAlign w:val="center"/>
          </w:tcPr>
          <w:p w14:paraId="4FDF4B53">
            <w:pPr>
              <w:keepNext/>
              <w:keepLines/>
              <w:spacing w:before="0" w:after="0" w:line="264" w:lineRule="auto"/>
              <w:ind w:left="0" w:right="0" w:firstLine="0"/>
              <w:jc w:val="center"/>
              <w:rPr>
                <w:del w:id="2674" w:author="Fa'te" w:date="2026-09-18T16:12:42Z"/>
              </w:rPr>
            </w:pPr>
            <w:del w:id="2675" w:author="Fa'te" w:date="2026-09-18T16:12:42Z">
              <w:r>
                <w:rPr>
                  <w:rFonts w:ascii="Times New Roman" w:hAnsi="Times New Roman" w:eastAsia="宋体" w:cs="Times New Roman"/>
                  <w:color w:val="000000"/>
                  <w:sz w:val="16"/>
                </w:rPr>
                <w:delText>84.08</w:delText>
              </w:r>
            </w:del>
          </w:p>
        </w:tc>
        <w:tc>
          <w:tcPr>
            <w:tcW w:w="525" w:type="dxa"/>
            <w:gridSpan w:val="2"/>
            <w:vAlign w:val="center"/>
          </w:tcPr>
          <w:p w14:paraId="376BA2D4">
            <w:pPr>
              <w:keepNext/>
              <w:keepLines/>
              <w:spacing w:before="0" w:after="0" w:line="264" w:lineRule="auto"/>
              <w:ind w:left="0" w:right="0" w:firstLine="0"/>
              <w:jc w:val="center"/>
              <w:rPr>
                <w:del w:id="2676" w:author="Fa'te" w:date="2026-09-18T16:12:42Z"/>
              </w:rPr>
            </w:pPr>
            <w:del w:id="2677" w:author="Fa'te" w:date="2026-09-18T16:12:42Z">
              <w:r>
                <w:rPr>
                  <w:rFonts w:ascii="Times New Roman" w:hAnsi="Times New Roman" w:eastAsia="宋体" w:cs="Times New Roman"/>
                  <w:color w:val="000000"/>
                  <w:sz w:val="16"/>
                  <w:u w:val="single"/>
                </w:rPr>
                <w:delText>46.90</w:delText>
              </w:r>
            </w:del>
          </w:p>
        </w:tc>
        <w:tc>
          <w:tcPr>
            <w:tcW w:w="525" w:type="dxa"/>
            <w:gridSpan w:val="2"/>
            <w:vAlign w:val="center"/>
          </w:tcPr>
          <w:p w14:paraId="6F74B175">
            <w:pPr>
              <w:keepNext/>
              <w:keepLines/>
              <w:spacing w:before="0" w:after="0" w:line="264" w:lineRule="auto"/>
              <w:ind w:left="0" w:right="0" w:firstLine="0"/>
              <w:jc w:val="center"/>
              <w:rPr>
                <w:del w:id="2678" w:author="Fa'te" w:date="2026-09-18T16:12:42Z"/>
              </w:rPr>
            </w:pPr>
            <w:del w:id="2679" w:author="Fa'te" w:date="2026-09-18T16:12:42Z">
              <w:r>
                <w:rPr>
                  <w:rFonts w:ascii="Times New Roman" w:hAnsi="Times New Roman" w:eastAsia="宋体" w:cs="Times New Roman"/>
                  <w:color w:val="000000"/>
                  <w:sz w:val="16"/>
                  <w:u w:val="single"/>
                </w:rPr>
                <w:delText>60.21</w:delText>
              </w:r>
            </w:del>
          </w:p>
        </w:tc>
        <w:tc>
          <w:tcPr>
            <w:tcW w:w="525" w:type="dxa"/>
            <w:gridSpan w:val="2"/>
            <w:vAlign w:val="center"/>
          </w:tcPr>
          <w:p w14:paraId="0D52B63A">
            <w:pPr>
              <w:keepNext/>
              <w:keepLines/>
              <w:spacing w:before="0" w:after="0" w:line="264" w:lineRule="auto"/>
              <w:ind w:left="0" w:right="0" w:firstLine="0"/>
              <w:jc w:val="center"/>
              <w:rPr>
                <w:del w:id="2680" w:author="Fa'te" w:date="2026-09-18T16:12:42Z"/>
              </w:rPr>
            </w:pPr>
            <w:del w:id="2681" w:author="Fa'te" w:date="2026-09-18T16:12:42Z">
              <w:r>
                <w:rPr>
                  <w:rFonts w:ascii="Times New Roman" w:hAnsi="Times New Roman" w:eastAsia="宋体" w:cs="Times New Roman"/>
                  <w:color w:val="000000"/>
                  <w:sz w:val="16"/>
                  <w:u w:val="single"/>
                </w:rPr>
                <w:delText>50.96</w:delText>
              </w:r>
            </w:del>
          </w:p>
        </w:tc>
        <w:tc>
          <w:tcPr>
            <w:tcW w:w="525" w:type="dxa"/>
            <w:gridSpan w:val="2"/>
            <w:vAlign w:val="center"/>
          </w:tcPr>
          <w:p w14:paraId="209B27E4">
            <w:pPr>
              <w:keepNext/>
              <w:keepLines/>
              <w:spacing w:before="0" w:after="0" w:line="264" w:lineRule="auto"/>
              <w:ind w:left="0" w:right="0" w:firstLine="0"/>
              <w:jc w:val="center"/>
              <w:rPr>
                <w:del w:id="2682" w:author="Fa'te" w:date="2026-09-18T16:12:42Z"/>
              </w:rPr>
            </w:pPr>
            <w:del w:id="2683" w:author="Fa'te" w:date="2026-09-18T16:12:42Z">
              <w:r>
                <w:rPr>
                  <w:rFonts w:ascii="Times New Roman" w:hAnsi="Times New Roman" w:eastAsia="宋体" w:cs="Times New Roman"/>
                  <w:color w:val="000000"/>
                  <w:sz w:val="16"/>
                </w:rPr>
                <w:delText>43.67</w:delText>
              </w:r>
            </w:del>
          </w:p>
        </w:tc>
        <w:tc>
          <w:tcPr>
            <w:tcW w:w="525" w:type="dxa"/>
            <w:gridSpan w:val="2"/>
            <w:vAlign w:val="center"/>
          </w:tcPr>
          <w:p w14:paraId="3CC08778">
            <w:pPr>
              <w:keepNext/>
              <w:keepLines/>
              <w:spacing w:before="0" w:after="0" w:line="264" w:lineRule="auto"/>
              <w:ind w:left="0" w:right="0" w:firstLine="0"/>
              <w:jc w:val="center"/>
              <w:rPr>
                <w:del w:id="2684" w:author="Fa'te" w:date="2026-09-18T16:12:42Z"/>
              </w:rPr>
            </w:pPr>
            <w:del w:id="2685" w:author="Fa'te" w:date="2026-09-18T16:12:42Z">
              <w:r>
                <w:rPr>
                  <w:rFonts w:ascii="Times New Roman" w:hAnsi="Times New Roman" w:eastAsia="宋体" w:cs="Times New Roman"/>
                  <w:color w:val="000000"/>
                  <w:sz w:val="16"/>
                  <w:u w:val="single"/>
                </w:rPr>
                <w:delText>23.52</w:delText>
              </w:r>
            </w:del>
          </w:p>
        </w:tc>
        <w:tc>
          <w:tcPr>
            <w:tcW w:w="525" w:type="dxa"/>
            <w:gridSpan w:val="2"/>
            <w:vAlign w:val="center"/>
          </w:tcPr>
          <w:p w14:paraId="1ADF04A8">
            <w:pPr>
              <w:keepNext/>
              <w:keepLines/>
              <w:spacing w:before="0" w:after="0" w:line="264" w:lineRule="auto"/>
              <w:ind w:left="0" w:right="0" w:firstLine="0"/>
              <w:jc w:val="center"/>
              <w:rPr>
                <w:del w:id="2686" w:author="Fa'te" w:date="2026-09-18T16:12:42Z"/>
              </w:rPr>
            </w:pPr>
            <w:del w:id="2687" w:author="Fa'te" w:date="2026-09-18T16:12:42Z">
              <w:r>
                <w:rPr>
                  <w:rFonts w:ascii="Times New Roman" w:hAnsi="Times New Roman" w:eastAsia="宋体" w:cs="Times New Roman"/>
                  <w:color w:val="000000"/>
                  <w:sz w:val="16"/>
                  <w:u w:val="single"/>
                </w:rPr>
                <w:delText>30.57</w:delText>
              </w:r>
            </w:del>
          </w:p>
        </w:tc>
        <w:tc>
          <w:tcPr>
            <w:tcW w:w="525" w:type="dxa"/>
            <w:vAlign w:val="center"/>
          </w:tcPr>
          <w:p w14:paraId="28C00696">
            <w:pPr>
              <w:keepNext/>
              <w:keepLines/>
              <w:spacing w:before="0" w:after="0" w:line="264" w:lineRule="auto"/>
              <w:ind w:left="0" w:right="0" w:firstLine="0"/>
              <w:jc w:val="center"/>
              <w:rPr>
                <w:del w:id="2688" w:author="Fa'te" w:date="2026-09-18T16:12:42Z"/>
              </w:rPr>
            </w:pPr>
            <w:del w:id="2689" w:author="Fa'te" w:date="2026-09-18T16:12:42Z">
              <w:r>
                <w:rPr>
                  <w:rFonts w:ascii="Times New Roman" w:hAnsi="Times New Roman" w:eastAsia="宋体" w:cs="Times New Roman"/>
                  <w:color w:val="000000"/>
                  <w:sz w:val="16"/>
                  <w:u w:val="single"/>
                </w:rPr>
                <w:delText>24.52</w:delText>
              </w:r>
            </w:del>
          </w:p>
        </w:tc>
      </w:tr>
      <w:tr w14:paraId="0AEE0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gridAfter w:val="1"/>
          <w:wBefore w:w="10" w:type="dxa"/>
          <w:wAfter w:w="1" w:type="dxa"/>
          <w:cantSplit/>
          <w:jc w:val="center"/>
          <w:del w:id="2690" w:author="Fa'te" w:date="2026-09-18T16:12:42Z"/>
        </w:trPr>
        <w:tc>
          <w:tcPr>
            <w:tcW w:w="2000" w:type="dxa"/>
            <w:gridSpan w:val="2"/>
            <w:tcBorders>
              <w:bottom w:val="single" w:color="000000" w:sz="10" w:space="0"/>
            </w:tcBorders>
            <w:vAlign w:val="center"/>
          </w:tcPr>
          <w:p w14:paraId="32135B60">
            <w:pPr>
              <w:keepNext w:val="0"/>
              <w:keepLines/>
              <w:spacing w:before="0" w:after="0" w:line="264" w:lineRule="auto"/>
              <w:ind w:left="0" w:right="0" w:firstLine="0"/>
              <w:jc w:val="left"/>
              <w:rPr>
                <w:del w:id="2691" w:author="Fa'te" w:date="2026-09-18T16:12:42Z"/>
              </w:rPr>
            </w:pPr>
            <w:del w:id="2692" w:author="Fa'te" w:date="2026-09-18T16:12:42Z">
              <w:r>
                <w:rPr>
                  <w:rFonts w:ascii="Times New Roman" w:hAnsi="Times New Roman" w:eastAsia="宋体" w:cs="Times New Roman"/>
                  <w:b/>
                  <w:color w:val="000000"/>
                  <w:sz w:val="16"/>
                </w:rPr>
                <w:delText>联合目标ℒ</w:delText>
              </w:r>
            </w:del>
          </w:p>
        </w:tc>
        <w:tc>
          <w:tcPr>
            <w:tcW w:w="525" w:type="dxa"/>
            <w:gridSpan w:val="2"/>
            <w:tcBorders>
              <w:bottom w:val="single" w:color="000000" w:sz="10" w:space="0"/>
            </w:tcBorders>
            <w:vAlign w:val="center"/>
          </w:tcPr>
          <w:p w14:paraId="7960D06A">
            <w:pPr>
              <w:keepNext w:val="0"/>
              <w:keepLines/>
              <w:spacing w:before="0" w:after="0" w:line="264" w:lineRule="auto"/>
              <w:ind w:left="0" w:right="0" w:firstLine="0"/>
              <w:jc w:val="center"/>
              <w:rPr>
                <w:del w:id="2693" w:author="Fa'te" w:date="2026-09-18T16:12:42Z"/>
              </w:rPr>
            </w:pPr>
            <w:del w:id="2694" w:author="Fa'te" w:date="2026-09-18T16:12:42Z">
              <w:r>
                <w:rPr>
                  <w:rFonts w:ascii="Times New Roman" w:hAnsi="Times New Roman" w:eastAsia="宋体" w:cs="Times New Roman"/>
                  <w:color w:val="000000"/>
                  <w:sz w:val="16"/>
                  <w:u w:val="single"/>
                </w:rPr>
                <w:delText>34.10</w:delText>
              </w:r>
            </w:del>
          </w:p>
        </w:tc>
        <w:tc>
          <w:tcPr>
            <w:tcW w:w="525" w:type="dxa"/>
            <w:gridSpan w:val="2"/>
            <w:tcBorders>
              <w:bottom w:val="single" w:color="000000" w:sz="10" w:space="0"/>
            </w:tcBorders>
            <w:vAlign w:val="center"/>
          </w:tcPr>
          <w:p w14:paraId="1AA0041C">
            <w:pPr>
              <w:keepNext w:val="0"/>
              <w:keepLines/>
              <w:spacing w:before="0" w:after="0" w:line="264" w:lineRule="auto"/>
              <w:ind w:left="0" w:right="0" w:firstLine="0"/>
              <w:jc w:val="center"/>
              <w:rPr>
                <w:del w:id="2695" w:author="Fa'te" w:date="2026-09-18T16:12:42Z"/>
              </w:rPr>
            </w:pPr>
            <w:del w:id="2696" w:author="Fa'te" w:date="2026-09-18T16:12:42Z">
              <w:r>
                <w:rPr>
                  <w:rFonts w:ascii="Times New Roman" w:hAnsi="Times New Roman" w:eastAsia="宋体" w:cs="Times New Roman"/>
                  <w:b/>
                  <w:color w:val="000000"/>
                  <w:sz w:val="16"/>
                </w:rPr>
                <w:delText>11.88</w:delText>
              </w:r>
            </w:del>
          </w:p>
        </w:tc>
        <w:tc>
          <w:tcPr>
            <w:tcW w:w="525" w:type="dxa"/>
            <w:gridSpan w:val="2"/>
            <w:tcBorders>
              <w:bottom w:val="single" w:color="000000" w:sz="10" w:space="0"/>
            </w:tcBorders>
            <w:vAlign w:val="center"/>
          </w:tcPr>
          <w:p w14:paraId="0FCA9988">
            <w:pPr>
              <w:keepNext w:val="0"/>
              <w:keepLines/>
              <w:spacing w:before="0" w:after="0" w:line="264" w:lineRule="auto"/>
              <w:ind w:left="0" w:right="0" w:firstLine="0"/>
              <w:jc w:val="center"/>
              <w:rPr>
                <w:del w:id="2697" w:author="Fa'te" w:date="2026-09-18T16:12:42Z"/>
              </w:rPr>
            </w:pPr>
            <w:del w:id="2698" w:author="Fa'te" w:date="2026-09-18T16:12:42Z">
              <w:r>
                <w:rPr>
                  <w:rFonts w:ascii="Times New Roman" w:hAnsi="Times New Roman" w:eastAsia="宋体" w:cs="Times New Roman"/>
                  <w:b/>
                  <w:color w:val="000000"/>
                  <w:sz w:val="16"/>
                </w:rPr>
                <w:delText>17.62</w:delText>
              </w:r>
            </w:del>
          </w:p>
        </w:tc>
        <w:tc>
          <w:tcPr>
            <w:tcW w:w="525" w:type="dxa"/>
            <w:gridSpan w:val="2"/>
            <w:tcBorders>
              <w:bottom w:val="single" w:color="000000" w:sz="10" w:space="0"/>
            </w:tcBorders>
            <w:vAlign w:val="center"/>
          </w:tcPr>
          <w:p w14:paraId="1F956CDA">
            <w:pPr>
              <w:keepNext w:val="0"/>
              <w:keepLines/>
              <w:spacing w:before="0" w:after="0" w:line="264" w:lineRule="auto"/>
              <w:ind w:left="0" w:right="0" w:firstLine="0"/>
              <w:jc w:val="center"/>
              <w:rPr>
                <w:del w:id="2699" w:author="Fa'te" w:date="2026-09-18T16:12:42Z"/>
              </w:rPr>
            </w:pPr>
            <w:del w:id="2700" w:author="Fa'te" w:date="2026-09-18T16:12:42Z">
              <w:r>
                <w:rPr>
                  <w:rFonts w:ascii="Times New Roman" w:hAnsi="Times New Roman" w:eastAsia="宋体" w:cs="Times New Roman"/>
                  <w:b/>
                  <w:color w:val="000000"/>
                  <w:sz w:val="16"/>
                </w:rPr>
                <w:delText>12.89</w:delText>
              </w:r>
            </w:del>
          </w:p>
        </w:tc>
        <w:tc>
          <w:tcPr>
            <w:tcW w:w="525" w:type="dxa"/>
            <w:gridSpan w:val="2"/>
            <w:tcBorders>
              <w:bottom w:val="single" w:color="000000" w:sz="10" w:space="0"/>
            </w:tcBorders>
            <w:vAlign w:val="center"/>
          </w:tcPr>
          <w:p w14:paraId="3CCD05A3">
            <w:pPr>
              <w:keepNext w:val="0"/>
              <w:keepLines/>
              <w:spacing w:before="0" w:after="0" w:line="264" w:lineRule="auto"/>
              <w:ind w:left="0" w:right="0" w:firstLine="0"/>
              <w:jc w:val="center"/>
              <w:rPr>
                <w:del w:id="2701" w:author="Fa'te" w:date="2026-09-18T16:12:42Z"/>
              </w:rPr>
            </w:pPr>
            <w:del w:id="2702" w:author="Fa'te" w:date="2026-09-18T16:12:42Z">
              <w:r>
                <w:rPr>
                  <w:rFonts w:ascii="Times New Roman" w:hAnsi="Times New Roman" w:eastAsia="宋体" w:cs="Times New Roman"/>
                  <w:color w:val="000000"/>
                  <w:sz w:val="16"/>
                  <w:u w:val="single"/>
                </w:rPr>
                <w:delText>84.60</w:delText>
              </w:r>
            </w:del>
          </w:p>
        </w:tc>
        <w:tc>
          <w:tcPr>
            <w:tcW w:w="525" w:type="dxa"/>
            <w:gridSpan w:val="2"/>
            <w:tcBorders>
              <w:bottom w:val="single" w:color="000000" w:sz="10" w:space="0"/>
            </w:tcBorders>
            <w:vAlign w:val="center"/>
          </w:tcPr>
          <w:p w14:paraId="1535C80F">
            <w:pPr>
              <w:keepNext w:val="0"/>
              <w:keepLines/>
              <w:spacing w:before="0" w:after="0" w:line="264" w:lineRule="auto"/>
              <w:ind w:left="0" w:right="0" w:firstLine="0"/>
              <w:jc w:val="center"/>
              <w:rPr>
                <w:del w:id="2703" w:author="Fa'te" w:date="2026-09-18T16:12:42Z"/>
              </w:rPr>
            </w:pPr>
            <w:del w:id="2704" w:author="Fa'te" w:date="2026-09-18T16:12:42Z">
              <w:r>
                <w:rPr>
                  <w:rFonts w:ascii="Times New Roman" w:hAnsi="Times New Roman" w:eastAsia="宋体" w:cs="Times New Roman"/>
                  <w:b/>
                  <w:color w:val="000000"/>
                  <w:sz w:val="16"/>
                </w:rPr>
                <w:delText>48.04</w:delText>
              </w:r>
            </w:del>
          </w:p>
        </w:tc>
        <w:tc>
          <w:tcPr>
            <w:tcW w:w="525" w:type="dxa"/>
            <w:gridSpan w:val="2"/>
            <w:tcBorders>
              <w:bottom w:val="single" w:color="000000" w:sz="10" w:space="0"/>
            </w:tcBorders>
            <w:vAlign w:val="center"/>
          </w:tcPr>
          <w:p w14:paraId="3F16AD36">
            <w:pPr>
              <w:keepNext w:val="0"/>
              <w:keepLines/>
              <w:spacing w:before="0" w:after="0" w:line="264" w:lineRule="auto"/>
              <w:ind w:left="0" w:right="0" w:firstLine="0"/>
              <w:jc w:val="center"/>
              <w:rPr>
                <w:del w:id="2705" w:author="Fa'te" w:date="2026-09-18T16:12:42Z"/>
              </w:rPr>
            </w:pPr>
            <w:del w:id="2706" w:author="Fa'te" w:date="2026-09-18T16:12:42Z">
              <w:r>
                <w:rPr>
                  <w:rFonts w:ascii="Times New Roman" w:hAnsi="Times New Roman" w:eastAsia="宋体" w:cs="Times New Roman"/>
                  <w:b/>
                  <w:color w:val="000000"/>
                  <w:sz w:val="16"/>
                </w:rPr>
                <w:delText>61.28</w:delText>
              </w:r>
            </w:del>
          </w:p>
        </w:tc>
        <w:tc>
          <w:tcPr>
            <w:tcW w:w="525" w:type="dxa"/>
            <w:gridSpan w:val="2"/>
            <w:tcBorders>
              <w:bottom w:val="single" w:color="000000" w:sz="10" w:space="0"/>
            </w:tcBorders>
            <w:vAlign w:val="center"/>
          </w:tcPr>
          <w:p w14:paraId="60BD2E32">
            <w:pPr>
              <w:keepNext w:val="0"/>
              <w:keepLines/>
              <w:spacing w:before="0" w:after="0" w:line="264" w:lineRule="auto"/>
              <w:ind w:left="0" w:right="0" w:firstLine="0"/>
              <w:jc w:val="center"/>
              <w:rPr>
                <w:del w:id="2707" w:author="Fa'te" w:date="2026-09-18T16:12:42Z"/>
              </w:rPr>
            </w:pPr>
            <w:del w:id="2708" w:author="Fa'te" w:date="2026-09-18T16:12:42Z">
              <w:r>
                <w:rPr>
                  <w:rFonts w:ascii="Times New Roman" w:hAnsi="Times New Roman" w:eastAsia="宋体" w:cs="Times New Roman"/>
                  <w:b/>
                  <w:color w:val="000000"/>
                  <w:sz w:val="16"/>
                </w:rPr>
                <w:delText>51.74</w:delText>
              </w:r>
            </w:del>
          </w:p>
        </w:tc>
        <w:tc>
          <w:tcPr>
            <w:tcW w:w="525" w:type="dxa"/>
            <w:gridSpan w:val="2"/>
            <w:tcBorders>
              <w:bottom w:val="single" w:color="000000" w:sz="10" w:space="0"/>
            </w:tcBorders>
            <w:vAlign w:val="center"/>
          </w:tcPr>
          <w:p w14:paraId="077D14B2">
            <w:pPr>
              <w:keepNext w:val="0"/>
              <w:keepLines/>
              <w:spacing w:before="0" w:after="0" w:line="264" w:lineRule="auto"/>
              <w:ind w:left="0" w:right="0" w:firstLine="0"/>
              <w:jc w:val="center"/>
              <w:rPr>
                <w:del w:id="2709" w:author="Fa'te" w:date="2026-09-18T16:12:42Z"/>
              </w:rPr>
            </w:pPr>
            <w:del w:id="2710" w:author="Fa'te" w:date="2026-09-18T16:12:42Z">
              <w:r>
                <w:rPr>
                  <w:rFonts w:ascii="Times New Roman" w:hAnsi="Times New Roman" w:eastAsia="宋体" w:cs="Times New Roman"/>
                  <w:color w:val="000000"/>
                  <w:sz w:val="16"/>
                  <w:u w:val="single"/>
                </w:rPr>
                <w:delText>44.10</w:delText>
              </w:r>
            </w:del>
          </w:p>
        </w:tc>
        <w:tc>
          <w:tcPr>
            <w:tcW w:w="525" w:type="dxa"/>
            <w:gridSpan w:val="2"/>
            <w:tcBorders>
              <w:bottom w:val="single" w:color="000000" w:sz="10" w:space="0"/>
            </w:tcBorders>
            <w:vAlign w:val="center"/>
          </w:tcPr>
          <w:p w14:paraId="60701588">
            <w:pPr>
              <w:keepNext w:val="0"/>
              <w:keepLines/>
              <w:spacing w:before="0" w:after="0" w:line="264" w:lineRule="auto"/>
              <w:ind w:left="0" w:right="0" w:firstLine="0"/>
              <w:jc w:val="center"/>
              <w:rPr>
                <w:del w:id="2711" w:author="Fa'te" w:date="2026-09-18T16:12:42Z"/>
              </w:rPr>
            </w:pPr>
            <w:del w:id="2712" w:author="Fa'te" w:date="2026-09-18T16:12:42Z">
              <w:r>
                <w:rPr>
                  <w:rFonts w:ascii="Times New Roman" w:hAnsi="Times New Roman" w:eastAsia="宋体" w:cs="Times New Roman"/>
                  <w:b/>
                  <w:color w:val="000000"/>
                  <w:sz w:val="16"/>
                </w:rPr>
                <w:delText>24.43</w:delText>
              </w:r>
            </w:del>
          </w:p>
        </w:tc>
        <w:tc>
          <w:tcPr>
            <w:tcW w:w="525" w:type="dxa"/>
            <w:gridSpan w:val="2"/>
            <w:tcBorders>
              <w:bottom w:val="single" w:color="000000" w:sz="10" w:space="0"/>
            </w:tcBorders>
            <w:vAlign w:val="center"/>
          </w:tcPr>
          <w:p w14:paraId="3D1814A3">
            <w:pPr>
              <w:keepNext w:val="0"/>
              <w:keepLines/>
              <w:spacing w:before="0" w:after="0" w:line="264" w:lineRule="auto"/>
              <w:ind w:left="0" w:right="0" w:firstLine="0"/>
              <w:jc w:val="center"/>
              <w:rPr>
                <w:del w:id="2713" w:author="Fa'te" w:date="2026-09-18T16:12:42Z"/>
              </w:rPr>
            </w:pPr>
            <w:del w:id="2714" w:author="Fa'te" w:date="2026-09-18T16:12:42Z">
              <w:r>
                <w:rPr>
                  <w:rFonts w:ascii="Times New Roman" w:hAnsi="Times New Roman" w:eastAsia="宋体" w:cs="Times New Roman"/>
                  <w:b/>
                  <w:color w:val="000000"/>
                  <w:sz w:val="16"/>
                </w:rPr>
                <w:delText>31.44</w:delText>
              </w:r>
            </w:del>
          </w:p>
        </w:tc>
        <w:tc>
          <w:tcPr>
            <w:tcW w:w="525" w:type="dxa"/>
            <w:tcBorders>
              <w:bottom w:val="single" w:color="000000" w:sz="10" w:space="0"/>
            </w:tcBorders>
            <w:vAlign w:val="center"/>
          </w:tcPr>
          <w:p w14:paraId="56A414F0">
            <w:pPr>
              <w:keepNext w:val="0"/>
              <w:keepLines/>
              <w:spacing w:before="0" w:after="0" w:line="264" w:lineRule="auto"/>
              <w:ind w:left="0" w:right="0" w:firstLine="0"/>
              <w:jc w:val="center"/>
              <w:rPr>
                <w:del w:id="2715" w:author="Fa'te" w:date="2026-09-18T16:12:42Z"/>
              </w:rPr>
            </w:pPr>
            <w:del w:id="2716" w:author="Fa'te" w:date="2026-09-18T16:12:42Z">
              <w:r>
                <w:rPr>
                  <w:rFonts w:ascii="Times New Roman" w:hAnsi="Times New Roman" w:eastAsia="宋体" w:cs="Times New Roman"/>
                  <w:b/>
                  <w:color w:val="000000"/>
                  <w:sz w:val="16"/>
                </w:rPr>
                <w:delText>25.21</w:delText>
              </w:r>
            </w:del>
          </w:p>
        </w:tc>
      </w:tr>
      <w:tr w14:paraId="70867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tblHeader/>
          <w:jc w:val="center"/>
          <w:ins w:id="2717" w:author="Fa'te" w:date="2026-09-18T16:12:44Z"/>
        </w:trPr>
        <w:tc>
          <w:tcPr>
            <w:tcW w:w="1843" w:type="dxa"/>
            <w:gridSpan w:val="2"/>
            <w:vMerge w:val="restart"/>
            <w:tcBorders>
              <w:top w:val="single" w:color="000000" w:sz="10" w:space="0"/>
              <w:bottom w:val="single" w:color="000000" w:sz="6" w:space="0"/>
            </w:tcBorders>
            <w:vAlign w:val="center"/>
          </w:tcPr>
          <w:p w14:paraId="5B6BD72A">
            <w:pPr>
              <w:keepNext/>
              <w:keepLines/>
              <w:spacing w:before="0" w:after="0" w:line="252" w:lineRule="auto"/>
              <w:ind w:left="0" w:right="0" w:firstLine="0"/>
              <w:jc w:val="center"/>
              <w:rPr>
                <w:ins w:id="2718" w:author="Fa'te" w:date="2026-09-18T16:12:44Z"/>
              </w:rPr>
            </w:pPr>
            <w:ins w:id="2719" w:author="Fa'te" w:date="2026-09-18T16:12:44Z">
              <w:r>
                <w:rPr>
                  <w:rFonts w:ascii="Times New Roman" w:hAnsi="Times New Roman" w:eastAsia="宋体" w:cs="Times New Roman"/>
                  <w:b/>
                  <w:i w:val="0"/>
                  <w:color w:val="000000"/>
                  <w:sz w:val="17"/>
                </w:rPr>
                <w:t>原型优化目标</w:t>
              </w:r>
            </w:ins>
          </w:p>
        </w:tc>
        <w:tc>
          <w:tcPr>
            <w:tcW w:w="2156" w:type="dxa"/>
            <w:gridSpan w:val="8"/>
            <w:tcBorders>
              <w:top w:val="single" w:color="000000" w:sz="10" w:space="0"/>
            </w:tcBorders>
            <w:vAlign w:val="center"/>
          </w:tcPr>
          <w:p w14:paraId="5686EB24">
            <w:pPr>
              <w:keepNext/>
              <w:keepLines/>
              <w:spacing w:before="0" w:after="0" w:line="252" w:lineRule="auto"/>
              <w:ind w:left="0" w:right="0" w:firstLine="0"/>
              <w:jc w:val="center"/>
              <w:rPr>
                <w:ins w:id="2720" w:author="Fa'te" w:date="2026-09-18T16:12:44Z"/>
              </w:rPr>
            </w:pPr>
            <w:ins w:id="2721" w:author="Fa'te" w:date="2026-09-18T16:12:44Z">
              <w:r>
                <w:rPr>
                  <w:rFonts w:ascii="Times New Roman" w:hAnsi="Times New Roman" w:eastAsia="宋体" w:cs="Times New Roman"/>
                  <w:b/>
                  <w:i w:val="0"/>
                  <w:color w:val="000000"/>
                  <w:sz w:val="17"/>
                </w:rPr>
                <w:t>VGGSound-GZSL</w:t>
              </w:r>
            </w:ins>
            <w:ins w:id="2722" w:author="Fa'te" w:date="2026-09-18T16:12:44Z">
              <w:r>
                <w:rPr>
                  <w:rFonts w:ascii="Times New Roman" w:hAnsi="Times New Roman" w:eastAsia="宋体" w:cs="Times New Roman"/>
                  <w:b/>
                  <w:i/>
                  <w:color w:val="000000"/>
                  <w:sz w:val="17"/>
                  <w:vertAlign w:val="superscript"/>
                </w:rPr>
                <w:t>cls</w:t>
              </w:r>
            </w:ins>
          </w:p>
        </w:tc>
        <w:tc>
          <w:tcPr>
            <w:tcW w:w="2156" w:type="dxa"/>
            <w:gridSpan w:val="8"/>
            <w:tcBorders>
              <w:top w:val="single" w:color="000000" w:sz="10" w:space="0"/>
            </w:tcBorders>
            <w:vAlign w:val="center"/>
          </w:tcPr>
          <w:p w14:paraId="61D05C09">
            <w:pPr>
              <w:keepNext/>
              <w:keepLines/>
              <w:spacing w:before="0" w:after="0" w:line="252" w:lineRule="auto"/>
              <w:ind w:left="0" w:right="0" w:firstLine="0"/>
              <w:jc w:val="center"/>
              <w:rPr>
                <w:ins w:id="2723" w:author="Fa'te" w:date="2026-09-18T16:12:44Z"/>
              </w:rPr>
            </w:pPr>
            <w:ins w:id="2724" w:author="Fa'te" w:date="2026-09-18T16:12:44Z">
              <w:r>
                <w:rPr>
                  <w:rFonts w:ascii="Times New Roman" w:hAnsi="Times New Roman" w:eastAsia="宋体" w:cs="Times New Roman"/>
                  <w:b/>
                  <w:i w:val="0"/>
                  <w:color w:val="000000"/>
                  <w:sz w:val="17"/>
                </w:rPr>
                <w:t>UCF-GZSL</w:t>
              </w:r>
            </w:ins>
            <w:ins w:id="2725" w:author="Fa'te" w:date="2026-09-18T16:12:44Z">
              <w:r>
                <w:rPr>
                  <w:rFonts w:ascii="Times New Roman" w:hAnsi="Times New Roman" w:eastAsia="宋体" w:cs="Times New Roman"/>
                  <w:b/>
                  <w:i/>
                  <w:color w:val="000000"/>
                  <w:sz w:val="17"/>
                  <w:vertAlign w:val="superscript"/>
                </w:rPr>
                <w:t>cls</w:t>
              </w:r>
            </w:ins>
          </w:p>
        </w:tc>
        <w:tc>
          <w:tcPr>
            <w:tcW w:w="2156" w:type="dxa"/>
            <w:gridSpan w:val="9"/>
            <w:tcBorders>
              <w:top w:val="single" w:color="000000" w:sz="10" w:space="0"/>
            </w:tcBorders>
            <w:vAlign w:val="center"/>
          </w:tcPr>
          <w:p w14:paraId="106F79B6">
            <w:pPr>
              <w:keepNext/>
              <w:keepLines/>
              <w:spacing w:before="0" w:after="0" w:line="252" w:lineRule="auto"/>
              <w:ind w:left="0" w:right="0" w:firstLine="0"/>
              <w:jc w:val="center"/>
              <w:rPr>
                <w:ins w:id="2726" w:author="Fa'te" w:date="2026-09-18T16:12:44Z"/>
              </w:rPr>
            </w:pPr>
            <w:ins w:id="2727" w:author="Fa'te" w:date="2026-09-18T16:12:44Z">
              <w:r>
                <w:rPr>
                  <w:rFonts w:ascii="Times New Roman" w:hAnsi="Times New Roman" w:eastAsia="宋体" w:cs="Times New Roman"/>
                  <w:b/>
                  <w:i w:val="0"/>
                  <w:color w:val="000000"/>
                  <w:sz w:val="17"/>
                </w:rPr>
                <w:t>ActivityNet-GZSL</w:t>
              </w:r>
            </w:ins>
            <w:ins w:id="2728" w:author="Fa'te" w:date="2026-09-18T16:12:44Z">
              <w:r>
                <w:rPr>
                  <w:rFonts w:ascii="Times New Roman" w:hAnsi="Times New Roman" w:eastAsia="宋体" w:cs="Times New Roman"/>
                  <w:b/>
                  <w:i/>
                  <w:color w:val="000000"/>
                  <w:sz w:val="17"/>
                  <w:vertAlign w:val="superscript"/>
                </w:rPr>
                <w:t>cls</w:t>
              </w:r>
            </w:ins>
          </w:p>
        </w:tc>
      </w:tr>
      <w:tr w14:paraId="2496B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tblHeader/>
          <w:jc w:val="center"/>
          <w:ins w:id="2729" w:author="Fa'te" w:date="2026-09-18T16:12:44Z"/>
        </w:trPr>
        <w:tc>
          <w:tcPr>
            <w:tcW w:w="1843" w:type="dxa"/>
            <w:gridSpan w:val="2"/>
            <w:vMerge w:val="continue"/>
            <w:vAlign w:val="center"/>
          </w:tcPr>
          <w:p w14:paraId="25FE79BD">
            <w:pPr>
              <w:keepNext/>
              <w:keepLines/>
              <w:spacing w:before="0" w:after="0" w:line="252" w:lineRule="auto"/>
              <w:ind w:left="0" w:right="0" w:firstLine="0"/>
              <w:jc w:val="center"/>
              <w:rPr>
                <w:ins w:id="2730" w:author="Fa'te" w:date="2026-09-18T16:12:44Z"/>
              </w:rPr>
            </w:pPr>
          </w:p>
        </w:tc>
        <w:tc>
          <w:tcPr>
            <w:tcW w:w="539" w:type="dxa"/>
            <w:gridSpan w:val="2"/>
            <w:tcBorders>
              <w:bottom w:val="single" w:color="000000" w:sz="6" w:space="0"/>
            </w:tcBorders>
            <w:vAlign w:val="center"/>
          </w:tcPr>
          <w:p w14:paraId="0E322527">
            <w:pPr>
              <w:keepNext/>
              <w:keepLines/>
              <w:spacing w:before="0" w:after="0" w:line="252" w:lineRule="auto"/>
              <w:ind w:left="0" w:right="0" w:firstLine="0"/>
              <w:jc w:val="center"/>
              <w:rPr>
                <w:ins w:id="2731" w:author="Fa'te" w:date="2026-09-18T16:12:44Z"/>
              </w:rPr>
            </w:pPr>
            <w:ins w:id="2732" w:author="Fa'te" w:date="2026-09-18T16:12:44Z">
              <w:r>
                <w:rPr>
                  <w:rFonts w:ascii="Times New Roman" w:hAnsi="Times New Roman" w:eastAsia="宋体" w:cs="Times New Roman"/>
                  <w:b/>
                  <w:i w:val="0"/>
                  <w:color w:val="000000"/>
                  <w:sz w:val="17"/>
                </w:rPr>
                <w:t>S</w:t>
              </w:r>
            </w:ins>
          </w:p>
        </w:tc>
        <w:tc>
          <w:tcPr>
            <w:tcW w:w="539" w:type="dxa"/>
            <w:gridSpan w:val="2"/>
            <w:tcBorders>
              <w:bottom w:val="single" w:color="000000" w:sz="6" w:space="0"/>
            </w:tcBorders>
            <w:vAlign w:val="center"/>
          </w:tcPr>
          <w:p w14:paraId="5D16274A">
            <w:pPr>
              <w:keepNext/>
              <w:keepLines/>
              <w:spacing w:before="0" w:after="0" w:line="252" w:lineRule="auto"/>
              <w:ind w:left="0" w:right="0" w:firstLine="0"/>
              <w:jc w:val="center"/>
              <w:rPr>
                <w:ins w:id="2733" w:author="Fa'te" w:date="2026-09-18T16:12:44Z"/>
              </w:rPr>
            </w:pPr>
            <w:ins w:id="2734" w:author="Fa'te" w:date="2026-09-18T16:12:44Z">
              <w:r>
                <w:rPr>
                  <w:rFonts w:ascii="Times New Roman" w:hAnsi="Times New Roman" w:eastAsia="宋体" w:cs="Times New Roman"/>
                  <w:b/>
                  <w:i w:val="0"/>
                  <w:color w:val="000000"/>
                  <w:sz w:val="17"/>
                </w:rPr>
                <w:t>U</w:t>
              </w:r>
            </w:ins>
          </w:p>
        </w:tc>
        <w:tc>
          <w:tcPr>
            <w:tcW w:w="539" w:type="dxa"/>
            <w:gridSpan w:val="2"/>
            <w:tcBorders>
              <w:bottom w:val="single" w:color="000000" w:sz="6" w:space="0"/>
            </w:tcBorders>
            <w:vAlign w:val="center"/>
          </w:tcPr>
          <w:p w14:paraId="3B4E5AB0">
            <w:pPr>
              <w:keepNext/>
              <w:keepLines/>
              <w:spacing w:before="0" w:after="0" w:line="252" w:lineRule="auto"/>
              <w:ind w:left="0" w:right="0" w:firstLine="0"/>
              <w:jc w:val="center"/>
              <w:rPr>
                <w:ins w:id="2735" w:author="Fa'te" w:date="2026-09-18T16:12:44Z"/>
              </w:rPr>
            </w:pPr>
            <w:ins w:id="2736" w:author="Fa'te" w:date="2026-09-18T16:12:44Z">
              <w:r>
                <w:rPr>
                  <w:rFonts w:ascii="Times New Roman" w:hAnsi="Times New Roman" w:eastAsia="宋体" w:cs="Times New Roman"/>
                  <w:b/>
                  <w:i w:val="0"/>
                  <w:color w:val="000000"/>
                  <w:sz w:val="17"/>
                </w:rPr>
                <w:t>HM</w:t>
              </w:r>
            </w:ins>
          </w:p>
        </w:tc>
        <w:tc>
          <w:tcPr>
            <w:tcW w:w="539" w:type="dxa"/>
            <w:gridSpan w:val="2"/>
            <w:tcBorders>
              <w:bottom w:val="single" w:color="000000" w:sz="6" w:space="0"/>
            </w:tcBorders>
            <w:vAlign w:val="center"/>
          </w:tcPr>
          <w:p w14:paraId="3C961CE8">
            <w:pPr>
              <w:keepNext/>
              <w:keepLines/>
              <w:spacing w:before="0" w:after="0" w:line="252" w:lineRule="auto"/>
              <w:ind w:left="0" w:right="0" w:firstLine="0"/>
              <w:jc w:val="center"/>
              <w:rPr>
                <w:ins w:id="2737" w:author="Fa'te" w:date="2026-09-18T16:12:44Z"/>
              </w:rPr>
            </w:pPr>
            <w:ins w:id="2738" w:author="Fa'te" w:date="2026-09-18T16:12:44Z">
              <w:r>
                <w:rPr>
                  <w:rFonts w:ascii="Times New Roman" w:hAnsi="Times New Roman" w:eastAsia="宋体" w:cs="Times New Roman"/>
                  <w:b/>
                  <w:i w:val="0"/>
                  <w:color w:val="000000"/>
                  <w:sz w:val="17"/>
                </w:rPr>
                <w:t>ZSL</w:t>
              </w:r>
            </w:ins>
          </w:p>
        </w:tc>
        <w:tc>
          <w:tcPr>
            <w:tcW w:w="539" w:type="dxa"/>
            <w:gridSpan w:val="2"/>
            <w:tcBorders>
              <w:bottom w:val="single" w:color="000000" w:sz="6" w:space="0"/>
            </w:tcBorders>
            <w:vAlign w:val="center"/>
          </w:tcPr>
          <w:p w14:paraId="079917A2">
            <w:pPr>
              <w:keepNext/>
              <w:keepLines/>
              <w:spacing w:before="0" w:after="0" w:line="252" w:lineRule="auto"/>
              <w:ind w:left="0" w:right="0" w:firstLine="0"/>
              <w:jc w:val="center"/>
              <w:rPr>
                <w:ins w:id="2739" w:author="Fa'te" w:date="2026-09-18T16:12:44Z"/>
              </w:rPr>
            </w:pPr>
            <w:ins w:id="2740" w:author="Fa'te" w:date="2026-09-18T16:12:44Z">
              <w:r>
                <w:rPr>
                  <w:rFonts w:ascii="Times New Roman" w:hAnsi="Times New Roman" w:eastAsia="宋体" w:cs="Times New Roman"/>
                  <w:b/>
                  <w:i w:val="0"/>
                  <w:color w:val="000000"/>
                  <w:sz w:val="17"/>
                </w:rPr>
                <w:t>S</w:t>
              </w:r>
            </w:ins>
          </w:p>
        </w:tc>
        <w:tc>
          <w:tcPr>
            <w:tcW w:w="539" w:type="dxa"/>
            <w:gridSpan w:val="2"/>
            <w:tcBorders>
              <w:bottom w:val="single" w:color="000000" w:sz="6" w:space="0"/>
            </w:tcBorders>
            <w:vAlign w:val="center"/>
          </w:tcPr>
          <w:p w14:paraId="50E94110">
            <w:pPr>
              <w:keepNext/>
              <w:keepLines/>
              <w:spacing w:before="0" w:after="0" w:line="252" w:lineRule="auto"/>
              <w:ind w:left="0" w:right="0" w:firstLine="0"/>
              <w:jc w:val="center"/>
              <w:rPr>
                <w:ins w:id="2741" w:author="Fa'te" w:date="2026-09-18T16:12:44Z"/>
              </w:rPr>
            </w:pPr>
            <w:ins w:id="2742" w:author="Fa'te" w:date="2026-09-18T16:12:44Z">
              <w:r>
                <w:rPr>
                  <w:rFonts w:ascii="Times New Roman" w:hAnsi="Times New Roman" w:eastAsia="宋体" w:cs="Times New Roman"/>
                  <w:b/>
                  <w:i w:val="0"/>
                  <w:color w:val="000000"/>
                  <w:sz w:val="17"/>
                </w:rPr>
                <w:t>U</w:t>
              </w:r>
            </w:ins>
          </w:p>
        </w:tc>
        <w:tc>
          <w:tcPr>
            <w:tcW w:w="539" w:type="dxa"/>
            <w:gridSpan w:val="2"/>
            <w:tcBorders>
              <w:bottom w:val="single" w:color="000000" w:sz="6" w:space="0"/>
            </w:tcBorders>
            <w:vAlign w:val="center"/>
          </w:tcPr>
          <w:p w14:paraId="27596201">
            <w:pPr>
              <w:keepNext/>
              <w:keepLines/>
              <w:spacing w:before="0" w:after="0" w:line="252" w:lineRule="auto"/>
              <w:ind w:left="0" w:right="0" w:firstLine="0"/>
              <w:jc w:val="center"/>
              <w:rPr>
                <w:ins w:id="2743" w:author="Fa'te" w:date="2026-09-18T16:12:44Z"/>
              </w:rPr>
            </w:pPr>
            <w:ins w:id="2744" w:author="Fa'te" w:date="2026-09-18T16:12:44Z">
              <w:r>
                <w:rPr>
                  <w:rFonts w:ascii="Times New Roman" w:hAnsi="Times New Roman" w:eastAsia="宋体" w:cs="Times New Roman"/>
                  <w:b/>
                  <w:i w:val="0"/>
                  <w:color w:val="000000"/>
                  <w:sz w:val="17"/>
                </w:rPr>
                <w:t>HM</w:t>
              </w:r>
            </w:ins>
          </w:p>
        </w:tc>
        <w:tc>
          <w:tcPr>
            <w:tcW w:w="539" w:type="dxa"/>
            <w:gridSpan w:val="2"/>
            <w:tcBorders>
              <w:bottom w:val="single" w:color="000000" w:sz="6" w:space="0"/>
            </w:tcBorders>
            <w:vAlign w:val="center"/>
          </w:tcPr>
          <w:p w14:paraId="503E00BD">
            <w:pPr>
              <w:keepNext/>
              <w:keepLines/>
              <w:spacing w:before="0" w:after="0" w:line="252" w:lineRule="auto"/>
              <w:ind w:left="0" w:right="0" w:firstLine="0"/>
              <w:jc w:val="center"/>
              <w:rPr>
                <w:ins w:id="2745" w:author="Fa'te" w:date="2026-09-18T16:12:44Z"/>
              </w:rPr>
            </w:pPr>
            <w:ins w:id="2746" w:author="Fa'te" w:date="2026-09-18T16:12:44Z">
              <w:r>
                <w:rPr>
                  <w:rFonts w:ascii="Times New Roman" w:hAnsi="Times New Roman" w:eastAsia="宋体" w:cs="Times New Roman"/>
                  <w:b/>
                  <w:i w:val="0"/>
                  <w:color w:val="000000"/>
                  <w:sz w:val="17"/>
                </w:rPr>
                <w:t>ZSL</w:t>
              </w:r>
            </w:ins>
          </w:p>
        </w:tc>
        <w:tc>
          <w:tcPr>
            <w:tcW w:w="539" w:type="dxa"/>
            <w:gridSpan w:val="2"/>
            <w:tcBorders>
              <w:bottom w:val="single" w:color="000000" w:sz="6" w:space="0"/>
            </w:tcBorders>
            <w:vAlign w:val="center"/>
          </w:tcPr>
          <w:p w14:paraId="363E35F9">
            <w:pPr>
              <w:keepNext/>
              <w:keepLines/>
              <w:spacing w:before="0" w:after="0" w:line="252" w:lineRule="auto"/>
              <w:ind w:left="0" w:right="0" w:firstLine="0"/>
              <w:jc w:val="center"/>
              <w:rPr>
                <w:ins w:id="2747" w:author="Fa'te" w:date="2026-09-18T16:12:44Z"/>
              </w:rPr>
            </w:pPr>
            <w:ins w:id="2748" w:author="Fa'te" w:date="2026-09-18T16:12:44Z">
              <w:r>
                <w:rPr>
                  <w:rFonts w:ascii="Times New Roman" w:hAnsi="Times New Roman" w:eastAsia="宋体" w:cs="Times New Roman"/>
                  <w:b/>
                  <w:i w:val="0"/>
                  <w:color w:val="000000"/>
                  <w:sz w:val="17"/>
                </w:rPr>
                <w:t>S</w:t>
              </w:r>
            </w:ins>
          </w:p>
        </w:tc>
        <w:tc>
          <w:tcPr>
            <w:tcW w:w="539" w:type="dxa"/>
            <w:gridSpan w:val="2"/>
            <w:tcBorders>
              <w:bottom w:val="single" w:color="000000" w:sz="6" w:space="0"/>
            </w:tcBorders>
            <w:vAlign w:val="center"/>
          </w:tcPr>
          <w:p w14:paraId="795EC0B8">
            <w:pPr>
              <w:keepNext/>
              <w:keepLines/>
              <w:spacing w:before="0" w:after="0" w:line="252" w:lineRule="auto"/>
              <w:ind w:left="0" w:right="0" w:firstLine="0"/>
              <w:jc w:val="center"/>
              <w:rPr>
                <w:ins w:id="2749" w:author="Fa'te" w:date="2026-09-18T16:12:44Z"/>
              </w:rPr>
            </w:pPr>
            <w:ins w:id="2750" w:author="Fa'te" w:date="2026-09-18T16:12:44Z">
              <w:r>
                <w:rPr>
                  <w:rFonts w:ascii="Times New Roman" w:hAnsi="Times New Roman" w:eastAsia="宋体" w:cs="Times New Roman"/>
                  <w:b/>
                  <w:i w:val="0"/>
                  <w:color w:val="000000"/>
                  <w:sz w:val="17"/>
                </w:rPr>
                <w:t>U</w:t>
              </w:r>
            </w:ins>
          </w:p>
        </w:tc>
        <w:tc>
          <w:tcPr>
            <w:tcW w:w="539" w:type="dxa"/>
            <w:gridSpan w:val="2"/>
            <w:tcBorders>
              <w:bottom w:val="single" w:color="000000" w:sz="6" w:space="0"/>
            </w:tcBorders>
            <w:vAlign w:val="center"/>
          </w:tcPr>
          <w:p w14:paraId="4528FE6A">
            <w:pPr>
              <w:keepNext/>
              <w:keepLines/>
              <w:spacing w:before="0" w:after="0" w:line="252" w:lineRule="auto"/>
              <w:ind w:left="0" w:right="0" w:firstLine="0"/>
              <w:jc w:val="center"/>
              <w:rPr>
                <w:ins w:id="2751" w:author="Fa'te" w:date="2026-09-18T16:12:44Z"/>
              </w:rPr>
            </w:pPr>
            <w:ins w:id="2752" w:author="Fa'te" w:date="2026-09-18T16:12:44Z">
              <w:r>
                <w:rPr>
                  <w:rFonts w:ascii="Times New Roman" w:hAnsi="Times New Roman" w:eastAsia="宋体" w:cs="Times New Roman"/>
                  <w:b/>
                  <w:i w:val="0"/>
                  <w:color w:val="000000"/>
                  <w:sz w:val="17"/>
                </w:rPr>
                <w:t>HM</w:t>
              </w:r>
            </w:ins>
          </w:p>
        </w:tc>
        <w:tc>
          <w:tcPr>
            <w:tcW w:w="539" w:type="dxa"/>
            <w:gridSpan w:val="3"/>
            <w:tcBorders>
              <w:bottom w:val="single" w:color="000000" w:sz="6" w:space="0"/>
            </w:tcBorders>
            <w:vAlign w:val="center"/>
          </w:tcPr>
          <w:p w14:paraId="5CC946B9">
            <w:pPr>
              <w:keepNext/>
              <w:keepLines/>
              <w:spacing w:before="0" w:after="0" w:line="252" w:lineRule="auto"/>
              <w:ind w:left="0" w:right="0" w:firstLine="0"/>
              <w:jc w:val="center"/>
              <w:rPr>
                <w:ins w:id="2753" w:author="Fa'te" w:date="2026-09-18T16:12:44Z"/>
              </w:rPr>
            </w:pPr>
            <w:ins w:id="2754" w:author="Fa'te" w:date="2026-09-18T16:12:44Z">
              <w:r>
                <w:rPr>
                  <w:rFonts w:ascii="Times New Roman" w:hAnsi="Times New Roman" w:eastAsia="宋体" w:cs="Times New Roman"/>
                  <w:b/>
                  <w:i w:val="0"/>
                  <w:color w:val="000000"/>
                  <w:sz w:val="17"/>
                </w:rPr>
                <w:t>ZSL</w:t>
              </w:r>
            </w:ins>
          </w:p>
        </w:tc>
      </w:tr>
      <w:tr w14:paraId="4D73D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2755" w:author="Fa'te" w:date="2026-09-18T16:12:44Z"/>
        </w:trPr>
        <w:tc>
          <w:tcPr>
            <w:tcW w:w="1843" w:type="dxa"/>
            <w:gridSpan w:val="2"/>
            <w:vAlign w:val="center"/>
          </w:tcPr>
          <w:p w14:paraId="16B967A8">
            <w:pPr>
              <w:keepNext/>
              <w:keepLines/>
              <w:spacing w:before="0" w:after="0" w:line="252" w:lineRule="auto"/>
              <w:ind w:left="0" w:right="0" w:firstLine="0"/>
              <w:jc w:val="left"/>
              <w:rPr>
                <w:ins w:id="2756" w:author="Fa'te" w:date="2026-09-18T16:12:44Z"/>
              </w:rPr>
            </w:pPr>
            <w:ins w:id="2757" w:author="Fa'te" w:date="2026-09-18T16:12:44Z">
              <w:r>
                <w:rPr>
                  <w:rFonts w:ascii="Times New Roman" w:hAnsi="Times New Roman" w:eastAsia="宋体" w:cs="Times New Roman"/>
                  <w:b w:val="0"/>
                  <w:i w:val="0"/>
                  <w:color w:val="000000"/>
                  <w:sz w:val="17"/>
                </w:rPr>
                <w:t>初始原型</w:t>
              </w:r>
            </w:ins>
            <m:oMath>
              <m:sSubSup>
                <m:sSubSupPr>
                  <m:ctrlPr>
                    <w:ins w:id="2758" w:author="Fa'te" w:date="2026-09-18T16:12:44Z">
                      <w:rPr/>
                    </w:ins>
                  </m:ctrlPr>
                </m:sSubSupPr>
                <m:e>
                  <w:ins w:id="2759" w:author="Fa'te" w:date="2026-09-18T16:12:44Z">
                    <m:r>
                      <m:rPr>
                        <m:sty m:val="bi"/>
                      </m:rPr>
                      <w:rPr>
                        <w:sz w:val="17"/>
                      </w:rPr>
                      <m:t>w</m:t>
                    </m:r>
                  </w:ins>
                  <m:ctrlPr>
                    <w:ins w:id="2760" w:author="Fa'te" w:date="2026-09-18T16:12:44Z">
                      <w:rPr/>
                    </w:ins>
                  </m:ctrlPr>
                </m:e>
                <m:sub>
                  <w:ins w:id="2761" w:author="Fa'te" w:date="2026-09-18T16:12:44Z">
                    <m:r>
                      <m:rPr/>
                      <w:rPr>
                        <w:sz w:val="17"/>
                      </w:rPr>
                      <m:t>c</m:t>
                    </m:r>
                  </w:ins>
                  <m:ctrlPr>
                    <w:ins w:id="2762" w:author="Fa'te" w:date="2026-09-18T16:12:44Z">
                      <w:rPr/>
                    </w:ins>
                  </m:ctrlPr>
                </m:sub>
                <m:sup>
                  <w:ins w:id="2763" w:author="Fa'te" w:date="2026-09-18T16:12:44Z">
                    <m:r>
                      <m:rPr>
                        <m:sty m:val="p"/>
                      </m:rPr>
                      <w:rPr>
                        <w:sz w:val="17"/>
                      </w:rPr>
                      <m:t>(0)</m:t>
                    </m:r>
                  </w:ins>
                  <m:ctrlPr>
                    <w:ins w:id="2764" w:author="Fa'te" w:date="2026-09-18T16:12:44Z">
                      <w:rPr/>
                    </w:ins>
                  </m:ctrlPr>
                </m:sup>
              </m:sSubSup>
            </m:oMath>
          </w:p>
        </w:tc>
        <w:tc>
          <w:tcPr>
            <w:tcW w:w="539" w:type="dxa"/>
            <w:gridSpan w:val="2"/>
            <w:vAlign w:val="center"/>
          </w:tcPr>
          <w:p w14:paraId="0C5659B7">
            <w:pPr>
              <w:keepNext/>
              <w:keepLines/>
              <w:spacing w:before="0" w:after="0" w:line="252" w:lineRule="auto"/>
              <w:ind w:left="0" w:right="0" w:firstLine="0"/>
              <w:jc w:val="center"/>
              <w:rPr>
                <w:ins w:id="2765" w:author="Fa'te" w:date="2026-09-18T16:12:44Z"/>
              </w:rPr>
            </w:pPr>
            <w:ins w:id="2766" w:author="Fa'te" w:date="2026-09-18T16:12:44Z">
              <w:r>
                <w:rPr>
                  <w:rFonts w:ascii="Times New Roman" w:hAnsi="Times New Roman" w:eastAsia="宋体" w:cs="Times New Roman"/>
                  <w:b w:val="0"/>
                  <w:i w:val="0"/>
                  <w:color w:val="000000"/>
                  <w:sz w:val="17"/>
                </w:rPr>
                <w:t>13.48</w:t>
              </w:r>
            </w:ins>
          </w:p>
        </w:tc>
        <w:tc>
          <w:tcPr>
            <w:tcW w:w="539" w:type="dxa"/>
            <w:gridSpan w:val="2"/>
            <w:vAlign w:val="center"/>
          </w:tcPr>
          <w:p w14:paraId="2F105BBE">
            <w:pPr>
              <w:keepNext/>
              <w:keepLines/>
              <w:spacing w:before="0" w:after="0" w:line="252" w:lineRule="auto"/>
              <w:ind w:left="0" w:right="0" w:firstLine="0"/>
              <w:jc w:val="center"/>
              <w:rPr>
                <w:ins w:id="2767" w:author="Fa'te" w:date="2026-09-18T16:12:44Z"/>
              </w:rPr>
            </w:pPr>
            <w:ins w:id="2768" w:author="Fa'te" w:date="2026-09-18T16:12:44Z">
              <w:r>
                <w:rPr>
                  <w:rFonts w:ascii="Times New Roman" w:hAnsi="Times New Roman" w:eastAsia="宋体" w:cs="Times New Roman"/>
                  <w:b w:val="0"/>
                  <w:i w:val="0"/>
                  <w:color w:val="000000"/>
                  <w:sz w:val="17"/>
                </w:rPr>
                <w:t>11.13</w:t>
              </w:r>
            </w:ins>
          </w:p>
        </w:tc>
        <w:tc>
          <w:tcPr>
            <w:tcW w:w="539" w:type="dxa"/>
            <w:gridSpan w:val="2"/>
            <w:vAlign w:val="center"/>
          </w:tcPr>
          <w:p w14:paraId="1286BF6B">
            <w:pPr>
              <w:keepNext/>
              <w:keepLines/>
              <w:spacing w:before="0" w:after="0" w:line="252" w:lineRule="auto"/>
              <w:ind w:left="0" w:right="0" w:firstLine="0"/>
              <w:jc w:val="center"/>
              <w:rPr>
                <w:ins w:id="2769" w:author="Fa'te" w:date="2026-09-18T16:12:44Z"/>
              </w:rPr>
            </w:pPr>
            <w:ins w:id="2770" w:author="Fa'te" w:date="2026-09-18T16:12:44Z">
              <w:r>
                <w:rPr>
                  <w:rFonts w:ascii="Times New Roman" w:hAnsi="Times New Roman" w:eastAsia="宋体" w:cs="Times New Roman"/>
                  <w:b w:val="0"/>
                  <w:i w:val="0"/>
                  <w:color w:val="000000"/>
                  <w:sz w:val="17"/>
                </w:rPr>
                <w:t>12.19</w:t>
              </w:r>
            </w:ins>
          </w:p>
        </w:tc>
        <w:tc>
          <w:tcPr>
            <w:tcW w:w="539" w:type="dxa"/>
            <w:gridSpan w:val="2"/>
            <w:vAlign w:val="center"/>
          </w:tcPr>
          <w:p w14:paraId="6E23FB0C">
            <w:pPr>
              <w:keepNext/>
              <w:keepLines/>
              <w:spacing w:before="0" w:after="0" w:line="252" w:lineRule="auto"/>
              <w:ind w:left="0" w:right="0" w:firstLine="0"/>
              <w:jc w:val="center"/>
              <w:rPr>
                <w:ins w:id="2771" w:author="Fa'te" w:date="2026-09-18T16:12:44Z"/>
              </w:rPr>
            </w:pPr>
            <w:ins w:id="2772" w:author="Fa'te" w:date="2026-09-18T16:12:44Z">
              <w:r>
                <w:rPr>
                  <w:rFonts w:ascii="Times New Roman" w:hAnsi="Times New Roman" w:eastAsia="宋体" w:cs="Times New Roman"/>
                  <w:b w:val="0"/>
                  <w:i w:val="0"/>
                  <w:color w:val="000000"/>
                  <w:sz w:val="17"/>
                </w:rPr>
                <w:t>10.31</w:t>
              </w:r>
            </w:ins>
          </w:p>
        </w:tc>
        <w:tc>
          <w:tcPr>
            <w:tcW w:w="539" w:type="dxa"/>
            <w:gridSpan w:val="2"/>
            <w:vAlign w:val="center"/>
          </w:tcPr>
          <w:p w14:paraId="1FFC3A27">
            <w:pPr>
              <w:keepNext/>
              <w:keepLines/>
              <w:spacing w:before="0" w:after="0" w:line="252" w:lineRule="auto"/>
              <w:ind w:left="0" w:right="0" w:firstLine="0"/>
              <w:jc w:val="center"/>
              <w:rPr>
                <w:ins w:id="2773" w:author="Fa'te" w:date="2026-09-18T16:12:44Z"/>
              </w:rPr>
            </w:pPr>
            <w:ins w:id="2774" w:author="Fa'te" w:date="2026-09-18T16:12:44Z">
              <w:r>
                <w:rPr>
                  <w:rFonts w:ascii="Times New Roman" w:hAnsi="Times New Roman" w:eastAsia="宋体" w:cs="Times New Roman"/>
                  <w:b w:val="0"/>
                  <w:i w:val="0"/>
                  <w:color w:val="000000"/>
                  <w:sz w:val="17"/>
                </w:rPr>
                <w:t>53.56</w:t>
              </w:r>
            </w:ins>
          </w:p>
        </w:tc>
        <w:tc>
          <w:tcPr>
            <w:tcW w:w="539" w:type="dxa"/>
            <w:gridSpan w:val="2"/>
            <w:vAlign w:val="center"/>
          </w:tcPr>
          <w:p w14:paraId="002D7988">
            <w:pPr>
              <w:keepNext/>
              <w:keepLines/>
              <w:spacing w:before="0" w:after="0" w:line="252" w:lineRule="auto"/>
              <w:ind w:left="0" w:right="0" w:firstLine="0"/>
              <w:jc w:val="center"/>
              <w:rPr>
                <w:ins w:id="2775" w:author="Fa'te" w:date="2026-09-18T16:12:44Z"/>
              </w:rPr>
            </w:pPr>
            <w:ins w:id="2776" w:author="Fa'te" w:date="2026-09-18T16:12:44Z">
              <w:r>
                <w:rPr>
                  <w:rFonts w:ascii="Times New Roman" w:hAnsi="Times New Roman" w:eastAsia="宋体" w:cs="Times New Roman"/>
                  <w:b w:val="0"/>
                  <w:i w:val="0"/>
                  <w:color w:val="000000"/>
                  <w:sz w:val="17"/>
                </w:rPr>
                <w:t>25.78</w:t>
              </w:r>
            </w:ins>
          </w:p>
        </w:tc>
        <w:tc>
          <w:tcPr>
            <w:tcW w:w="539" w:type="dxa"/>
            <w:gridSpan w:val="2"/>
            <w:vAlign w:val="center"/>
          </w:tcPr>
          <w:p w14:paraId="7717AF24">
            <w:pPr>
              <w:keepNext/>
              <w:keepLines/>
              <w:spacing w:before="0" w:after="0" w:line="252" w:lineRule="auto"/>
              <w:ind w:left="0" w:right="0" w:firstLine="0"/>
              <w:jc w:val="center"/>
              <w:rPr>
                <w:ins w:id="2777" w:author="Fa'te" w:date="2026-09-18T16:12:44Z"/>
              </w:rPr>
            </w:pPr>
            <w:ins w:id="2778" w:author="Fa'te" w:date="2026-09-18T16:12:44Z">
              <w:r>
                <w:rPr>
                  <w:rFonts w:ascii="Times New Roman" w:hAnsi="Times New Roman" w:eastAsia="宋体" w:cs="Times New Roman"/>
                  <w:b w:val="0"/>
                  <w:i w:val="0"/>
                  <w:color w:val="000000"/>
                  <w:sz w:val="17"/>
                </w:rPr>
                <w:t>34.81</w:t>
              </w:r>
            </w:ins>
          </w:p>
        </w:tc>
        <w:tc>
          <w:tcPr>
            <w:tcW w:w="539" w:type="dxa"/>
            <w:gridSpan w:val="2"/>
            <w:vAlign w:val="center"/>
          </w:tcPr>
          <w:p w14:paraId="391AE680">
            <w:pPr>
              <w:keepNext/>
              <w:keepLines/>
              <w:spacing w:before="0" w:after="0" w:line="252" w:lineRule="auto"/>
              <w:ind w:left="0" w:right="0" w:firstLine="0"/>
              <w:jc w:val="center"/>
              <w:rPr>
                <w:ins w:id="2779" w:author="Fa'te" w:date="2026-09-18T16:12:44Z"/>
              </w:rPr>
            </w:pPr>
            <w:ins w:id="2780" w:author="Fa'te" w:date="2026-09-18T16:12:44Z">
              <w:r>
                <w:rPr>
                  <w:rFonts w:ascii="Times New Roman" w:hAnsi="Times New Roman" w:eastAsia="宋体" w:cs="Times New Roman"/>
                  <w:b w:val="0"/>
                  <w:i w:val="0"/>
                  <w:color w:val="000000"/>
                  <w:sz w:val="17"/>
                </w:rPr>
                <w:t>36.42</w:t>
              </w:r>
            </w:ins>
          </w:p>
        </w:tc>
        <w:tc>
          <w:tcPr>
            <w:tcW w:w="539" w:type="dxa"/>
            <w:gridSpan w:val="2"/>
            <w:vAlign w:val="center"/>
          </w:tcPr>
          <w:p w14:paraId="79657130">
            <w:pPr>
              <w:keepNext/>
              <w:keepLines/>
              <w:spacing w:before="0" w:after="0" w:line="252" w:lineRule="auto"/>
              <w:ind w:left="0" w:right="0" w:firstLine="0"/>
              <w:jc w:val="center"/>
              <w:rPr>
                <w:ins w:id="2781" w:author="Fa'te" w:date="2026-09-18T16:12:44Z"/>
              </w:rPr>
            </w:pPr>
            <w:ins w:id="2782" w:author="Fa'te" w:date="2026-09-18T16:12:44Z">
              <w:r>
                <w:rPr>
                  <w:rFonts w:ascii="Times New Roman" w:hAnsi="Times New Roman" w:eastAsia="宋体" w:cs="Times New Roman"/>
                  <w:b w:val="0"/>
                  <w:i w:val="0"/>
                  <w:color w:val="000000"/>
                  <w:sz w:val="17"/>
                </w:rPr>
                <w:t>28.31</w:t>
              </w:r>
            </w:ins>
          </w:p>
        </w:tc>
        <w:tc>
          <w:tcPr>
            <w:tcW w:w="539" w:type="dxa"/>
            <w:gridSpan w:val="2"/>
            <w:vAlign w:val="center"/>
          </w:tcPr>
          <w:p w14:paraId="2968CDE9">
            <w:pPr>
              <w:keepNext/>
              <w:keepLines/>
              <w:spacing w:before="0" w:after="0" w:line="252" w:lineRule="auto"/>
              <w:ind w:left="0" w:right="0" w:firstLine="0"/>
              <w:jc w:val="center"/>
              <w:rPr>
                <w:ins w:id="2783" w:author="Fa'te" w:date="2026-09-18T16:12:44Z"/>
              </w:rPr>
            </w:pPr>
            <w:ins w:id="2784" w:author="Fa'te" w:date="2026-09-18T16:12:44Z">
              <w:r>
                <w:rPr>
                  <w:rFonts w:ascii="Times New Roman" w:hAnsi="Times New Roman" w:eastAsia="宋体" w:cs="Times New Roman"/>
                  <w:b w:val="0"/>
                  <w:i w:val="0"/>
                  <w:color w:val="000000"/>
                  <w:sz w:val="17"/>
                </w:rPr>
                <w:t>16.77</w:t>
              </w:r>
            </w:ins>
          </w:p>
        </w:tc>
        <w:tc>
          <w:tcPr>
            <w:tcW w:w="539" w:type="dxa"/>
            <w:gridSpan w:val="2"/>
            <w:vAlign w:val="center"/>
          </w:tcPr>
          <w:p w14:paraId="055F0FBA">
            <w:pPr>
              <w:keepNext/>
              <w:keepLines/>
              <w:spacing w:before="0" w:after="0" w:line="252" w:lineRule="auto"/>
              <w:ind w:left="0" w:right="0" w:firstLine="0"/>
              <w:jc w:val="center"/>
              <w:rPr>
                <w:ins w:id="2785" w:author="Fa'te" w:date="2026-09-18T16:12:44Z"/>
              </w:rPr>
            </w:pPr>
            <w:ins w:id="2786" w:author="Fa'te" w:date="2026-09-18T16:12:44Z">
              <w:r>
                <w:rPr>
                  <w:rFonts w:ascii="Times New Roman" w:hAnsi="Times New Roman" w:eastAsia="宋体" w:cs="Times New Roman"/>
                  <w:b w:val="0"/>
                  <w:i w:val="0"/>
                  <w:color w:val="000000"/>
                  <w:sz w:val="17"/>
                </w:rPr>
                <w:t>21.06</w:t>
              </w:r>
            </w:ins>
          </w:p>
        </w:tc>
        <w:tc>
          <w:tcPr>
            <w:tcW w:w="539" w:type="dxa"/>
            <w:gridSpan w:val="3"/>
            <w:vAlign w:val="center"/>
          </w:tcPr>
          <w:p w14:paraId="1E6904C9">
            <w:pPr>
              <w:keepNext/>
              <w:keepLines/>
              <w:spacing w:before="0" w:after="0" w:line="252" w:lineRule="auto"/>
              <w:ind w:left="0" w:right="0" w:firstLine="0"/>
              <w:jc w:val="center"/>
              <w:rPr>
                <w:ins w:id="2787" w:author="Fa'te" w:date="2026-09-18T16:12:44Z"/>
              </w:rPr>
            </w:pPr>
            <w:ins w:id="2788" w:author="Fa'te" w:date="2026-09-18T16:12:44Z">
              <w:r>
                <w:rPr>
                  <w:rFonts w:ascii="Times New Roman" w:hAnsi="Times New Roman" w:eastAsia="宋体" w:cs="Times New Roman"/>
                  <w:b w:val="0"/>
                  <w:i w:val="0"/>
                  <w:color w:val="000000"/>
                  <w:sz w:val="17"/>
                </w:rPr>
                <w:t>17.07</w:t>
              </w:r>
            </w:ins>
          </w:p>
        </w:tc>
      </w:tr>
      <w:tr w14:paraId="38DEA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2789" w:author="Fa'te" w:date="2026-09-18T16:12:44Z"/>
        </w:trPr>
        <w:tc>
          <w:tcPr>
            <w:tcW w:w="1843" w:type="dxa"/>
            <w:gridSpan w:val="2"/>
            <w:vAlign w:val="center"/>
          </w:tcPr>
          <w:p w14:paraId="6A068DB9">
            <w:pPr>
              <w:keepNext/>
              <w:keepLines/>
              <w:spacing w:before="0" w:after="0" w:line="252" w:lineRule="auto"/>
              <w:ind w:left="0" w:right="0" w:firstLine="0"/>
              <w:jc w:val="left"/>
              <w:rPr>
                <w:ins w:id="2790" w:author="Fa'te" w:date="2026-09-18T16:12:44Z"/>
              </w:rPr>
            </w:pPr>
            <w:ins w:id="2791" w:author="Fa'te" w:date="2026-09-18T16:12:44Z">
              <w:r>
                <w:rPr>
                  <w:rFonts w:ascii="Times New Roman" w:hAnsi="Times New Roman" w:eastAsia="宋体" w:cs="Times New Roman"/>
                  <w:b w:val="0"/>
                  <w:i w:val="0"/>
                  <w:color w:val="000000"/>
                  <w:sz w:val="17"/>
                </w:rPr>
                <w:t>仅</w:t>
              </w:r>
            </w:ins>
            <m:oMath>
              <m:sSub>
                <m:sSubPr>
                  <m:ctrlPr>
                    <w:ins w:id="2792" w:author="Fa'te" w:date="2026-09-18T16:12:44Z">
                      <w:rPr/>
                    </w:ins>
                  </m:ctrlPr>
                </m:sSubPr>
                <m:e>
                  <w:ins w:id="2793" w:author="Fa'te" w:date="2026-09-18T16:12:44Z">
                    <m:r>
                      <m:rPr/>
                      <w:rPr>
                        <w:sz w:val="17"/>
                      </w:rPr>
                      <m:t>ℒ</m:t>
                    </m:r>
                  </w:ins>
                  <m:ctrlPr>
                    <w:ins w:id="2794" w:author="Fa'te" w:date="2026-09-18T16:12:44Z">
                      <w:rPr/>
                    </w:ins>
                  </m:ctrlPr>
                </m:e>
                <m:sub>
                  <w:ins w:id="2795" w:author="Fa'te" w:date="2026-09-18T16:12:44Z">
                    <m:r>
                      <m:rPr>
                        <m:sty m:val="p"/>
                      </m:rPr>
                      <w:rPr>
                        <w:sz w:val="17"/>
                      </w:rPr>
                      <m:t>sep</m:t>
                    </m:r>
                  </w:ins>
                  <m:ctrlPr>
                    <w:ins w:id="2796" w:author="Fa'te" w:date="2026-09-18T16:12:44Z">
                      <w:rPr/>
                    </w:ins>
                  </m:ctrlPr>
                </m:sub>
              </m:sSub>
            </m:oMath>
          </w:p>
        </w:tc>
        <w:tc>
          <w:tcPr>
            <w:tcW w:w="539" w:type="dxa"/>
            <w:gridSpan w:val="2"/>
            <w:vAlign w:val="center"/>
          </w:tcPr>
          <w:p w14:paraId="5BC9309E">
            <w:pPr>
              <w:keepNext/>
              <w:keepLines/>
              <w:spacing w:before="0" w:after="0" w:line="252" w:lineRule="auto"/>
              <w:ind w:left="0" w:right="0" w:firstLine="0"/>
              <w:jc w:val="center"/>
              <w:rPr>
                <w:ins w:id="2797" w:author="Fa'te" w:date="2026-09-18T16:12:44Z"/>
              </w:rPr>
            </w:pPr>
            <w:ins w:id="2798" w:author="Fa'te" w:date="2026-09-18T16:12:44Z">
              <w:r>
                <w:rPr>
                  <w:rFonts w:ascii="Times New Roman" w:hAnsi="Times New Roman" w:eastAsia="宋体" w:cs="Times New Roman"/>
                  <w:b w:val="0"/>
                  <w:i w:val="0"/>
                  <w:color w:val="000000"/>
                  <w:sz w:val="17"/>
                </w:rPr>
                <w:t>24.50</w:t>
              </w:r>
            </w:ins>
          </w:p>
        </w:tc>
        <w:tc>
          <w:tcPr>
            <w:tcW w:w="539" w:type="dxa"/>
            <w:gridSpan w:val="2"/>
            <w:vAlign w:val="center"/>
          </w:tcPr>
          <w:p w14:paraId="58F7DEAD">
            <w:pPr>
              <w:keepNext/>
              <w:keepLines/>
              <w:spacing w:before="0" w:after="0" w:line="252" w:lineRule="auto"/>
              <w:ind w:left="0" w:right="0" w:firstLine="0"/>
              <w:jc w:val="center"/>
              <w:rPr>
                <w:ins w:id="2799" w:author="Fa'te" w:date="2026-09-18T16:12:44Z"/>
              </w:rPr>
            </w:pPr>
            <w:ins w:id="2800" w:author="Fa'te" w:date="2026-09-18T16:12:44Z">
              <w:r>
                <w:rPr>
                  <w:rFonts w:ascii="Times New Roman" w:hAnsi="Times New Roman" w:eastAsia="宋体" w:cs="Times New Roman"/>
                  <w:b w:val="0"/>
                  <w:i w:val="0"/>
                  <w:color w:val="000000"/>
                  <w:sz w:val="17"/>
                </w:rPr>
                <w:t>12.95</w:t>
              </w:r>
            </w:ins>
          </w:p>
        </w:tc>
        <w:tc>
          <w:tcPr>
            <w:tcW w:w="539" w:type="dxa"/>
            <w:gridSpan w:val="2"/>
            <w:vAlign w:val="center"/>
          </w:tcPr>
          <w:p w14:paraId="4D164BE9">
            <w:pPr>
              <w:keepNext/>
              <w:keepLines/>
              <w:spacing w:before="0" w:after="0" w:line="252" w:lineRule="auto"/>
              <w:ind w:left="0" w:right="0" w:firstLine="0"/>
              <w:jc w:val="center"/>
              <w:rPr>
                <w:ins w:id="2801" w:author="Fa'te" w:date="2026-09-18T16:12:44Z"/>
              </w:rPr>
            </w:pPr>
            <w:ins w:id="2802" w:author="Fa'te" w:date="2026-09-18T16:12:44Z">
              <w:r>
                <w:rPr>
                  <w:rFonts w:ascii="Times New Roman" w:hAnsi="Times New Roman" w:eastAsia="宋体" w:cs="Times New Roman"/>
                  <w:b w:val="0"/>
                  <w:i w:val="0"/>
                  <w:color w:val="000000"/>
                  <w:sz w:val="17"/>
                </w:rPr>
                <w:t>16.94</w:t>
              </w:r>
            </w:ins>
          </w:p>
        </w:tc>
        <w:tc>
          <w:tcPr>
            <w:tcW w:w="539" w:type="dxa"/>
            <w:gridSpan w:val="2"/>
            <w:vAlign w:val="center"/>
          </w:tcPr>
          <w:p w14:paraId="407378D3">
            <w:pPr>
              <w:keepNext/>
              <w:keepLines/>
              <w:spacing w:before="0" w:after="0" w:line="252" w:lineRule="auto"/>
              <w:ind w:left="0" w:right="0" w:firstLine="0"/>
              <w:jc w:val="center"/>
              <w:rPr>
                <w:ins w:id="2803" w:author="Fa'te" w:date="2026-09-18T16:12:44Z"/>
              </w:rPr>
            </w:pPr>
            <w:ins w:id="2804" w:author="Fa'te" w:date="2026-09-18T16:12:44Z">
              <w:r>
                <w:rPr>
                  <w:rFonts w:ascii="Times New Roman" w:hAnsi="Times New Roman" w:eastAsia="宋体" w:cs="Times New Roman"/>
                  <w:b w:val="0"/>
                  <w:i w:val="0"/>
                  <w:color w:val="000000"/>
                  <w:sz w:val="17"/>
                </w:rPr>
                <w:t>16.72</w:t>
              </w:r>
            </w:ins>
          </w:p>
        </w:tc>
        <w:tc>
          <w:tcPr>
            <w:tcW w:w="539" w:type="dxa"/>
            <w:gridSpan w:val="2"/>
            <w:vAlign w:val="center"/>
          </w:tcPr>
          <w:p w14:paraId="41F705D1">
            <w:pPr>
              <w:keepNext/>
              <w:keepLines/>
              <w:spacing w:before="0" w:after="0" w:line="252" w:lineRule="auto"/>
              <w:ind w:left="0" w:right="0" w:firstLine="0"/>
              <w:jc w:val="center"/>
              <w:rPr>
                <w:ins w:id="2805" w:author="Fa'te" w:date="2026-09-18T16:12:44Z"/>
              </w:rPr>
            </w:pPr>
            <w:ins w:id="2806" w:author="Fa'te" w:date="2026-09-18T16:12:44Z">
              <w:r>
                <w:rPr>
                  <w:rFonts w:ascii="Times New Roman" w:hAnsi="Times New Roman" w:eastAsia="宋体" w:cs="Times New Roman"/>
                  <w:b w:val="0"/>
                  <w:i w:val="0"/>
                  <w:color w:val="000000"/>
                  <w:sz w:val="17"/>
                </w:rPr>
                <w:t>78.54</w:t>
              </w:r>
            </w:ins>
          </w:p>
        </w:tc>
        <w:tc>
          <w:tcPr>
            <w:tcW w:w="539" w:type="dxa"/>
            <w:gridSpan w:val="2"/>
            <w:vAlign w:val="center"/>
          </w:tcPr>
          <w:p w14:paraId="50DE2AB8">
            <w:pPr>
              <w:keepNext/>
              <w:keepLines/>
              <w:spacing w:before="0" w:after="0" w:line="252" w:lineRule="auto"/>
              <w:ind w:left="0" w:right="0" w:firstLine="0"/>
              <w:jc w:val="center"/>
              <w:rPr>
                <w:ins w:id="2807" w:author="Fa'te" w:date="2026-09-18T16:12:44Z"/>
              </w:rPr>
            </w:pPr>
            <w:ins w:id="2808" w:author="Fa'te" w:date="2026-09-18T16:12:44Z">
              <w:r>
                <w:rPr>
                  <w:rFonts w:ascii="Times New Roman" w:hAnsi="Times New Roman" w:eastAsia="宋体" w:cs="Times New Roman"/>
                  <w:b w:val="0"/>
                  <w:i w:val="0"/>
                  <w:color w:val="000000"/>
                  <w:sz w:val="17"/>
                </w:rPr>
                <w:t>34.96</w:t>
              </w:r>
            </w:ins>
          </w:p>
        </w:tc>
        <w:tc>
          <w:tcPr>
            <w:tcW w:w="539" w:type="dxa"/>
            <w:gridSpan w:val="2"/>
            <w:vAlign w:val="center"/>
          </w:tcPr>
          <w:p w14:paraId="1FB08FF7">
            <w:pPr>
              <w:keepNext/>
              <w:keepLines/>
              <w:spacing w:before="0" w:after="0" w:line="252" w:lineRule="auto"/>
              <w:ind w:left="0" w:right="0" w:firstLine="0"/>
              <w:jc w:val="center"/>
              <w:rPr>
                <w:ins w:id="2809" w:author="Fa'te" w:date="2026-09-18T16:12:44Z"/>
              </w:rPr>
            </w:pPr>
            <w:ins w:id="2810" w:author="Fa'te" w:date="2026-09-18T16:12:44Z">
              <w:r>
                <w:rPr>
                  <w:rFonts w:ascii="Times New Roman" w:hAnsi="Times New Roman" w:eastAsia="宋体" w:cs="Times New Roman"/>
                  <w:b w:val="0"/>
                  <w:i w:val="0"/>
                  <w:color w:val="000000"/>
                  <w:sz w:val="17"/>
                </w:rPr>
                <w:t>48.38</w:t>
              </w:r>
            </w:ins>
          </w:p>
        </w:tc>
        <w:tc>
          <w:tcPr>
            <w:tcW w:w="539" w:type="dxa"/>
            <w:gridSpan w:val="2"/>
            <w:vAlign w:val="center"/>
          </w:tcPr>
          <w:p w14:paraId="5BB40D3E">
            <w:pPr>
              <w:keepNext/>
              <w:keepLines/>
              <w:spacing w:before="0" w:after="0" w:line="252" w:lineRule="auto"/>
              <w:ind w:left="0" w:right="0" w:firstLine="0"/>
              <w:jc w:val="center"/>
              <w:rPr>
                <w:ins w:id="2811" w:author="Fa'te" w:date="2026-09-18T16:12:44Z"/>
              </w:rPr>
            </w:pPr>
            <w:ins w:id="2812" w:author="Fa'te" w:date="2026-09-18T16:12:44Z">
              <w:r>
                <w:rPr>
                  <w:rFonts w:ascii="Times New Roman" w:hAnsi="Times New Roman" w:eastAsia="宋体" w:cs="Times New Roman"/>
                  <w:b w:val="0"/>
                  <w:i w:val="0"/>
                  <w:color w:val="000000"/>
                  <w:sz w:val="17"/>
                </w:rPr>
                <w:t>49.26</w:t>
              </w:r>
            </w:ins>
          </w:p>
        </w:tc>
        <w:tc>
          <w:tcPr>
            <w:tcW w:w="539" w:type="dxa"/>
            <w:gridSpan w:val="2"/>
            <w:vAlign w:val="center"/>
          </w:tcPr>
          <w:p w14:paraId="490CD7A3">
            <w:pPr>
              <w:keepNext/>
              <w:keepLines/>
              <w:spacing w:before="0" w:after="0" w:line="252" w:lineRule="auto"/>
              <w:ind w:left="0" w:right="0" w:firstLine="0"/>
              <w:jc w:val="center"/>
              <w:rPr>
                <w:ins w:id="2813" w:author="Fa'te" w:date="2026-09-18T16:12:44Z"/>
              </w:rPr>
            </w:pPr>
            <w:ins w:id="2814" w:author="Fa'te" w:date="2026-09-18T16:12:44Z">
              <w:r>
                <w:rPr>
                  <w:rFonts w:ascii="Times New Roman" w:hAnsi="Times New Roman" w:eastAsia="宋体" w:cs="Times New Roman"/>
                  <w:b/>
                  <w:i w:val="0"/>
                  <w:color w:val="000000"/>
                  <w:sz w:val="17"/>
                </w:rPr>
                <w:t>48.20</w:t>
              </w:r>
            </w:ins>
          </w:p>
        </w:tc>
        <w:tc>
          <w:tcPr>
            <w:tcW w:w="539" w:type="dxa"/>
            <w:gridSpan w:val="2"/>
            <w:vAlign w:val="center"/>
          </w:tcPr>
          <w:p w14:paraId="3FA02D1B">
            <w:pPr>
              <w:keepNext/>
              <w:keepLines/>
              <w:spacing w:before="0" w:after="0" w:line="252" w:lineRule="auto"/>
              <w:ind w:left="0" w:right="0" w:firstLine="0"/>
              <w:jc w:val="center"/>
              <w:rPr>
                <w:ins w:id="2815" w:author="Fa'te" w:date="2026-09-18T16:12:44Z"/>
              </w:rPr>
            </w:pPr>
            <w:ins w:id="2816" w:author="Fa'te" w:date="2026-09-18T16:12:44Z">
              <w:r>
                <w:rPr>
                  <w:rFonts w:ascii="Times New Roman" w:hAnsi="Times New Roman" w:eastAsia="宋体" w:cs="Times New Roman"/>
                  <w:b w:val="0"/>
                  <w:i w:val="0"/>
                  <w:color w:val="000000"/>
                  <w:sz w:val="17"/>
                </w:rPr>
                <w:t>21.90</w:t>
              </w:r>
            </w:ins>
          </w:p>
        </w:tc>
        <w:tc>
          <w:tcPr>
            <w:tcW w:w="539" w:type="dxa"/>
            <w:gridSpan w:val="2"/>
            <w:vAlign w:val="center"/>
          </w:tcPr>
          <w:p w14:paraId="6553E120">
            <w:pPr>
              <w:keepNext/>
              <w:keepLines/>
              <w:spacing w:before="0" w:after="0" w:line="252" w:lineRule="auto"/>
              <w:ind w:left="0" w:right="0" w:firstLine="0"/>
              <w:jc w:val="center"/>
              <w:rPr>
                <w:ins w:id="2817" w:author="Fa'te" w:date="2026-09-18T16:12:44Z"/>
              </w:rPr>
            </w:pPr>
            <w:ins w:id="2818" w:author="Fa'te" w:date="2026-09-18T16:12:44Z">
              <w:r>
                <w:rPr>
                  <w:rFonts w:ascii="Times New Roman" w:hAnsi="Times New Roman" w:eastAsia="宋体" w:cs="Times New Roman"/>
                  <w:b w:val="0"/>
                  <w:i w:val="0"/>
                  <w:color w:val="000000"/>
                  <w:sz w:val="17"/>
                </w:rPr>
                <w:t>30.12</w:t>
              </w:r>
            </w:ins>
          </w:p>
        </w:tc>
        <w:tc>
          <w:tcPr>
            <w:tcW w:w="539" w:type="dxa"/>
            <w:gridSpan w:val="3"/>
            <w:vAlign w:val="center"/>
          </w:tcPr>
          <w:p w14:paraId="4C1317DC">
            <w:pPr>
              <w:keepNext/>
              <w:keepLines/>
              <w:spacing w:before="0" w:after="0" w:line="252" w:lineRule="auto"/>
              <w:ind w:left="0" w:right="0" w:firstLine="0"/>
              <w:jc w:val="center"/>
              <w:rPr>
                <w:ins w:id="2819" w:author="Fa'te" w:date="2026-09-18T16:12:44Z"/>
              </w:rPr>
            </w:pPr>
            <w:ins w:id="2820" w:author="Fa'te" w:date="2026-09-18T16:12:44Z">
              <w:r>
                <w:rPr>
                  <w:rFonts w:ascii="Times New Roman" w:hAnsi="Times New Roman" w:eastAsia="宋体" w:cs="Times New Roman"/>
                  <w:b w:val="0"/>
                  <w:i w:val="0"/>
                  <w:color w:val="000000"/>
                  <w:sz w:val="17"/>
                </w:rPr>
                <w:t>21.35</w:t>
              </w:r>
            </w:ins>
          </w:p>
        </w:tc>
      </w:tr>
      <w:tr w14:paraId="4A482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2821" w:author="Fa'te" w:date="2026-09-18T16:12:44Z"/>
        </w:trPr>
        <w:tc>
          <w:tcPr>
            <w:tcW w:w="1843" w:type="dxa"/>
            <w:gridSpan w:val="2"/>
            <w:vAlign w:val="center"/>
          </w:tcPr>
          <w:p w14:paraId="7424F9A8">
            <w:pPr>
              <w:keepNext/>
              <w:keepLines/>
              <w:spacing w:before="0" w:after="0" w:line="252" w:lineRule="auto"/>
              <w:ind w:left="0" w:right="0" w:firstLine="0"/>
              <w:jc w:val="left"/>
              <w:rPr>
                <w:ins w:id="2822" w:author="Fa'te" w:date="2026-09-18T16:12:44Z"/>
              </w:rPr>
            </w:pPr>
            <w:ins w:id="2823" w:author="Fa'te" w:date="2026-09-18T16:12:44Z">
              <w:r>
                <w:rPr>
                  <w:rFonts w:ascii="Times New Roman" w:hAnsi="Times New Roman" w:eastAsia="宋体" w:cs="Times New Roman"/>
                  <w:b w:val="0"/>
                  <w:i w:val="0"/>
                  <w:color w:val="000000"/>
                  <w:sz w:val="17"/>
                </w:rPr>
                <w:t>仅</w:t>
              </w:r>
            </w:ins>
            <m:oMath>
              <m:sSub>
                <m:sSubPr>
                  <m:ctrlPr>
                    <w:ins w:id="2824" w:author="Fa'te" w:date="2026-09-18T16:12:44Z">
                      <w:rPr/>
                    </w:ins>
                  </m:ctrlPr>
                </m:sSubPr>
                <m:e>
                  <w:ins w:id="2825" w:author="Fa'te" w:date="2026-09-18T16:12:44Z">
                    <m:r>
                      <m:rPr/>
                      <w:rPr>
                        <w:sz w:val="17"/>
                      </w:rPr>
                      <m:t>ℒ</m:t>
                    </m:r>
                  </w:ins>
                  <m:ctrlPr>
                    <w:ins w:id="2826" w:author="Fa'te" w:date="2026-09-18T16:12:44Z">
                      <w:rPr/>
                    </w:ins>
                  </m:ctrlPr>
                </m:e>
                <m:sub>
                  <w:ins w:id="2827" w:author="Fa'te" w:date="2026-09-18T16:12:44Z">
                    <m:r>
                      <m:rPr>
                        <m:sty m:val="p"/>
                      </m:rPr>
                      <w:rPr>
                        <w:sz w:val="17"/>
                      </w:rPr>
                      <m:t>rank</m:t>
                    </m:r>
                  </w:ins>
                  <m:ctrlPr>
                    <w:ins w:id="2828" w:author="Fa'te" w:date="2026-09-18T16:12:44Z">
                      <w:rPr/>
                    </w:ins>
                  </m:ctrlPr>
                </m:sub>
              </m:sSub>
            </m:oMath>
          </w:p>
        </w:tc>
        <w:tc>
          <w:tcPr>
            <w:tcW w:w="539" w:type="dxa"/>
            <w:gridSpan w:val="2"/>
            <w:vAlign w:val="center"/>
          </w:tcPr>
          <w:p w14:paraId="48C1F3F9">
            <w:pPr>
              <w:keepNext/>
              <w:keepLines/>
              <w:spacing w:before="0" w:after="0" w:line="252" w:lineRule="auto"/>
              <w:ind w:left="0" w:right="0" w:firstLine="0"/>
              <w:jc w:val="center"/>
              <w:rPr>
                <w:ins w:id="2829" w:author="Fa'te" w:date="2026-09-18T16:12:44Z"/>
              </w:rPr>
            </w:pPr>
            <w:ins w:id="2830" w:author="Fa'te" w:date="2026-09-18T16:12:44Z">
              <w:r>
                <w:rPr>
                  <w:rFonts w:ascii="Times New Roman" w:hAnsi="Times New Roman" w:eastAsia="宋体" w:cs="Times New Roman"/>
                  <w:b w:val="0"/>
                  <w:i w:val="0"/>
                  <w:color w:val="000000"/>
                  <w:sz w:val="17"/>
                </w:rPr>
                <w:t>20.80</w:t>
              </w:r>
            </w:ins>
          </w:p>
        </w:tc>
        <w:tc>
          <w:tcPr>
            <w:tcW w:w="539" w:type="dxa"/>
            <w:gridSpan w:val="2"/>
            <w:vAlign w:val="center"/>
          </w:tcPr>
          <w:p w14:paraId="2DD2EEAE">
            <w:pPr>
              <w:keepNext/>
              <w:keepLines/>
              <w:spacing w:before="0" w:after="0" w:line="252" w:lineRule="auto"/>
              <w:ind w:left="0" w:right="0" w:firstLine="0"/>
              <w:jc w:val="center"/>
              <w:rPr>
                <w:ins w:id="2831" w:author="Fa'te" w:date="2026-09-18T16:12:44Z"/>
              </w:rPr>
            </w:pPr>
            <w:ins w:id="2832" w:author="Fa'te" w:date="2026-09-18T16:12:44Z">
              <w:r>
                <w:rPr>
                  <w:rFonts w:ascii="Times New Roman" w:hAnsi="Times New Roman" w:eastAsia="宋体" w:cs="Times New Roman"/>
                  <w:b w:val="0"/>
                  <w:i w:val="0"/>
                  <w:color w:val="000000"/>
                  <w:sz w:val="17"/>
                </w:rPr>
                <w:t>12.52</w:t>
              </w:r>
            </w:ins>
          </w:p>
        </w:tc>
        <w:tc>
          <w:tcPr>
            <w:tcW w:w="539" w:type="dxa"/>
            <w:gridSpan w:val="2"/>
            <w:vAlign w:val="center"/>
          </w:tcPr>
          <w:p w14:paraId="25FEB5F4">
            <w:pPr>
              <w:keepNext/>
              <w:keepLines/>
              <w:spacing w:before="0" w:after="0" w:line="252" w:lineRule="auto"/>
              <w:ind w:left="0" w:right="0" w:firstLine="0"/>
              <w:jc w:val="center"/>
              <w:rPr>
                <w:ins w:id="2833" w:author="Fa'te" w:date="2026-09-18T16:12:44Z"/>
              </w:rPr>
            </w:pPr>
            <w:ins w:id="2834" w:author="Fa'te" w:date="2026-09-18T16:12:44Z">
              <w:r>
                <w:rPr>
                  <w:rFonts w:ascii="Times New Roman" w:hAnsi="Times New Roman" w:eastAsia="宋体" w:cs="Times New Roman"/>
                  <w:b w:val="0"/>
                  <w:i w:val="0"/>
                  <w:color w:val="000000"/>
                  <w:sz w:val="17"/>
                </w:rPr>
                <w:t>15.63</w:t>
              </w:r>
            </w:ins>
          </w:p>
        </w:tc>
        <w:tc>
          <w:tcPr>
            <w:tcW w:w="539" w:type="dxa"/>
            <w:gridSpan w:val="2"/>
            <w:vAlign w:val="center"/>
          </w:tcPr>
          <w:p w14:paraId="2C79253B">
            <w:pPr>
              <w:keepNext/>
              <w:keepLines/>
              <w:spacing w:before="0" w:after="0" w:line="252" w:lineRule="auto"/>
              <w:ind w:left="0" w:right="0" w:firstLine="0"/>
              <w:jc w:val="center"/>
              <w:rPr>
                <w:ins w:id="2835" w:author="Fa'te" w:date="2026-09-18T16:12:44Z"/>
              </w:rPr>
            </w:pPr>
            <w:ins w:id="2836" w:author="Fa'te" w:date="2026-09-18T16:12:44Z">
              <w:r>
                <w:rPr>
                  <w:rFonts w:ascii="Times New Roman" w:hAnsi="Times New Roman" w:eastAsia="宋体" w:cs="Times New Roman"/>
                  <w:b w:val="0"/>
                  <w:i w:val="0"/>
                  <w:color w:val="000000"/>
                  <w:sz w:val="17"/>
                </w:rPr>
                <w:t>14.58</w:t>
              </w:r>
            </w:ins>
          </w:p>
        </w:tc>
        <w:tc>
          <w:tcPr>
            <w:tcW w:w="539" w:type="dxa"/>
            <w:gridSpan w:val="2"/>
            <w:vAlign w:val="center"/>
          </w:tcPr>
          <w:p w14:paraId="0BF0858D">
            <w:pPr>
              <w:keepNext/>
              <w:keepLines/>
              <w:spacing w:before="0" w:after="0" w:line="252" w:lineRule="auto"/>
              <w:ind w:left="0" w:right="0" w:firstLine="0"/>
              <w:jc w:val="center"/>
              <w:rPr>
                <w:ins w:id="2837" w:author="Fa'te" w:date="2026-09-18T16:12:44Z"/>
              </w:rPr>
            </w:pPr>
            <w:ins w:id="2838" w:author="Fa'te" w:date="2026-09-18T16:12:44Z">
              <w:r>
                <w:rPr>
                  <w:rFonts w:ascii="Times New Roman" w:hAnsi="Times New Roman" w:eastAsia="宋体" w:cs="Times New Roman"/>
                  <w:b w:val="0"/>
                  <w:i w:val="0"/>
                  <w:color w:val="000000"/>
                  <w:sz w:val="17"/>
                </w:rPr>
                <w:t>74.08</w:t>
              </w:r>
            </w:ins>
          </w:p>
        </w:tc>
        <w:tc>
          <w:tcPr>
            <w:tcW w:w="539" w:type="dxa"/>
            <w:gridSpan w:val="2"/>
            <w:vAlign w:val="center"/>
          </w:tcPr>
          <w:p w14:paraId="7AF059BF">
            <w:pPr>
              <w:keepNext/>
              <w:keepLines/>
              <w:spacing w:before="0" w:after="0" w:line="252" w:lineRule="auto"/>
              <w:ind w:left="0" w:right="0" w:firstLine="0"/>
              <w:jc w:val="center"/>
              <w:rPr>
                <w:ins w:id="2839" w:author="Fa'te" w:date="2026-09-18T16:12:44Z"/>
              </w:rPr>
            </w:pPr>
            <w:ins w:id="2840" w:author="Fa'te" w:date="2026-09-18T16:12:44Z">
              <w:r>
                <w:rPr>
                  <w:rFonts w:ascii="Times New Roman" w:hAnsi="Times New Roman" w:eastAsia="宋体" w:cs="Times New Roman"/>
                  <w:b w:val="0"/>
                  <w:i w:val="0"/>
                  <w:color w:val="000000"/>
                  <w:sz w:val="17"/>
                </w:rPr>
                <w:t>46.90</w:t>
              </w:r>
            </w:ins>
          </w:p>
        </w:tc>
        <w:tc>
          <w:tcPr>
            <w:tcW w:w="539" w:type="dxa"/>
            <w:gridSpan w:val="2"/>
            <w:vAlign w:val="center"/>
          </w:tcPr>
          <w:p w14:paraId="56C24682">
            <w:pPr>
              <w:keepNext/>
              <w:keepLines/>
              <w:spacing w:before="0" w:after="0" w:line="252" w:lineRule="auto"/>
              <w:ind w:left="0" w:right="0" w:firstLine="0"/>
              <w:jc w:val="center"/>
              <w:rPr>
                <w:ins w:id="2841" w:author="Fa'te" w:date="2026-09-18T16:12:44Z"/>
              </w:rPr>
            </w:pPr>
            <w:ins w:id="2842" w:author="Fa'te" w:date="2026-09-18T16:12:44Z">
              <w:r>
                <w:rPr>
                  <w:rFonts w:ascii="Times New Roman" w:hAnsi="Times New Roman" w:eastAsia="宋体" w:cs="Times New Roman"/>
                  <w:b w:val="0"/>
                  <w:i w:val="0"/>
                  <w:color w:val="000000"/>
                  <w:sz w:val="17"/>
                </w:rPr>
                <w:t>57.44</w:t>
              </w:r>
            </w:ins>
          </w:p>
        </w:tc>
        <w:tc>
          <w:tcPr>
            <w:tcW w:w="539" w:type="dxa"/>
            <w:gridSpan w:val="2"/>
            <w:vAlign w:val="center"/>
          </w:tcPr>
          <w:p w14:paraId="1C99CC5C">
            <w:pPr>
              <w:keepNext/>
              <w:keepLines/>
              <w:spacing w:before="0" w:after="0" w:line="252" w:lineRule="auto"/>
              <w:ind w:left="0" w:right="0" w:firstLine="0"/>
              <w:jc w:val="center"/>
              <w:rPr>
                <w:ins w:id="2843" w:author="Fa'te" w:date="2026-09-18T16:12:44Z"/>
              </w:rPr>
            </w:pPr>
            <w:ins w:id="2844" w:author="Fa'te" w:date="2026-09-18T16:12:44Z">
              <w:r>
                <w:rPr>
                  <w:rFonts w:ascii="Times New Roman" w:hAnsi="Times New Roman" w:eastAsia="宋体" w:cs="Times New Roman"/>
                  <w:b w:val="0"/>
                  <w:i w:val="0"/>
                  <w:color w:val="000000"/>
                  <w:sz w:val="17"/>
                </w:rPr>
                <w:t>43.96</w:t>
              </w:r>
            </w:ins>
          </w:p>
        </w:tc>
        <w:tc>
          <w:tcPr>
            <w:tcW w:w="539" w:type="dxa"/>
            <w:gridSpan w:val="2"/>
            <w:vAlign w:val="center"/>
          </w:tcPr>
          <w:p w14:paraId="48BDAFC4">
            <w:pPr>
              <w:keepNext/>
              <w:keepLines/>
              <w:spacing w:before="0" w:after="0" w:line="252" w:lineRule="auto"/>
              <w:ind w:left="0" w:right="0" w:firstLine="0"/>
              <w:jc w:val="center"/>
              <w:rPr>
                <w:ins w:id="2845" w:author="Fa'te" w:date="2026-09-18T16:12:44Z"/>
              </w:rPr>
            </w:pPr>
            <w:ins w:id="2846" w:author="Fa'te" w:date="2026-09-18T16:12:44Z">
              <w:r>
                <w:rPr>
                  <w:rFonts w:ascii="Times New Roman" w:hAnsi="Times New Roman" w:eastAsia="宋体" w:cs="Times New Roman"/>
                  <w:b w:val="0"/>
                  <w:i w:val="0"/>
                  <w:color w:val="000000"/>
                  <w:sz w:val="17"/>
                </w:rPr>
                <w:t>33.67</w:t>
              </w:r>
            </w:ins>
          </w:p>
        </w:tc>
        <w:tc>
          <w:tcPr>
            <w:tcW w:w="539" w:type="dxa"/>
            <w:gridSpan w:val="2"/>
            <w:vAlign w:val="center"/>
          </w:tcPr>
          <w:p w14:paraId="1186FC3C">
            <w:pPr>
              <w:keepNext/>
              <w:keepLines/>
              <w:spacing w:before="0" w:after="0" w:line="252" w:lineRule="auto"/>
              <w:ind w:left="0" w:right="0" w:firstLine="0"/>
              <w:jc w:val="center"/>
              <w:rPr>
                <w:ins w:id="2847" w:author="Fa'te" w:date="2026-09-18T16:12:44Z"/>
              </w:rPr>
            </w:pPr>
            <w:ins w:id="2848" w:author="Fa'te" w:date="2026-09-18T16:12:44Z">
              <w:r>
                <w:rPr>
                  <w:rFonts w:ascii="Times New Roman" w:hAnsi="Times New Roman" w:eastAsia="宋体" w:cs="Times New Roman"/>
                  <w:b w:val="0"/>
                  <w:i w:val="0"/>
                  <w:color w:val="000000"/>
                  <w:sz w:val="17"/>
                </w:rPr>
                <w:t>21.52</w:t>
              </w:r>
            </w:ins>
          </w:p>
        </w:tc>
        <w:tc>
          <w:tcPr>
            <w:tcW w:w="539" w:type="dxa"/>
            <w:gridSpan w:val="2"/>
            <w:vAlign w:val="center"/>
          </w:tcPr>
          <w:p w14:paraId="70ED5D09">
            <w:pPr>
              <w:keepNext/>
              <w:keepLines/>
              <w:spacing w:before="0" w:after="0" w:line="252" w:lineRule="auto"/>
              <w:ind w:left="0" w:right="0" w:firstLine="0"/>
              <w:jc w:val="center"/>
              <w:rPr>
                <w:ins w:id="2849" w:author="Fa'te" w:date="2026-09-18T16:12:44Z"/>
              </w:rPr>
            </w:pPr>
            <w:ins w:id="2850" w:author="Fa'te" w:date="2026-09-18T16:12:44Z">
              <w:r>
                <w:rPr>
                  <w:rFonts w:ascii="Times New Roman" w:hAnsi="Times New Roman" w:eastAsia="宋体" w:cs="Times New Roman"/>
                  <w:b w:val="0"/>
                  <w:i w:val="0"/>
                  <w:color w:val="000000"/>
                  <w:sz w:val="17"/>
                </w:rPr>
                <w:t>26.26</w:t>
              </w:r>
            </w:ins>
          </w:p>
        </w:tc>
        <w:tc>
          <w:tcPr>
            <w:tcW w:w="539" w:type="dxa"/>
            <w:gridSpan w:val="3"/>
            <w:vAlign w:val="center"/>
          </w:tcPr>
          <w:p w14:paraId="67EBE8F1">
            <w:pPr>
              <w:keepNext/>
              <w:keepLines/>
              <w:spacing w:before="0" w:after="0" w:line="252" w:lineRule="auto"/>
              <w:ind w:left="0" w:right="0" w:firstLine="0"/>
              <w:jc w:val="center"/>
              <w:rPr>
                <w:ins w:id="2851" w:author="Fa'te" w:date="2026-09-18T16:12:44Z"/>
              </w:rPr>
            </w:pPr>
            <w:ins w:id="2852" w:author="Fa'te" w:date="2026-09-18T16:12:44Z">
              <w:r>
                <w:rPr>
                  <w:rFonts w:ascii="Times New Roman" w:hAnsi="Times New Roman" w:eastAsia="宋体" w:cs="Times New Roman"/>
                  <w:b/>
                  <w:i w:val="0"/>
                  <w:color w:val="000000"/>
                  <w:sz w:val="17"/>
                </w:rPr>
                <w:t>24.52</w:t>
              </w:r>
            </w:ins>
          </w:p>
        </w:tc>
      </w:tr>
      <w:tr w14:paraId="59983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2853" w:author="Fa'te" w:date="2026-09-18T16:12:44Z"/>
        </w:trPr>
        <w:tc>
          <w:tcPr>
            <w:tcW w:w="1843" w:type="dxa"/>
            <w:gridSpan w:val="2"/>
            <w:tcBorders>
              <w:bottom w:val="single" w:color="000000" w:sz="10" w:space="0"/>
            </w:tcBorders>
            <w:shd w:val="clear" w:color="auto" w:fill="F2F2F2"/>
            <w:vAlign w:val="center"/>
          </w:tcPr>
          <w:p w14:paraId="1EB1943F">
            <w:pPr>
              <w:keepNext w:val="0"/>
              <w:keepLines/>
              <w:spacing w:before="0" w:after="0" w:line="252" w:lineRule="auto"/>
              <w:ind w:left="0" w:right="0" w:firstLine="0"/>
              <w:jc w:val="left"/>
              <w:rPr>
                <w:ins w:id="2854" w:author="Fa'te" w:date="2026-09-18T16:12:44Z"/>
              </w:rPr>
            </w:pPr>
            <w:ins w:id="2855" w:author="Fa'te" w:date="2026-09-18T16:12:44Z">
              <w:r>
                <w:rPr>
                  <w:rFonts w:ascii="Times New Roman" w:hAnsi="Times New Roman" w:eastAsia="宋体" w:cs="Times New Roman"/>
                  <w:b/>
                  <w:i w:val="0"/>
                  <w:color w:val="000000"/>
                  <w:sz w:val="17"/>
                </w:rPr>
                <w:t>联合目标</w:t>
              </w:r>
            </w:ins>
            <m:oMath>
              <w:ins w:id="2856" w:author="Fa'te" w:date="2026-09-18T16:12:44Z">
                <m:r>
                  <m:rPr/>
                  <w:rPr>
                    <w:sz w:val="17"/>
                  </w:rPr>
                  <m:t>ℒ</m:t>
                </m:r>
              </w:ins>
            </m:oMath>
          </w:p>
        </w:tc>
        <w:tc>
          <w:tcPr>
            <w:tcW w:w="539" w:type="dxa"/>
            <w:gridSpan w:val="2"/>
            <w:tcBorders>
              <w:bottom w:val="single" w:color="000000" w:sz="10" w:space="0"/>
            </w:tcBorders>
            <w:shd w:val="clear" w:color="auto" w:fill="F2F2F2"/>
            <w:vAlign w:val="center"/>
          </w:tcPr>
          <w:p w14:paraId="1788D253">
            <w:pPr>
              <w:keepNext w:val="0"/>
              <w:keepLines/>
              <w:spacing w:before="0" w:after="0" w:line="252" w:lineRule="auto"/>
              <w:ind w:left="0" w:right="0" w:firstLine="0"/>
              <w:jc w:val="center"/>
              <w:rPr>
                <w:ins w:id="2857" w:author="Fa'te" w:date="2026-09-18T16:12:44Z"/>
              </w:rPr>
            </w:pPr>
            <w:ins w:id="2858" w:author="Fa'te" w:date="2026-09-18T16:12:44Z">
              <w:r>
                <w:rPr>
                  <w:rFonts w:ascii="Times New Roman" w:hAnsi="Times New Roman" w:eastAsia="宋体" w:cs="Times New Roman"/>
                  <w:b/>
                  <w:i w:val="0"/>
                  <w:color w:val="000000"/>
                  <w:sz w:val="17"/>
                </w:rPr>
                <w:t>35.08</w:t>
              </w:r>
            </w:ins>
          </w:p>
        </w:tc>
        <w:tc>
          <w:tcPr>
            <w:tcW w:w="539" w:type="dxa"/>
            <w:gridSpan w:val="2"/>
            <w:tcBorders>
              <w:bottom w:val="single" w:color="000000" w:sz="10" w:space="0"/>
            </w:tcBorders>
            <w:shd w:val="clear" w:color="auto" w:fill="F2F2F2"/>
            <w:vAlign w:val="center"/>
          </w:tcPr>
          <w:p w14:paraId="004DEC78">
            <w:pPr>
              <w:keepNext w:val="0"/>
              <w:keepLines/>
              <w:spacing w:before="0" w:after="0" w:line="252" w:lineRule="auto"/>
              <w:ind w:left="0" w:right="0" w:firstLine="0"/>
              <w:jc w:val="center"/>
              <w:rPr>
                <w:ins w:id="2859" w:author="Fa'te" w:date="2026-09-18T16:12:44Z"/>
              </w:rPr>
            </w:pPr>
            <w:ins w:id="2860" w:author="Fa'te" w:date="2026-09-18T16:12:44Z">
              <w:r>
                <w:rPr>
                  <w:rFonts w:ascii="Times New Roman" w:hAnsi="Times New Roman" w:eastAsia="宋体" w:cs="Times New Roman"/>
                  <w:b/>
                  <w:i w:val="0"/>
                  <w:color w:val="000000"/>
                  <w:sz w:val="17"/>
                </w:rPr>
                <w:t>16.87</w:t>
              </w:r>
            </w:ins>
          </w:p>
        </w:tc>
        <w:tc>
          <w:tcPr>
            <w:tcW w:w="539" w:type="dxa"/>
            <w:gridSpan w:val="2"/>
            <w:tcBorders>
              <w:bottom w:val="single" w:color="000000" w:sz="10" w:space="0"/>
            </w:tcBorders>
            <w:shd w:val="clear" w:color="auto" w:fill="F2F2F2"/>
            <w:vAlign w:val="center"/>
          </w:tcPr>
          <w:p w14:paraId="02ECC907">
            <w:pPr>
              <w:keepNext w:val="0"/>
              <w:keepLines/>
              <w:spacing w:before="0" w:after="0" w:line="252" w:lineRule="auto"/>
              <w:ind w:left="0" w:right="0" w:firstLine="0"/>
              <w:jc w:val="center"/>
              <w:rPr>
                <w:ins w:id="2861" w:author="Fa'te" w:date="2026-09-18T16:12:44Z"/>
              </w:rPr>
            </w:pPr>
            <w:ins w:id="2862" w:author="Fa'te" w:date="2026-09-18T16:12:44Z">
              <w:r>
                <w:rPr>
                  <w:rFonts w:ascii="Times New Roman" w:hAnsi="Times New Roman" w:eastAsia="宋体" w:cs="Times New Roman"/>
                  <w:b/>
                  <w:i w:val="0"/>
                  <w:color w:val="000000"/>
                  <w:sz w:val="17"/>
                </w:rPr>
                <w:t>22.78</w:t>
              </w:r>
            </w:ins>
          </w:p>
        </w:tc>
        <w:tc>
          <w:tcPr>
            <w:tcW w:w="539" w:type="dxa"/>
            <w:gridSpan w:val="2"/>
            <w:tcBorders>
              <w:bottom w:val="single" w:color="000000" w:sz="10" w:space="0"/>
            </w:tcBorders>
            <w:shd w:val="clear" w:color="auto" w:fill="F2F2F2"/>
            <w:vAlign w:val="center"/>
          </w:tcPr>
          <w:p w14:paraId="5F897947">
            <w:pPr>
              <w:keepNext w:val="0"/>
              <w:keepLines/>
              <w:spacing w:before="0" w:after="0" w:line="252" w:lineRule="auto"/>
              <w:ind w:left="0" w:right="0" w:firstLine="0"/>
              <w:jc w:val="center"/>
              <w:rPr>
                <w:ins w:id="2863" w:author="Fa'te" w:date="2026-09-18T16:12:44Z"/>
              </w:rPr>
            </w:pPr>
            <w:ins w:id="2864" w:author="Fa'te" w:date="2026-09-18T16:12:44Z">
              <w:r>
                <w:rPr>
                  <w:rFonts w:ascii="Times New Roman" w:hAnsi="Times New Roman" w:eastAsia="宋体" w:cs="Times New Roman"/>
                  <w:b/>
                  <w:i w:val="0"/>
                  <w:color w:val="000000"/>
                  <w:sz w:val="17"/>
                </w:rPr>
                <w:t>17.65</w:t>
              </w:r>
            </w:ins>
          </w:p>
        </w:tc>
        <w:tc>
          <w:tcPr>
            <w:tcW w:w="539" w:type="dxa"/>
            <w:gridSpan w:val="2"/>
            <w:tcBorders>
              <w:bottom w:val="single" w:color="000000" w:sz="10" w:space="0"/>
            </w:tcBorders>
            <w:shd w:val="clear" w:color="auto" w:fill="F2F2F2"/>
            <w:vAlign w:val="center"/>
          </w:tcPr>
          <w:p w14:paraId="6C9ECF27">
            <w:pPr>
              <w:keepNext w:val="0"/>
              <w:keepLines/>
              <w:spacing w:before="0" w:after="0" w:line="252" w:lineRule="auto"/>
              <w:ind w:left="0" w:right="0" w:firstLine="0"/>
              <w:jc w:val="center"/>
              <w:rPr>
                <w:ins w:id="2865" w:author="Fa'te" w:date="2026-09-18T16:12:44Z"/>
              </w:rPr>
            </w:pPr>
            <w:ins w:id="2866" w:author="Fa'te" w:date="2026-09-18T16:12:44Z">
              <w:r>
                <w:rPr>
                  <w:rFonts w:ascii="Times New Roman" w:hAnsi="Times New Roman" w:eastAsia="宋体" w:cs="Times New Roman"/>
                  <w:b/>
                  <w:i w:val="0"/>
                  <w:color w:val="000000"/>
                  <w:sz w:val="17"/>
                </w:rPr>
                <w:t>85.49</w:t>
              </w:r>
            </w:ins>
          </w:p>
        </w:tc>
        <w:tc>
          <w:tcPr>
            <w:tcW w:w="539" w:type="dxa"/>
            <w:gridSpan w:val="2"/>
            <w:tcBorders>
              <w:bottom w:val="single" w:color="000000" w:sz="10" w:space="0"/>
            </w:tcBorders>
            <w:shd w:val="clear" w:color="auto" w:fill="F2F2F2"/>
            <w:vAlign w:val="center"/>
          </w:tcPr>
          <w:p w14:paraId="545C98BC">
            <w:pPr>
              <w:keepNext w:val="0"/>
              <w:keepLines/>
              <w:spacing w:before="0" w:after="0" w:line="252" w:lineRule="auto"/>
              <w:ind w:left="0" w:right="0" w:firstLine="0"/>
              <w:jc w:val="center"/>
              <w:rPr>
                <w:ins w:id="2867" w:author="Fa'te" w:date="2026-09-18T16:12:44Z"/>
              </w:rPr>
            </w:pPr>
            <w:ins w:id="2868" w:author="Fa'te" w:date="2026-09-18T16:12:44Z">
              <w:r>
                <w:rPr>
                  <w:rFonts w:ascii="Times New Roman" w:hAnsi="Times New Roman" w:eastAsia="宋体" w:cs="Times New Roman"/>
                  <w:b/>
                  <w:i w:val="0"/>
                  <w:color w:val="000000"/>
                  <w:sz w:val="17"/>
                </w:rPr>
                <w:t>46.97</w:t>
              </w:r>
            </w:ins>
          </w:p>
        </w:tc>
        <w:tc>
          <w:tcPr>
            <w:tcW w:w="539" w:type="dxa"/>
            <w:gridSpan w:val="2"/>
            <w:tcBorders>
              <w:bottom w:val="single" w:color="000000" w:sz="10" w:space="0"/>
            </w:tcBorders>
            <w:shd w:val="clear" w:color="auto" w:fill="F2F2F2"/>
            <w:vAlign w:val="center"/>
          </w:tcPr>
          <w:p w14:paraId="168E3AEF">
            <w:pPr>
              <w:keepNext w:val="0"/>
              <w:keepLines/>
              <w:spacing w:before="0" w:after="0" w:line="252" w:lineRule="auto"/>
              <w:ind w:left="0" w:right="0" w:firstLine="0"/>
              <w:jc w:val="center"/>
              <w:rPr>
                <w:ins w:id="2869" w:author="Fa'te" w:date="2026-09-18T16:12:44Z"/>
              </w:rPr>
            </w:pPr>
            <w:ins w:id="2870" w:author="Fa'te" w:date="2026-09-18T16:12:44Z">
              <w:r>
                <w:rPr>
                  <w:rFonts w:ascii="Times New Roman" w:hAnsi="Times New Roman" w:eastAsia="宋体" w:cs="Times New Roman"/>
                  <w:b/>
                  <w:i w:val="0"/>
                  <w:color w:val="000000"/>
                  <w:sz w:val="17"/>
                </w:rPr>
                <w:t>60.63</w:t>
              </w:r>
            </w:ins>
          </w:p>
        </w:tc>
        <w:tc>
          <w:tcPr>
            <w:tcW w:w="539" w:type="dxa"/>
            <w:gridSpan w:val="2"/>
            <w:tcBorders>
              <w:bottom w:val="single" w:color="000000" w:sz="10" w:space="0"/>
            </w:tcBorders>
            <w:shd w:val="clear" w:color="auto" w:fill="F2F2F2"/>
            <w:vAlign w:val="center"/>
          </w:tcPr>
          <w:p w14:paraId="6DB9CDE8">
            <w:pPr>
              <w:keepNext w:val="0"/>
              <w:keepLines/>
              <w:spacing w:before="0" w:after="0" w:line="252" w:lineRule="auto"/>
              <w:ind w:left="0" w:right="0" w:firstLine="0"/>
              <w:jc w:val="center"/>
              <w:rPr>
                <w:ins w:id="2871" w:author="Fa'te" w:date="2026-09-18T16:12:44Z"/>
              </w:rPr>
            </w:pPr>
            <w:ins w:id="2872" w:author="Fa'te" w:date="2026-09-18T16:12:44Z">
              <w:r>
                <w:rPr>
                  <w:rFonts w:ascii="Times New Roman" w:hAnsi="Times New Roman" w:eastAsia="宋体" w:cs="Times New Roman"/>
                  <w:b/>
                  <w:i w:val="0"/>
                  <w:color w:val="000000"/>
                  <w:sz w:val="17"/>
                </w:rPr>
                <w:t>50.38</w:t>
              </w:r>
            </w:ins>
          </w:p>
        </w:tc>
        <w:tc>
          <w:tcPr>
            <w:tcW w:w="539" w:type="dxa"/>
            <w:gridSpan w:val="2"/>
            <w:tcBorders>
              <w:bottom w:val="single" w:color="000000" w:sz="10" w:space="0"/>
            </w:tcBorders>
            <w:shd w:val="clear" w:color="auto" w:fill="F2F2F2"/>
            <w:vAlign w:val="center"/>
          </w:tcPr>
          <w:p w14:paraId="085E2943">
            <w:pPr>
              <w:keepNext w:val="0"/>
              <w:keepLines/>
              <w:spacing w:before="0" w:after="0" w:line="252" w:lineRule="auto"/>
              <w:ind w:left="0" w:right="0" w:firstLine="0"/>
              <w:jc w:val="center"/>
              <w:rPr>
                <w:ins w:id="2873" w:author="Fa'te" w:date="2026-09-18T16:12:44Z"/>
              </w:rPr>
            </w:pPr>
            <w:ins w:id="2874" w:author="Fa'te" w:date="2026-09-18T16:12:44Z">
              <w:r>
                <w:rPr>
                  <w:rFonts w:ascii="Times New Roman" w:hAnsi="Times New Roman" w:eastAsia="宋体" w:cs="Times New Roman"/>
                  <w:b w:val="0"/>
                  <w:i w:val="0"/>
                  <w:color w:val="000000"/>
                  <w:sz w:val="17"/>
                </w:rPr>
                <w:t>47.28</w:t>
              </w:r>
            </w:ins>
          </w:p>
        </w:tc>
        <w:tc>
          <w:tcPr>
            <w:tcW w:w="539" w:type="dxa"/>
            <w:gridSpan w:val="2"/>
            <w:tcBorders>
              <w:bottom w:val="single" w:color="000000" w:sz="10" w:space="0"/>
            </w:tcBorders>
            <w:shd w:val="clear" w:color="auto" w:fill="F2F2F2"/>
            <w:vAlign w:val="center"/>
          </w:tcPr>
          <w:p w14:paraId="3B52B4D7">
            <w:pPr>
              <w:keepNext w:val="0"/>
              <w:keepLines/>
              <w:spacing w:before="0" w:after="0" w:line="252" w:lineRule="auto"/>
              <w:ind w:left="0" w:right="0" w:firstLine="0"/>
              <w:jc w:val="center"/>
              <w:rPr>
                <w:ins w:id="2875" w:author="Fa'te" w:date="2026-09-18T16:12:44Z"/>
              </w:rPr>
            </w:pPr>
            <w:ins w:id="2876" w:author="Fa'te" w:date="2026-09-18T16:12:44Z">
              <w:r>
                <w:rPr>
                  <w:rFonts w:ascii="Times New Roman" w:hAnsi="Times New Roman" w:eastAsia="宋体" w:cs="Times New Roman"/>
                  <w:b/>
                  <w:i w:val="0"/>
                  <w:color w:val="000000"/>
                  <w:sz w:val="17"/>
                </w:rPr>
                <w:t>25.61</w:t>
              </w:r>
            </w:ins>
          </w:p>
        </w:tc>
        <w:tc>
          <w:tcPr>
            <w:tcW w:w="539" w:type="dxa"/>
            <w:gridSpan w:val="2"/>
            <w:tcBorders>
              <w:bottom w:val="single" w:color="000000" w:sz="10" w:space="0"/>
            </w:tcBorders>
            <w:shd w:val="clear" w:color="auto" w:fill="F2F2F2"/>
            <w:vAlign w:val="center"/>
          </w:tcPr>
          <w:p w14:paraId="6DE54588">
            <w:pPr>
              <w:keepNext w:val="0"/>
              <w:keepLines/>
              <w:spacing w:before="0" w:after="0" w:line="252" w:lineRule="auto"/>
              <w:ind w:left="0" w:right="0" w:firstLine="0"/>
              <w:jc w:val="center"/>
              <w:rPr>
                <w:ins w:id="2877" w:author="Fa'te" w:date="2026-09-18T16:12:44Z"/>
              </w:rPr>
            </w:pPr>
            <w:ins w:id="2878" w:author="Fa'te" w:date="2026-09-18T16:12:44Z">
              <w:r>
                <w:rPr>
                  <w:rFonts w:ascii="Times New Roman" w:hAnsi="Times New Roman" w:eastAsia="宋体" w:cs="Times New Roman"/>
                  <w:b/>
                  <w:i w:val="0"/>
                  <w:color w:val="000000"/>
                  <w:sz w:val="17"/>
                </w:rPr>
                <w:t>33.22</w:t>
              </w:r>
            </w:ins>
          </w:p>
        </w:tc>
        <w:tc>
          <w:tcPr>
            <w:tcW w:w="539" w:type="dxa"/>
            <w:gridSpan w:val="3"/>
            <w:tcBorders>
              <w:bottom w:val="single" w:color="000000" w:sz="10" w:space="0"/>
            </w:tcBorders>
            <w:shd w:val="clear" w:color="auto" w:fill="F2F2F2"/>
            <w:vAlign w:val="center"/>
          </w:tcPr>
          <w:p w14:paraId="4B610258">
            <w:pPr>
              <w:keepNext w:val="0"/>
              <w:keepLines/>
              <w:spacing w:before="0" w:after="0" w:line="252" w:lineRule="auto"/>
              <w:ind w:left="0" w:right="0" w:firstLine="0"/>
              <w:jc w:val="center"/>
              <w:rPr>
                <w:ins w:id="2879" w:author="Fa'te" w:date="2026-09-18T16:12:44Z"/>
              </w:rPr>
            </w:pPr>
            <w:ins w:id="2880" w:author="Fa'te" w:date="2026-09-18T16:12:44Z">
              <w:r>
                <w:rPr>
                  <w:rFonts w:ascii="Times New Roman" w:hAnsi="Times New Roman" w:eastAsia="宋体" w:cs="Times New Roman"/>
                  <w:b w:val="0"/>
                  <w:i w:val="0"/>
                  <w:color w:val="000000"/>
                  <w:sz w:val="17"/>
                </w:rPr>
                <w:t>23.96</w:t>
              </w:r>
            </w:ins>
          </w:p>
        </w:tc>
      </w:tr>
    </w:tbl>
    <w:p w14:paraId="5E4F9F35">
      <w:pPr>
        <w:keepNext w:val="0"/>
        <w:keepLines w:val="0"/>
        <w:pageBreakBefore w:val="0"/>
        <w:widowControl/>
        <w:spacing w:before="0" w:after="0" w:line="360" w:lineRule="auto"/>
        <w:ind w:left="0" w:right="0" w:firstLine="420"/>
        <w:jc w:val="both"/>
        <w:rPr>
          <w:ins w:id="2881" w:author="Fa'te" w:date="2026-09-18T16:07:21Z"/>
        </w:rPr>
      </w:pPr>
      <w:ins w:id="2882" w:author="Fa'te" w:date="2026-09-18T16:06:36Z">
        <w:r>
          <w:rPr>
            <w:rFonts w:ascii="Times New Roman" w:hAnsi="Times New Roman" w:eastAsia="宋体" w:cs="Times New Roman"/>
            <w:b w:val="0"/>
            <w:i w:val="0"/>
            <w:color w:val="000000"/>
            <w:sz w:val="21"/>
          </w:rPr>
          <w:t>表6比较</w:t>
        </w:r>
      </w:ins>
      <w:ins w:id="2883" w:author="Fa'te" w:date="2026-09-18T16:06:59Z">
        <w:r>
          <w:rPr>
            <w:rFonts w:ascii="Times New Roman" w:hAnsi="Times New Roman" w:eastAsia="宋体" w:cs="Times New Roman"/>
            <w:b w:val="0"/>
            <w:i w:val="0"/>
            <w:color w:val="000000"/>
            <w:sz w:val="21"/>
          </w:rPr>
          <w:t>四种原型</w:t>
        </w:r>
      </w:ins>
      <w:ins w:id="2884" w:author="Fa'te" w:date="2026-09-18T16:07:00Z">
        <w:r>
          <w:rPr>
            <w:rFonts w:hint="eastAsia" w:cs="Times New Roman"/>
            <w:b w:val="0"/>
            <w:i w:val="0"/>
            <w:color w:val="000000"/>
            <w:sz w:val="21"/>
            <w:lang w:eastAsia="zh-CN"/>
          </w:rPr>
          <w:t>：</w:t>
        </w:r>
      </w:ins>
      <w:ins w:id="2885" w:author="Fa'te" w:date="2026-09-18T16:06:36Z">
        <w:r>
          <w:rPr>
            <w:rFonts w:ascii="Times New Roman" w:hAnsi="Times New Roman" w:eastAsia="宋体" w:cs="Times New Roman"/>
            <w:b w:val="0"/>
            <w:i w:val="0"/>
            <w:color w:val="000000"/>
            <w:sz w:val="21"/>
          </w:rPr>
          <w:t>直接使用初始原型</w:t>
        </w:r>
      </w:ins>
      <m:oMath>
        <m:sSubSup>
          <m:sSubSupPr>
            <m:ctrlPr>
              <w:ins w:id="2886" w:author="Fa'te" w:date="2026-09-18T16:06:36Z">
                <w:rPr/>
              </w:ins>
            </m:ctrlPr>
          </m:sSubSupPr>
          <m:e>
            <w:ins w:id="2887" w:author="Fa'te" w:date="2026-09-18T16:06:36Z">
              <m:r>
                <m:rPr>
                  <m:sty m:val="bi"/>
                </m:rPr>
                <w:rPr>
                  <w:sz w:val="21"/>
                </w:rPr>
                <m:t>w</m:t>
              </m:r>
            </w:ins>
            <m:ctrlPr>
              <w:ins w:id="2888" w:author="Fa'te" w:date="2026-09-18T16:06:36Z">
                <w:rPr/>
              </w:ins>
            </m:ctrlPr>
          </m:e>
          <m:sub>
            <w:ins w:id="2889" w:author="Fa'te" w:date="2026-09-18T16:06:36Z">
              <m:r>
                <m:rPr/>
                <w:rPr>
                  <w:sz w:val="21"/>
                </w:rPr>
                <m:t>c</m:t>
              </m:r>
            </w:ins>
            <m:ctrlPr>
              <w:ins w:id="2890" w:author="Fa'te" w:date="2026-09-18T16:06:36Z">
                <w:rPr/>
              </w:ins>
            </m:ctrlPr>
          </m:sub>
          <m:sup>
            <w:ins w:id="2891" w:author="Fa'te" w:date="2026-09-18T16:06:36Z">
              <m:r>
                <m:rPr>
                  <m:sty m:val="p"/>
                </m:rPr>
                <w:rPr>
                  <w:sz w:val="21"/>
                </w:rPr>
                <m:t>(0)</m:t>
              </m:r>
            </w:ins>
            <m:ctrlPr>
              <w:ins w:id="2892" w:author="Fa'te" w:date="2026-09-18T16:06:36Z">
                <w:rPr/>
              </w:ins>
            </m:ctrlPr>
          </m:sup>
        </m:sSubSup>
      </m:oMath>
      <w:ins w:id="2893" w:author="Fa'te" w:date="2026-09-18T16:06:36Z">
        <w:r>
          <w:rPr>
            <w:rFonts w:ascii="Times New Roman" w:hAnsi="Times New Roman" w:eastAsia="宋体" w:cs="Times New Roman"/>
            <w:b w:val="0"/>
            <w:i w:val="0"/>
            <w:color w:val="000000"/>
            <w:sz w:val="21"/>
          </w:rPr>
          <w:t>，仅使用分离损失</w:t>
        </w:r>
      </w:ins>
      <m:oMath>
        <m:sSub>
          <m:sSubPr>
            <m:ctrlPr>
              <w:ins w:id="2894" w:author="Fa'te" w:date="2026-09-18T16:06:36Z">
                <w:rPr/>
              </w:ins>
            </m:ctrlPr>
          </m:sSubPr>
          <m:e>
            <w:ins w:id="2895" w:author="Fa'te" w:date="2026-09-18T16:06:36Z">
              <m:r>
                <m:rPr/>
                <w:rPr>
                  <w:sz w:val="21"/>
                </w:rPr>
                <m:t>ℒ</m:t>
              </m:r>
            </w:ins>
            <m:ctrlPr>
              <w:ins w:id="2896" w:author="Fa'te" w:date="2026-09-18T16:06:36Z">
                <w:rPr/>
              </w:ins>
            </m:ctrlPr>
          </m:e>
          <m:sub>
            <w:ins w:id="2897" w:author="Fa'te" w:date="2026-09-18T16:06:36Z">
              <m:r>
                <m:rPr>
                  <m:sty m:val="p"/>
                </m:rPr>
                <w:rPr>
                  <w:sz w:val="21"/>
                </w:rPr>
                <m:t>sep</m:t>
              </m:r>
            </w:ins>
            <m:ctrlPr>
              <w:ins w:id="2898" w:author="Fa'te" w:date="2026-09-18T16:06:36Z">
                <w:rPr/>
              </w:ins>
            </m:ctrlPr>
          </m:sub>
        </m:sSub>
      </m:oMath>
      <w:ins w:id="2899" w:author="Fa'te" w:date="2026-09-18T16:06:36Z">
        <w:r>
          <w:rPr>
            <w:rFonts w:ascii="Times New Roman" w:hAnsi="Times New Roman" w:eastAsia="宋体" w:cs="Times New Roman"/>
            <w:b w:val="0"/>
            <w:i w:val="0"/>
            <w:color w:val="000000"/>
            <w:sz w:val="21"/>
          </w:rPr>
          <w:t>，仅使用排序保持损失</w:t>
        </w:r>
      </w:ins>
      <m:oMath>
        <m:sSub>
          <m:sSubPr>
            <m:ctrlPr>
              <w:ins w:id="2900" w:author="Fa'te" w:date="2026-09-18T16:06:36Z">
                <w:rPr/>
              </w:ins>
            </m:ctrlPr>
          </m:sSubPr>
          <m:e>
            <w:ins w:id="2901" w:author="Fa'te" w:date="2026-09-18T16:06:36Z">
              <m:r>
                <m:rPr/>
                <w:rPr>
                  <w:sz w:val="21"/>
                </w:rPr>
                <m:t>ℒ</m:t>
              </m:r>
            </w:ins>
            <m:ctrlPr>
              <w:ins w:id="2902" w:author="Fa'te" w:date="2026-09-18T16:06:36Z">
                <w:rPr/>
              </w:ins>
            </m:ctrlPr>
          </m:e>
          <m:sub>
            <w:ins w:id="2903" w:author="Fa'te" w:date="2026-09-18T16:06:36Z">
              <m:r>
                <m:rPr>
                  <m:sty m:val="p"/>
                </m:rPr>
                <w:rPr>
                  <w:sz w:val="21"/>
                </w:rPr>
                <m:t>rank</m:t>
              </m:r>
            </w:ins>
            <m:ctrlPr>
              <w:ins w:id="2904" w:author="Fa'te" w:date="2026-09-18T16:06:36Z">
                <w:rPr/>
              </w:ins>
            </m:ctrlPr>
          </m:sub>
        </m:sSub>
      </m:oMath>
      <w:ins w:id="2905" w:author="Fa'te" w:date="2026-09-18T16:06:36Z">
        <w:r>
          <w:rPr>
            <w:rFonts w:ascii="Times New Roman" w:hAnsi="Times New Roman" w:eastAsia="宋体" w:cs="Times New Roman"/>
            <w:b w:val="0"/>
            <w:i w:val="0"/>
            <w:color w:val="000000"/>
            <w:sz w:val="21"/>
          </w:rPr>
          <w:t>，以及采用式（6）定义的联合目标</w:t>
        </w:r>
      </w:ins>
      <m:oMath>
        <w:ins w:id="2906" w:author="Fa'te" w:date="2026-09-18T16:06:36Z">
          <m:r>
            <m:rPr/>
            <w:rPr>
              <w:sz w:val="21"/>
            </w:rPr>
            <m:t>ℒ</m:t>
          </m:r>
        </w:ins>
      </m:oMath>
      <w:ins w:id="2907" w:author="Fa'te" w:date="2026-09-18T16:06:36Z">
        <w:r>
          <w:rPr>
            <w:rFonts w:ascii="Times New Roman" w:hAnsi="Times New Roman" w:eastAsia="宋体" w:cs="Times New Roman"/>
            <w:b w:val="0"/>
            <w:i w:val="0"/>
            <w:color w:val="000000"/>
            <w:sz w:val="21"/>
          </w:rPr>
          <w:t>。</w:t>
        </w:r>
      </w:ins>
      <w:ins w:id="2908" w:author="Fa'te" w:date="2026-09-18T16:07:21Z">
        <w:r>
          <w:rPr>
            <w:rFonts w:ascii="Times New Roman" w:hAnsi="Times New Roman" w:eastAsia="宋体" w:cs="Times New Roman"/>
            <w:b w:val="0"/>
            <w:i w:val="0"/>
            <w:color w:val="000000"/>
            <w:sz w:val="21"/>
          </w:rPr>
          <w:t>联合优化在三个数据集上的HM均最高，相较初始原型配置分别提高10.59、25.82和12.16个百分点。两种单独损失均能改善HM</w:t>
        </w:r>
      </w:ins>
      <w:ins w:id="2909" w:author="Fa'te" w:date="2026-09-18T16:07:53Z">
        <w:r>
          <w:rPr>
            <w:rFonts w:hint="eastAsia" w:cs="Times New Roman"/>
            <w:b w:val="0"/>
            <w:i w:val="0"/>
            <w:color w:val="000000"/>
            <w:sz w:val="21"/>
            <w:lang w:eastAsia="zh-CN"/>
          </w:rPr>
          <w:t>：</w:t>
        </w:r>
      </w:ins>
      <w:ins w:id="2910" w:author="Fa'te" w:date="2026-09-18T16:07:21Z">
        <w:r>
          <w:rPr>
            <w:rFonts w:ascii="Times New Roman" w:hAnsi="Times New Roman" w:eastAsia="宋体" w:cs="Times New Roman"/>
            <w:b w:val="0"/>
            <w:i w:val="0"/>
            <w:color w:val="000000"/>
            <w:sz w:val="21"/>
          </w:rPr>
          <w:t>仅使用</w:t>
        </w:r>
      </w:ins>
      <m:oMath>
        <m:sSub>
          <m:sSubPr>
            <m:ctrlPr>
              <w:ins w:id="2911" w:author="Fa'te" w:date="2026-09-18T16:07:21Z">
                <w:rPr/>
              </w:ins>
            </m:ctrlPr>
          </m:sSubPr>
          <m:e>
            <w:ins w:id="2912" w:author="Fa'te" w:date="2026-09-18T16:07:21Z">
              <m:r>
                <m:rPr/>
                <w:rPr>
                  <w:sz w:val="21"/>
                </w:rPr>
                <m:t>ℒ</m:t>
              </m:r>
            </w:ins>
            <m:ctrlPr>
              <w:ins w:id="2913" w:author="Fa'te" w:date="2026-09-18T16:07:21Z">
                <w:rPr/>
              </w:ins>
            </m:ctrlPr>
          </m:e>
          <m:sub>
            <w:ins w:id="2914" w:author="Fa'te" w:date="2026-09-18T16:07:21Z">
              <m:r>
                <m:rPr>
                  <m:sty m:val="p"/>
                </m:rPr>
                <w:rPr>
                  <w:sz w:val="21"/>
                </w:rPr>
                <m:t>sep</m:t>
              </m:r>
            </w:ins>
            <m:ctrlPr>
              <w:ins w:id="2915" w:author="Fa'te" w:date="2026-09-18T16:07:21Z">
                <w:rPr/>
              </w:ins>
            </m:ctrlPr>
          </m:sub>
        </m:sSub>
      </m:oMath>
      <w:ins w:id="2916" w:author="Fa'te" w:date="2026-09-18T16:07:21Z">
        <w:r>
          <w:rPr>
            <w:rFonts w:ascii="Times New Roman" w:hAnsi="Times New Roman" w:eastAsia="宋体" w:cs="Times New Roman"/>
            <w:b w:val="0"/>
            <w:i w:val="0"/>
            <w:color w:val="000000"/>
            <w:sz w:val="21"/>
          </w:rPr>
          <w:t>时，VGGSound-GZSL</w:t>
        </w:r>
      </w:ins>
      <w:ins w:id="2917" w:author="Fa'te" w:date="2026-09-18T16:07:21Z">
        <w:r>
          <w:rPr>
            <w:rFonts w:ascii="Times New Roman" w:hAnsi="Times New Roman" w:eastAsia="宋体" w:cs="Times New Roman"/>
            <w:b w:val="0"/>
            <w:i/>
            <w:color w:val="000000"/>
            <w:sz w:val="21"/>
            <w:vertAlign w:val="superscript"/>
          </w:rPr>
          <w:t>cls</w:t>
        </w:r>
      </w:ins>
      <w:ins w:id="2918" w:author="Fa'te" w:date="2026-09-18T16:07:21Z">
        <w:r>
          <w:rPr>
            <w:rFonts w:ascii="Times New Roman" w:hAnsi="Times New Roman" w:eastAsia="宋体" w:cs="Times New Roman"/>
            <w:b w:val="0"/>
            <w:i w:val="0"/>
            <w:color w:val="000000"/>
            <w:sz w:val="21"/>
          </w:rPr>
          <w:t>与ActivityNet-GZSL</w:t>
        </w:r>
      </w:ins>
      <w:ins w:id="2919" w:author="Fa'te" w:date="2026-09-18T16:07:21Z">
        <w:r>
          <w:rPr>
            <w:rFonts w:ascii="Times New Roman" w:hAnsi="Times New Roman" w:eastAsia="宋体" w:cs="Times New Roman"/>
            <w:b w:val="0"/>
            <w:i/>
            <w:color w:val="000000"/>
            <w:sz w:val="21"/>
            <w:vertAlign w:val="superscript"/>
          </w:rPr>
          <w:t>cls</w:t>
        </w:r>
      </w:ins>
      <w:ins w:id="2920" w:author="Fa'te" w:date="2026-09-18T16:07:21Z">
        <w:r>
          <w:rPr>
            <w:rFonts w:ascii="Times New Roman" w:hAnsi="Times New Roman" w:eastAsia="宋体" w:cs="Times New Roman"/>
            <w:b w:val="0"/>
            <w:i w:val="0"/>
            <w:color w:val="000000"/>
            <w:sz w:val="21"/>
          </w:rPr>
          <w:t>上的HM分别为16.94%和30.12%，高于仅使用</w:t>
        </w:r>
      </w:ins>
      <m:oMath>
        <m:sSub>
          <m:sSubPr>
            <m:ctrlPr>
              <w:ins w:id="2921" w:author="Fa'te" w:date="2026-09-18T16:07:21Z">
                <w:rPr/>
              </w:ins>
            </m:ctrlPr>
          </m:sSubPr>
          <m:e>
            <w:ins w:id="2922" w:author="Fa'te" w:date="2026-09-18T16:07:21Z">
              <m:r>
                <m:rPr/>
                <w:rPr>
                  <w:sz w:val="21"/>
                </w:rPr>
                <m:t>ℒ</m:t>
              </m:r>
            </w:ins>
            <m:ctrlPr>
              <w:ins w:id="2923" w:author="Fa'te" w:date="2026-09-18T16:07:21Z">
                <w:rPr/>
              </w:ins>
            </m:ctrlPr>
          </m:e>
          <m:sub>
            <w:ins w:id="2924" w:author="Fa'te" w:date="2026-09-18T16:07:21Z">
              <m:r>
                <m:rPr>
                  <m:sty m:val="p"/>
                </m:rPr>
                <w:rPr>
                  <w:sz w:val="21"/>
                </w:rPr>
                <m:t>rank</m:t>
              </m:r>
            </w:ins>
            <m:ctrlPr>
              <w:ins w:id="2925" w:author="Fa'te" w:date="2026-09-18T16:07:21Z">
                <w:rPr/>
              </w:ins>
            </m:ctrlPr>
          </m:sub>
        </m:sSub>
      </m:oMath>
      <w:ins w:id="2926" w:author="Fa'te" w:date="2026-09-18T16:07:21Z">
        <w:r>
          <w:rPr>
            <w:rFonts w:ascii="Times New Roman" w:hAnsi="Times New Roman" w:eastAsia="宋体" w:cs="Times New Roman"/>
            <w:b w:val="0"/>
            <w:i w:val="0"/>
            <w:color w:val="000000"/>
            <w:sz w:val="21"/>
          </w:rPr>
          <w:t>的15.63%和26.26%；而在UCF-GZSL</w:t>
        </w:r>
      </w:ins>
      <w:ins w:id="2927" w:author="Fa'te" w:date="2026-09-18T16:07:21Z">
        <w:r>
          <w:rPr>
            <w:rFonts w:ascii="Times New Roman" w:hAnsi="Times New Roman" w:eastAsia="宋体" w:cs="Times New Roman"/>
            <w:b w:val="0"/>
            <w:i/>
            <w:color w:val="000000"/>
            <w:sz w:val="21"/>
            <w:vertAlign w:val="superscript"/>
          </w:rPr>
          <w:t>cls</w:t>
        </w:r>
      </w:ins>
      <w:ins w:id="2928" w:author="Fa'te" w:date="2026-09-18T16:07:21Z">
        <w:r>
          <w:rPr>
            <w:rFonts w:ascii="Times New Roman" w:hAnsi="Times New Roman" w:eastAsia="宋体" w:cs="Times New Roman"/>
            <w:b w:val="0"/>
            <w:i w:val="0"/>
            <w:color w:val="000000"/>
            <w:sz w:val="21"/>
          </w:rPr>
          <w:t>上，仅使用</w:t>
        </w:r>
      </w:ins>
      <m:oMath>
        <m:sSub>
          <m:sSubPr>
            <m:ctrlPr>
              <w:ins w:id="2929" w:author="Fa'te" w:date="2026-09-18T16:07:21Z">
                <w:rPr/>
              </w:ins>
            </m:ctrlPr>
          </m:sSubPr>
          <m:e>
            <w:ins w:id="2930" w:author="Fa'te" w:date="2026-09-18T16:07:21Z">
              <m:r>
                <m:rPr/>
                <w:rPr>
                  <w:sz w:val="21"/>
                </w:rPr>
                <m:t>ℒ</m:t>
              </m:r>
            </w:ins>
            <m:ctrlPr>
              <w:ins w:id="2931" w:author="Fa'te" w:date="2026-09-18T16:07:21Z">
                <w:rPr/>
              </w:ins>
            </m:ctrlPr>
          </m:e>
          <m:sub>
            <w:ins w:id="2932" w:author="Fa'te" w:date="2026-09-18T16:07:21Z">
              <m:r>
                <m:rPr>
                  <m:sty m:val="p"/>
                </m:rPr>
                <w:rPr>
                  <w:sz w:val="21"/>
                </w:rPr>
                <m:t>rank</m:t>
              </m:r>
            </w:ins>
            <m:ctrlPr>
              <w:ins w:id="2933" w:author="Fa'te" w:date="2026-09-18T16:07:21Z">
                <w:rPr/>
              </w:ins>
            </m:ctrlPr>
          </m:sub>
        </m:sSub>
      </m:oMath>
      <w:ins w:id="2934" w:author="Fa'te" w:date="2026-09-18T16:07:21Z">
        <w:r>
          <w:rPr>
            <w:rFonts w:ascii="Times New Roman" w:hAnsi="Times New Roman" w:eastAsia="宋体" w:cs="Times New Roman"/>
            <w:b w:val="0"/>
            <w:i w:val="0"/>
            <w:color w:val="000000"/>
            <w:sz w:val="21"/>
          </w:rPr>
          <w:t>的HM达到57.44%，高于仅使用</w:t>
        </w:r>
      </w:ins>
      <m:oMath>
        <m:sSub>
          <m:sSubPr>
            <m:ctrlPr>
              <w:ins w:id="2935" w:author="Fa'te" w:date="2026-09-18T16:07:21Z">
                <w:rPr/>
              </w:ins>
            </m:ctrlPr>
          </m:sSubPr>
          <m:e>
            <w:ins w:id="2936" w:author="Fa'te" w:date="2026-09-18T16:07:21Z">
              <m:r>
                <m:rPr/>
                <w:rPr>
                  <w:sz w:val="21"/>
                </w:rPr>
                <m:t>ℒ</m:t>
              </m:r>
            </w:ins>
            <m:ctrlPr>
              <w:ins w:id="2937" w:author="Fa'te" w:date="2026-09-18T16:07:21Z">
                <w:rPr/>
              </w:ins>
            </m:ctrlPr>
          </m:e>
          <m:sub>
            <w:ins w:id="2938" w:author="Fa'te" w:date="2026-09-18T16:07:21Z">
              <m:r>
                <m:rPr>
                  <m:sty m:val="p"/>
                </m:rPr>
                <w:rPr>
                  <w:sz w:val="21"/>
                </w:rPr>
                <m:t>sep</m:t>
              </m:r>
            </w:ins>
            <m:ctrlPr>
              <w:ins w:id="2939" w:author="Fa'te" w:date="2026-09-18T16:07:21Z">
                <w:rPr/>
              </w:ins>
            </m:ctrlPr>
          </m:sub>
        </m:sSub>
      </m:oMath>
      <w:ins w:id="2940" w:author="Fa'te" w:date="2026-09-18T16:07:21Z">
        <w:r>
          <w:rPr>
            <w:rFonts w:ascii="Times New Roman" w:hAnsi="Times New Roman" w:eastAsia="宋体" w:cs="Times New Roman"/>
            <w:b w:val="0"/>
            <w:i w:val="0"/>
            <w:color w:val="000000"/>
            <w:sz w:val="21"/>
          </w:rPr>
          <w:t>的48.38%。这表明单纯强调类别间分离或语义关系保持，都不足以在所有数据集上获得最好的综合性能。</w:t>
        </w:r>
      </w:ins>
      <w:ins w:id="2941" w:author="Fa'te" w:date="2026-09-18T16:08:38Z">
        <w:r>
          <w:rPr>
            <w:rFonts w:ascii="Times New Roman" w:hAnsi="Times New Roman" w:eastAsia="宋体" w:cs="Times New Roman"/>
            <w:b w:val="0"/>
            <w:i w:val="0"/>
            <w:color w:val="000000"/>
            <w:sz w:val="21"/>
          </w:rPr>
          <w:t>总体而言，联合目标在类别可分性与语义结构保持之间取得了更</w:t>
        </w:r>
      </w:ins>
      <w:ins w:id="2942" w:author="Fa'te" w:date="2026-09-18T17:26:36Z">
        <w:r>
          <w:rPr>
            <w:rFonts w:hint="eastAsia" w:cs="Times New Roman"/>
            <w:b w:val="0"/>
            <w:i w:val="0"/>
            <w:color w:val="000000"/>
            <w:sz w:val="21"/>
            <w:lang w:val="en-US" w:eastAsia="zh-CN"/>
          </w:rPr>
          <w:t>有效</w:t>
        </w:r>
      </w:ins>
      <w:ins w:id="2943" w:author="Fa'te" w:date="2026-09-18T16:08:38Z">
        <w:r>
          <w:rPr>
            <w:rFonts w:ascii="Times New Roman" w:hAnsi="Times New Roman" w:eastAsia="宋体" w:cs="Times New Roman"/>
            <w:b w:val="0"/>
            <w:i w:val="0"/>
            <w:color w:val="000000"/>
            <w:sz w:val="21"/>
          </w:rPr>
          <w:t>的平衡。</w:t>
        </w:r>
      </w:ins>
    </w:p>
    <w:p w14:paraId="4CE0A2F4">
      <w:pPr>
        <w:keepNext w:val="0"/>
        <w:keepLines w:val="0"/>
        <w:pageBreakBefore w:val="0"/>
        <w:widowControl/>
        <w:spacing w:before="0" w:after="0" w:line="360" w:lineRule="auto"/>
        <w:ind w:left="0" w:right="0" w:firstLine="420"/>
        <w:jc w:val="both"/>
        <w:rPr>
          <w:del w:id="2944" w:author="Fa'te" w:date="2026-09-18T16:08:41Z"/>
        </w:rPr>
      </w:pPr>
      <w:del w:id="2945" w:author="Fa'te" w:date="2026-09-18T16:08:41Z">
        <w:r>
          <w:rPr>
            <w:rFonts w:ascii="Times New Roman" w:hAnsi="Times New Roman" w:eastAsia="宋体" w:cs="Times New Roman"/>
            <w:color w:val="000000"/>
            <w:sz w:val="21"/>
          </w:rPr>
          <w:delText>仅使用分离损失时，三个数据集上的S均为最高，HM较初始原型略有提高，但U和ZSL均低于初始原型配置，呈现出已见类判别与未见类迁移之间的权衡。仅使用排序保持损失时，U和ZSL均有所改善，但HM仍低于联合目标。联合优化在三个数据集上对应最高的U、HM和ZSL，其中HM相较初始原型分别提高0.91、2.13和1.59个百分点。该变化与两个目标的功能相吻合：分离损失增大类别间的区分度，排序保持损失约束语义关系的变化，联合目标同时兼顾原型判别性和可迁移的语义结构。</w:delText>
        </w:r>
      </w:del>
    </w:p>
    <w:p w14:paraId="1191EF41">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4.3.5 DMIF分支与门控消融</w:t>
      </w:r>
    </w:p>
    <w:p w14:paraId="108D871B">
      <w:pPr>
        <w:keepNext w:val="0"/>
        <w:keepLines w:val="0"/>
        <w:pageBreakBefore w:val="0"/>
        <w:widowControl/>
        <w:spacing w:before="0" w:after="0" w:line="360" w:lineRule="auto"/>
        <w:ind w:left="0" w:right="0" w:firstLine="420"/>
        <w:jc w:val="both"/>
        <w:rPr>
          <w:del w:id="2946" w:author="Fa'te" w:date="2026-09-18T16:12:13Z"/>
        </w:rPr>
      </w:pPr>
      <w:del w:id="2947" w:author="Fa'te" w:date="2026-09-18T16:12:13Z">
        <w:r>
          <w:rPr>
            <w:rFonts w:ascii="Times New Roman" w:hAnsi="Times New Roman" w:eastAsia="宋体" w:cs="Times New Roman"/>
            <w:color w:val="000000"/>
            <w:sz w:val="21"/>
          </w:rPr>
          <w:delText>比较仅模态内分支、仅模态间分支、移除直接证据分支的二路门控、三路等权平均及完整三路门控五种配置，见表7。完整配置使用式（27）–（28）的</w:delText>
        </w:r>
      </w:del>
      <m:oMath>
        <m:sSub>
          <m:sSubPr>
            <m:ctrlPr>
              <w:del w:id="2948" w:author="Fa'te" w:date="2026-09-18T16:12:13Z">
                <w:rPr/>
              </w:del>
            </m:ctrlPr>
          </m:sSubPr>
          <m:e>
            <w:del w:id="2949" w:author="Fa'te" w:date="2026-09-18T16:12:13Z">
              <m:r>
                <m:rPr/>
                <w:rPr/>
                <m:t>λ</m:t>
              </m:r>
            </w:del>
            <m:ctrlPr>
              <w:del w:id="2950" w:author="Fa'te" w:date="2026-09-18T16:12:13Z">
                <w:rPr/>
              </w:del>
            </m:ctrlPr>
          </m:e>
          <m:sub>
            <w:del w:id="2951" w:author="Fa'te" w:date="2026-09-18T16:12:13Z">
              <m:r>
                <m:rPr/>
                <w:rPr/>
                <m:t>1</m:t>
              </m:r>
            </w:del>
            <m:ctrlPr>
              <w:del w:id="2952" w:author="Fa'te" w:date="2026-09-18T16:12:13Z">
                <w:rPr/>
              </w:del>
            </m:ctrlPr>
          </m:sub>
        </m:sSub>
        <w:del w:id="2953" w:author="Fa'te" w:date="2026-09-18T16:12:13Z">
          <m:r>
            <m:rPr>
              <m:sty m:val="p"/>
            </m:rPr>
            <w:rPr/>
            <m:t>,</m:t>
          </m:r>
        </w:del>
        <m:sSub>
          <m:sSubPr>
            <m:ctrlPr>
              <w:del w:id="2954" w:author="Fa'te" w:date="2026-09-18T16:12:13Z">
                <w:rPr/>
              </w:del>
            </m:ctrlPr>
          </m:sSubPr>
          <m:e>
            <w:del w:id="2955" w:author="Fa'te" w:date="2026-09-18T16:12:13Z">
              <m:r>
                <m:rPr/>
                <w:rPr/>
                <m:t>λ</m:t>
              </m:r>
            </w:del>
            <m:ctrlPr>
              <w:del w:id="2956" w:author="Fa'te" w:date="2026-09-18T16:12:13Z">
                <w:rPr/>
              </w:del>
            </m:ctrlPr>
          </m:e>
          <m:sub>
            <w:del w:id="2957" w:author="Fa'te" w:date="2026-09-18T16:12:13Z">
              <m:r>
                <m:rPr/>
                <w:rPr/>
                <m:t>2</m:t>
              </m:r>
            </w:del>
            <m:ctrlPr>
              <w:del w:id="2958" w:author="Fa'te" w:date="2026-09-18T16:12:13Z">
                <w:rPr/>
              </w:del>
            </m:ctrlPr>
          </m:sub>
        </m:sSub>
        <w:del w:id="2959" w:author="Fa'te" w:date="2026-09-18T16:12:13Z">
          <m:r>
            <m:rPr>
              <m:sty m:val="p"/>
            </m:rPr>
            <w:rPr/>
            <m:t>,</m:t>
          </m:r>
        </w:del>
        <m:sSub>
          <m:sSubPr>
            <m:ctrlPr>
              <w:del w:id="2960" w:author="Fa'te" w:date="2026-09-18T16:12:13Z">
                <w:rPr/>
              </w:del>
            </m:ctrlPr>
          </m:sSubPr>
          <m:e>
            <w:del w:id="2961" w:author="Fa'te" w:date="2026-09-18T16:12:13Z">
              <m:r>
                <m:rPr/>
                <w:rPr/>
                <m:t>λ</m:t>
              </m:r>
            </w:del>
            <m:ctrlPr>
              <w:del w:id="2962" w:author="Fa'te" w:date="2026-09-18T16:12:13Z">
                <w:rPr/>
              </w:del>
            </m:ctrlPr>
          </m:e>
          <m:sub>
            <w:del w:id="2963" w:author="Fa'te" w:date="2026-09-18T16:12:13Z">
              <m:r>
                <m:rPr/>
                <w:rPr/>
                <m:t>3</m:t>
              </m:r>
            </w:del>
            <m:ctrlPr>
              <w:del w:id="2964" w:author="Fa'te" w:date="2026-09-18T16:12:13Z">
                <w:rPr/>
              </w:del>
            </m:ctrlPr>
          </m:sub>
        </m:sSub>
      </m:oMath>
      <w:del w:id="2965" w:author="Fa'te" w:date="2026-09-18T16:12:13Z">
        <w:r>
          <w:rPr>
            <w:rFonts w:ascii="Times New Roman" w:hAnsi="Times New Roman" w:eastAsia="宋体" w:cs="Times New Roman"/>
            <w:color w:val="000000"/>
            <w:sz w:val="21"/>
          </w:rPr>
          <w:delText>对</w:delText>
        </w:r>
      </w:del>
      <m:oMath>
        <m:sSubSup>
          <m:sSubSupPr>
            <m:ctrlPr>
              <w:del w:id="2966" w:author="Fa'te" w:date="2026-09-18T16:12:13Z">
                <w:rPr/>
              </w:del>
            </m:ctrlPr>
          </m:sSubSupPr>
          <m:e>
            <w:del w:id="2967" w:author="Fa'te" w:date="2026-09-18T16:12:13Z">
              <m:r>
                <m:rPr/>
                <w:rPr/>
                <m:t>h</m:t>
              </m:r>
            </w:del>
            <m:ctrlPr>
              <w:del w:id="2968" w:author="Fa'te" w:date="2026-09-18T16:12:13Z">
                <w:rPr/>
              </w:del>
            </m:ctrlPr>
          </m:e>
          <m:sub>
            <w:del w:id="2969" w:author="Fa'te" w:date="2026-09-18T16:12:13Z">
              <m:r>
                <m:rPr/>
                <w:rPr/>
                <m:t>c</m:t>
              </m:r>
            </w:del>
            <m:ctrlPr>
              <w:del w:id="2970" w:author="Fa'te" w:date="2026-09-18T16:12:13Z">
                <w:rPr/>
              </w:del>
            </m:ctrlPr>
          </m:sub>
          <m:sup>
            <w:del w:id="2971" w:author="Fa'te" w:date="2026-09-18T16:12:13Z">
              <m:r>
                <m:rPr>
                  <m:sty m:val="p"/>
                </m:rPr>
                <w:rPr/>
                <m:t>intra</m:t>
              </m:r>
            </w:del>
            <m:ctrlPr>
              <w:del w:id="2972" w:author="Fa'te" w:date="2026-09-18T16:12:13Z">
                <w:rPr/>
              </w:del>
            </m:ctrlPr>
          </m:sup>
        </m:sSubSup>
      </m:oMath>
      <w:del w:id="2973" w:author="Fa'te" w:date="2026-09-18T16:12:13Z">
        <w:r>
          <w:rPr>
            <w:rFonts w:ascii="Times New Roman" w:hAnsi="Times New Roman" w:eastAsia="宋体" w:cs="Times New Roman"/>
            <w:color w:val="000000"/>
            <w:sz w:val="21"/>
          </w:rPr>
          <w:delText>、</w:delText>
        </w:r>
      </w:del>
      <m:oMath>
        <m:sSubSup>
          <m:sSubSupPr>
            <m:ctrlPr>
              <w:del w:id="2974" w:author="Fa'te" w:date="2026-09-18T16:12:13Z">
                <w:rPr/>
              </w:del>
            </m:ctrlPr>
          </m:sSubSupPr>
          <m:e>
            <w:del w:id="2975" w:author="Fa'te" w:date="2026-09-18T16:12:13Z">
              <m:r>
                <m:rPr/>
                <w:rPr/>
                <m:t>h</m:t>
              </m:r>
            </w:del>
            <m:ctrlPr>
              <w:del w:id="2976" w:author="Fa'te" w:date="2026-09-18T16:12:13Z">
                <w:rPr/>
              </w:del>
            </m:ctrlPr>
          </m:e>
          <m:sub>
            <w:del w:id="2977" w:author="Fa'te" w:date="2026-09-18T16:12:13Z">
              <m:r>
                <m:rPr/>
                <w:rPr/>
                <m:t>c</m:t>
              </m:r>
            </w:del>
            <m:ctrlPr>
              <w:del w:id="2978" w:author="Fa'te" w:date="2026-09-18T16:12:13Z">
                <w:rPr/>
              </w:del>
            </m:ctrlPr>
          </m:sub>
          <m:sup>
            <w:del w:id="2979" w:author="Fa'te" w:date="2026-09-18T16:12:13Z">
              <m:r>
                <m:rPr>
                  <m:sty m:val="p"/>
                </m:rPr>
                <w:rPr/>
                <m:t>inter</m:t>
              </m:r>
            </w:del>
            <m:ctrlPr>
              <w:del w:id="2980" w:author="Fa'te" w:date="2026-09-18T16:12:13Z">
                <w:rPr/>
              </w:del>
            </m:ctrlPr>
          </m:sup>
        </m:sSubSup>
      </m:oMath>
      <w:del w:id="2981" w:author="Fa'te" w:date="2026-09-18T16:12:13Z">
        <w:r>
          <w:rPr>
            <w:rFonts w:ascii="Times New Roman" w:hAnsi="Times New Roman" w:eastAsia="宋体" w:cs="Times New Roman"/>
            <w:color w:val="000000"/>
            <w:sz w:val="21"/>
          </w:rPr>
          <w:delText>和</w:delText>
        </w:r>
      </w:del>
      <m:oMath>
        <m:sSubSup>
          <m:sSubSupPr>
            <m:ctrlPr>
              <w:del w:id="2982" w:author="Fa'te" w:date="2026-09-18T16:12:13Z">
                <w:rPr/>
              </w:del>
            </m:ctrlPr>
          </m:sSubSupPr>
          <m:e>
            <m:acc>
              <m:accPr>
                <m:chr m:val="̃"/>
                <m:ctrlPr>
                  <w:del w:id="2983" w:author="Fa'te" w:date="2026-09-18T16:12:13Z">
                    <w:rPr/>
                  </w:del>
                </m:ctrlPr>
              </m:accPr>
              <m:e>
                <w:del w:id="2984" w:author="Fa'te" w:date="2026-09-18T16:12:13Z">
                  <m:r>
                    <m:rPr/>
                    <w:rPr/>
                    <m:t>e</m:t>
                  </m:r>
                </w:del>
                <m:ctrlPr>
                  <w:del w:id="2985" w:author="Fa'te" w:date="2026-09-18T16:12:13Z">
                    <w:rPr/>
                  </w:del>
                </m:ctrlPr>
              </m:e>
            </m:acc>
            <m:ctrlPr>
              <w:del w:id="2986" w:author="Fa'te" w:date="2026-09-18T16:12:13Z">
                <w:rPr/>
              </w:del>
            </m:ctrlPr>
          </m:e>
          <m:sub>
            <w:del w:id="2987" w:author="Fa'te" w:date="2026-09-18T16:12:13Z">
              <m:r>
                <m:rPr/>
                <w:rPr/>
                <m:t>c</m:t>
              </m:r>
            </w:del>
            <m:ctrlPr>
              <w:del w:id="2988" w:author="Fa'te" w:date="2026-09-18T16:12:13Z">
                <w:rPr/>
              </w:del>
            </m:ctrlPr>
          </m:sub>
          <m:sup>
            <w:del w:id="2989" w:author="Fa'te" w:date="2026-09-18T16:12:13Z">
              <m:r>
                <m:rPr/>
                <w:rPr/>
                <m:t>av</m:t>
              </m:r>
            </w:del>
            <m:ctrlPr>
              <w:del w:id="2990" w:author="Fa'te" w:date="2026-09-18T16:12:13Z">
                <w:rPr/>
              </w:del>
            </m:ctrlPr>
          </m:sup>
        </m:sSubSup>
      </m:oMath>
      <w:del w:id="2991" w:author="Fa'te" w:date="2026-09-18T16:12:13Z">
        <w:r>
          <w:rPr>
            <w:rFonts w:ascii="Times New Roman" w:hAnsi="Times New Roman" w:eastAsia="宋体" w:cs="Times New Roman"/>
            <w:color w:val="000000"/>
            <w:sz w:val="21"/>
          </w:rPr>
          <w:delText>进行加权融合。</w:delText>
        </w:r>
      </w:del>
    </w:p>
    <w:p w14:paraId="544B15A4">
      <w:pPr>
        <w:keepNext/>
        <w:keepLines/>
        <w:pageBreakBefore w:val="0"/>
        <w:widowControl/>
        <w:spacing w:before="80" w:after="80" w:line="288" w:lineRule="auto"/>
        <w:ind w:left="0" w:right="0" w:firstLine="0"/>
        <w:jc w:val="center"/>
      </w:pPr>
      <w:r>
        <w:rPr>
          <w:rFonts w:ascii="Times New Roman" w:hAnsi="Times New Roman" w:eastAsia="宋体" w:cs="Times New Roman"/>
          <w:color w:val="000000"/>
          <w:sz w:val="20"/>
        </w:rPr>
        <w:t>表7DMIF分支与门控消融实验结果（%）</w:t>
      </w:r>
    </w:p>
    <w:tbl>
      <w:tblPr>
        <w:tblStyle w:val="19"/>
        <w:tblW w:w="83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5" w:type="dxa"/>
          <w:left w:w="15" w:type="dxa"/>
          <w:bottom w:w="35" w:type="dxa"/>
          <w:right w:w="15" w:type="dxa"/>
        </w:tblCellMar>
      </w:tblPr>
      <w:tblGrid>
        <w:gridCol w:w="10"/>
        <w:gridCol w:w="1833"/>
        <w:gridCol w:w="187"/>
        <w:gridCol w:w="352"/>
        <w:gridCol w:w="172"/>
        <w:gridCol w:w="367"/>
        <w:gridCol w:w="157"/>
        <w:gridCol w:w="382"/>
        <w:gridCol w:w="142"/>
        <w:gridCol w:w="397"/>
        <w:gridCol w:w="127"/>
        <w:gridCol w:w="412"/>
        <w:gridCol w:w="112"/>
        <w:gridCol w:w="427"/>
        <w:gridCol w:w="97"/>
        <w:gridCol w:w="442"/>
        <w:gridCol w:w="82"/>
        <w:gridCol w:w="457"/>
        <w:gridCol w:w="67"/>
        <w:gridCol w:w="472"/>
        <w:gridCol w:w="52"/>
        <w:gridCol w:w="487"/>
        <w:gridCol w:w="37"/>
        <w:gridCol w:w="502"/>
        <w:gridCol w:w="22"/>
        <w:gridCol w:w="517"/>
        <w:gridCol w:w="7"/>
      </w:tblGrid>
      <w:tr w14:paraId="37F7A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tblHeader/>
          <w:jc w:val="center"/>
          <w:del w:id="2992" w:author="Fa'te" w:date="2026-09-18T16:21:00Z"/>
        </w:trPr>
        <w:tc>
          <w:tcPr>
            <w:tcW w:w="2020" w:type="dxa"/>
            <w:gridSpan w:val="2"/>
            <w:vMerge w:val="restart"/>
            <w:tcBorders>
              <w:top w:val="single" w:color="000000" w:sz="10" w:space="0"/>
              <w:bottom w:val="single" w:color="000000" w:sz="6" w:space="0"/>
            </w:tcBorders>
            <w:vAlign w:val="center"/>
          </w:tcPr>
          <w:p w14:paraId="15E46ABC">
            <w:pPr>
              <w:keepNext/>
              <w:keepLines/>
              <w:spacing w:before="0" w:after="0" w:line="264" w:lineRule="auto"/>
              <w:ind w:left="0" w:right="0" w:firstLine="0"/>
              <w:jc w:val="center"/>
              <w:rPr>
                <w:del w:id="2993" w:author="Fa'te" w:date="2026-09-18T16:21:00Z"/>
              </w:rPr>
            </w:pPr>
          </w:p>
        </w:tc>
        <w:tc>
          <w:tcPr>
            <w:tcW w:w="2096" w:type="dxa"/>
            <w:gridSpan w:val="8"/>
            <w:tcBorders>
              <w:top w:val="single" w:color="000000" w:sz="10" w:space="0"/>
              <w:bottom w:val="single" w:color="000000" w:sz="4" w:space="0"/>
            </w:tcBorders>
            <w:vAlign w:val="center"/>
          </w:tcPr>
          <w:p w14:paraId="38165B86">
            <w:pPr>
              <w:keepNext/>
              <w:keepLines/>
              <w:spacing w:before="0" w:after="0" w:line="264" w:lineRule="auto"/>
              <w:ind w:left="0" w:right="0" w:firstLine="0"/>
              <w:jc w:val="center"/>
              <w:rPr>
                <w:del w:id="2994" w:author="Fa'te" w:date="2026-09-18T16:21:00Z"/>
              </w:rPr>
            </w:pPr>
            <w:del w:id="2995" w:author="Fa'te" w:date="2026-09-18T16:21:00Z">
              <w:r>
                <w:rPr>
                  <w:rFonts w:ascii="Times New Roman" w:hAnsi="Times New Roman" w:eastAsia="宋体" w:cs="Times New Roman"/>
                  <w:b/>
                  <w:color w:val="000000"/>
                  <w:sz w:val="16"/>
                </w:rPr>
                <w:delText>VGGSound-GZSL</w:delText>
              </w:r>
            </w:del>
            <w:del w:id="2996" w:author="Fa'te" w:date="2026-09-18T16:21:00Z">
              <w:r>
                <w:rPr>
                  <w:rFonts w:ascii="Times New Roman" w:hAnsi="Times New Roman" w:eastAsia="宋体" w:cs="Times New Roman"/>
                  <w:b/>
                  <w:color w:val="000000"/>
                  <w:sz w:val="16"/>
                  <w:vertAlign w:val="superscript"/>
                </w:rPr>
                <w:delText>cls</w:delText>
              </w:r>
            </w:del>
          </w:p>
        </w:tc>
        <w:tc>
          <w:tcPr>
            <w:tcW w:w="2096" w:type="dxa"/>
            <w:gridSpan w:val="8"/>
            <w:tcBorders>
              <w:top w:val="single" w:color="000000" w:sz="10" w:space="0"/>
              <w:bottom w:val="single" w:color="000000" w:sz="4" w:space="0"/>
            </w:tcBorders>
            <w:vAlign w:val="center"/>
          </w:tcPr>
          <w:p w14:paraId="0705CC13">
            <w:pPr>
              <w:keepNext/>
              <w:keepLines/>
              <w:spacing w:before="0" w:after="0" w:line="264" w:lineRule="auto"/>
              <w:ind w:left="0" w:right="0" w:firstLine="0"/>
              <w:jc w:val="center"/>
              <w:rPr>
                <w:del w:id="2997" w:author="Fa'te" w:date="2026-09-18T16:21:00Z"/>
              </w:rPr>
            </w:pPr>
            <w:del w:id="2998" w:author="Fa'te" w:date="2026-09-18T16:21:00Z">
              <w:r>
                <w:rPr>
                  <w:rFonts w:ascii="Times New Roman" w:hAnsi="Times New Roman" w:eastAsia="宋体" w:cs="Times New Roman"/>
                  <w:b/>
                  <w:color w:val="000000"/>
                  <w:sz w:val="16"/>
                </w:rPr>
                <w:delText>UCF-GZSL</w:delText>
              </w:r>
            </w:del>
            <w:del w:id="2999" w:author="Fa'te" w:date="2026-09-18T16:21:00Z">
              <w:r>
                <w:rPr>
                  <w:rFonts w:ascii="Times New Roman" w:hAnsi="Times New Roman" w:eastAsia="宋体" w:cs="Times New Roman"/>
                  <w:b/>
                  <w:color w:val="000000"/>
                  <w:sz w:val="16"/>
                  <w:vertAlign w:val="superscript"/>
                </w:rPr>
                <w:delText>cls</w:delText>
              </w:r>
            </w:del>
          </w:p>
        </w:tc>
        <w:tc>
          <w:tcPr>
            <w:tcW w:w="2096" w:type="dxa"/>
            <w:gridSpan w:val="8"/>
            <w:tcBorders>
              <w:top w:val="single" w:color="000000" w:sz="10" w:space="0"/>
              <w:bottom w:val="single" w:color="000000" w:sz="4" w:space="0"/>
            </w:tcBorders>
            <w:vAlign w:val="center"/>
          </w:tcPr>
          <w:p w14:paraId="0D2C7825">
            <w:pPr>
              <w:keepNext/>
              <w:keepLines/>
              <w:spacing w:before="0" w:after="0" w:line="264" w:lineRule="auto"/>
              <w:ind w:left="0" w:right="0" w:firstLine="0"/>
              <w:jc w:val="center"/>
              <w:rPr>
                <w:del w:id="3000" w:author="Fa'te" w:date="2026-09-18T16:21:00Z"/>
              </w:rPr>
            </w:pPr>
            <w:del w:id="3001" w:author="Fa'te" w:date="2026-09-18T16:21:00Z">
              <w:r>
                <w:rPr>
                  <w:rFonts w:ascii="Times New Roman" w:hAnsi="Times New Roman" w:eastAsia="宋体" w:cs="Times New Roman"/>
                  <w:b/>
                  <w:color w:val="000000"/>
                  <w:sz w:val="16"/>
                </w:rPr>
                <w:delText>ActivityNet-GZSL</w:delText>
              </w:r>
            </w:del>
            <w:del w:id="3002" w:author="Fa'te" w:date="2026-09-18T16:21:00Z">
              <w:r>
                <w:rPr>
                  <w:rFonts w:ascii="Times New Roman" w:hAnsi="Times New Roman" w:eastAsia="宋体" w:cs="Times New Roman"/>
                  <w:b/>
                  <w:color w:val="000000"/>
                  <w:sz w:val="16"/>
                  <w:vertAlign w:val="superscript"/>
                </w:rPr>
                <w:delText>cls</w:delText>
              </w:r>
            </w:del>
          </w:p>
        </w:tc>
      </w:tr>
      <w:tr w14:paraId="3E44A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tblHeader/>
          <w:jc w:val="center"/>
          <w:del w:id="3003" w:author="Fa'te" w:date="2026-09-18T16:21:00Z"/>
        </w:trPr>
        <w:tc>
          <w:tcPr>
            <w:tcW w:w="2020" w:type="dxa"/>
            <w:gridSpan w:val="2"/>
            <w:vMerge w:val="continue"/>
            <w:vAlign w:val="center"/>
          </w:tcPr>
          <w:p w14:paraId="25D04DF8">
            <w:pPr>
              <w:rPr>
                <w:del w:id="3004" w:author="Fa'te" w:date="2026-09-18T16:21:00Z"/>
              </w:rPr>
            </w:pPr>
          </w:p>
        </w:tc>
        <w:tc>
          <w:tcPr>
            <w:tcW w:w="524" w:type="dxa"/>
            <w:gridSpan w:val="2"/>
            <w:tcBorders>
              <w:bottom w:val="single" w:color="000000" w:sz="6" w:space="0"/>
            </w:tcBorders>
            <w:vAlign w:val="center"/>
          </w:tcPr>
          <w:p w14:paraId="70189BB0">
            <w:pPr>
              <w:keepNext/>
              <w:keepLines/>
              <w:spacing w:before="0" w:after="0" w:line="264" w:lineRule="auto"/>
              <w:ind w:left="0" w:right="0" w:firstLine="0"/>
              <w:jc w:val="center"/>
              <w:rPr>
                <w:del w:id="3005" w:author="Fa'te" w:date="2026-09-18T16:21:00Z"/>
              </w:rPr>
            </w:pPr>
            <w:del w:id="3006" w:author="Fa'te" w:date="2026-09-18T16:21:00Z">
              <w:r>
                <w:rPr>
                  <w:rFonts w:ascii="Times New Roman" w:hAnsi="Times New Roman" w:eastAsia="宋体" w:cs="Times New Roman"/>
                  <w:b/>
                  <w:color w:val="000000"/>
                  <w:sz w:val="16"/>
                </w:rPr>
                <w:delText>S</w:delText>
              </w:r>
            </w:del>
          </w:p>
        </w:tc>
        <w:tc>
          <w:tcPr>
            <w:tcW w:w="524" w:type="dxa"/>
            <w:gridSpan w:val="2"/>
            <w:tcBorders>
              <w:bottom w:val="single" w:color="000000" w:sz="6" w:space="0"/>
            </w:tcBorders>
            <w:vAlign w:val="center"/>
          </w:tcPr>
          <w:p w14:paraId="7F64CB56">
            <w:pPr>
              <w:keepNext/>
              <w:keepLines/>
              <w:spacing w:before="0" w:after="0" w:line="264" w:lineRule="auto"/>
              <w:ind w:left="0" w:right="0" w:firstLine="0"/>
              <w:jc w:val="center"/>
              <w:rPr>
                <w:del w:id="3007" w:author="Fa'te" w:date="2026-09-18T16:21:00Z"/>
              </w:rPr>
            </w:pPr>
            <w:del w:id="3008" w:author="Fa'te" w:date="2026-09-18T16:21:00Z">
              <w:r>
                <w:rPr>
                  <w:rFonts w:ascii="Times New Roman" w:hAnsi="Times New Roman" w:eastAsia="宋体" w:cs="Times New Roman"/>
                  <w:b/>
                  <w:color w:val="000000"/>
                  <w:sz w:val="16"/>
                </w:rPr>
                <w:delText>U</w:delText>
              </w:r>
            </w:del>
          </w:p>
        </w:tc>
        <w:tc>
          <w:tcPr>
            <w:tcW w:w="524" w:type="dxa"/>
            <w:gridSpan w:val="2"/>
            <w:tcBorders>
              <w:bottom w:val="single" w:color="000000" w:sz="6" w:space="0"/>
            </w:tcBorders>
            <w:vAlign w:val="center"/>
          </w:tcPr>
          <w:p w14:paraId="627B78ED">
            <w:pPr>
              <w:keepNext/>
              <w:keepLines/>
              <w:spacing w:before="0" w:after="0" w:line="264" w:lineRule="auto"/>
              <w:ind w:left="0" w:right="0" w:firstLine="0"/>
              <w:jc w:val="center"/>
              <w:rPr>
                <w:del w:id="3009" w:author="Fa'te" w:date="2026-09-18T16:21:00Z"/>
              </w:rPr>
            </w:pPr>
            <w:del w:id="3010" w:author="Fa'te" w:date="2026-09-18T16:21:00Z">
              <w:r>
                <w:rPr>
                  <w:rFonts w:ascii="Times New Roman" w:hAnsi="Times New Roman" w:eastAsia="宋体" w:cs="Times New Roman"/>
                  <w:b/>
                  <w:color w:val="000000"/>
                  <w:sz w:val="16"/>
                </w:rPr>
                <w:delText>HM</w:delText>
              </w:r>
            </w:del>
          </w:p>
        </w:tc>
        <w:tc>
          <w:tcPr>
            <w:tcW w:w="524" w:type="dxa"/>
            <w:gridSpan w:val="2"/>
            <w:tcBorders>
              <w:bottom w:val="single" w:color="000000" w:sz="6" w:space="0"/>
            </w:tcBorders>
            <w:vAlign w:val="center"/>
          </w:tcPr>
          <w:p w14:paraId="6962B08A">
            <w:pPr>
              <w:keepNext/>
              <w:keepLines/>
              <w:spacing w:before="0" w:after="0" w:line="264" w:lineRule="auto"/>
              <w:ind w:left="0" w:right="0" w:firstLine="0"/>
              <w:jc w:val="center"/>
              <w:rPr>
                <w:del w:id="3011" w:author="Fa'te" w:date="2026-09-18T16:21:00Z"/>
              </w:rPr>
            </w:pPr>
            <w:del w:id="3012" w:author="Fa'te" w:date="2026-09-18T16:21:00Z">
              <w:r>
                <w:rPr>
                  <w:rFonts w:ascii="Times New Roman" w:hAnsi="Times New Roman" w:eastAsia="宋体" w:cs="Times New Roman"/>
                  <w:b/>
                  <w:color w:val="000000"/>
                  <w:sz w:val="16"/>
                </w:rPr>
                <w:delText>ZSL</w:delText>
              </w:r>
            </w:del>
          </w:p>
        </w:tc>
        <w:tc>
          <w:tcPr>
            <w:tcW w:w="524" w:type="dxa"/>
            <w:gridSpan w:val="2"/>
            <w:tcBorders>
              <w:bottom w:val="single" w:color="000000" w:sz="6" w:space="0"/>
            </w:tcBorders>
            <w:vAlign w:val="center"/>
          </w:tcPr>
          <w:p w14:paraId="480767A8">
            <w:pPr>
              <w:keepNext/>
              <w:keepLines/>
              <w:spacing w:before="0" w:after="0" w:line="264" w:lineRule="auto"/>
              <w:ind w:left="0" w:right="0" w:firstLine="0"/>
              <w:jc w:val="center"/>
              <w:rPr>
                <w:del w:id="3013" w:author="Fa'te" w:date="2026-09-18T16:21:00Z"/>
              </w:rPr>
            </w:pPr>
            <w:del w:id="3014" w:author="Fa'te" w:date="2026-09-18T16:21:00Z">
              <w:r>
                <w:rPr>
                  <w:rFonts w:ascii="Times New Roman" w:hAnsi="Times New Roman" w:eastAsia="宋体" w:cs="Times New Roman"/>
                  <w:b/>
                  <w:color w:val="000000"/>
                  <w:sz w:val="16"/>
                </w:rPr>
                <w:delText>S</w:delText>
              </w:r>
            </w:del>
          </w:p>
        </w:tc>
        <w:tc>
          <w:tcPr>
            <w:tcW w:w="524" w:type="dxa"/>
            <w:gridSpan w:val="2"/>
            <w:tcBorders>
              <w:bottom w:val="single" w:color="000000" w:sz="6" w:space="0"/>
            </w:tcBorders>
            <w:vAlign w:val="center"/>
          </w:tcPr>
          <w:p w14:paraId="788AE6AE">
            <w:pPr>
              <w:keepNext/>
              <w:keepLines/>
              <w:spacing w:before="0" w:after="0" w:line="264" w:lineRule="auto"/>
              <w:ind w:left="0" w:right="0" w:firstLine="0"/>
              <w:jc w:val="center"/>
              <w:rPr>
                <w:del w:id="3015" w:author="Fa'te" w:date="2026-09-18T16:21:00Z"/>
              </w:rPr>
            </w:pPr>
            <w:del w:id="3016" w:author="Fa'te" w:date="2026-09-18T16:21:00Z">
              <w:r>
                <w:rPr>
                  <w:rFonts w:ascii="Times New Roman" w:hAnsi="Times New Roman" w:eastAsia="宋体" w:cs="Times New Roman"/>
                  <w:b/>
                  <w:color w:val="000000"/>
                  <w:sz w:val="16"/>
                </w:rPr>
                <w:delText>U</w:delText>
              </w:r>
            </w:del>
          </w:p>
        </w:tc>
        <w:tc>
          <w:tcPr>
            <w:tcW w:w="524" w:type="dxa"/>
            <w:gridSpan w:val="2"/>
            <w:tcBorders>
              <w:bottom w:val="single" w:color="000000" w:sz="6" w:space="0"/>
            </w:tcBorders>
            <w:vAlign w:val="center"/>
          </w:tcPr>
          <w:p w14:paraId="5CDC744C">
            <w:pPr>
              <w:keepNext/>
              <w:keepLines/>
              <w:spacing w:before="0" w:after="0" w:line="264" w:lineRule="auto"/>
              <w:ind w:left="0" w:right="0" w:firstLine="0"/>
              <w:jc w:val="center"/>
              <w:rPr>
                <w:del w:id="3017" w:author="Fa'te" w:date="2026-09-18T16:21:00Z"/>
              </w:rPr>
            </w:pPr>
            <w:del w:id="3018" w:author="Fa'te" w:date="2026-09-18T16:21:00Z">
              <w:r>
                <w:rPr>
                  <w:rFonts w:ascii="Times New Roman" w:hAnsi="Times New Roman" w:eastAsia="宋体" w:cs="Times New Roman"/>
                  <w:b/>
                  <w:color w:val="000000"/>
                  <w:sz w:val="16"/>
                </w:rPr>
                <w:delText>HM</w:delText>
              </w:r>
            </w:del>
          </w:p>
        </w:tc>
        <w:tc>
          <w:tcPr>
            <w:tcW w:w="524" w:type="dxa"/>
            <w:gridSpan w:val="2"/>
            <w:tcBorders>
              <w:bottom w:val="single" w:color="000000" w:sz="6" w:space="0"/>
            </w:tcBorders>
            <w:vAlign w:val="center"/>
          </w:tcPr>
          <w:p w14:paraId="14B4591F">
            <w:pPr>
              <w:keepNext/>
              <w:keepLines/>
              <w:spacing w:before="0" w:after="0" w:line="264" w:lineRule="auto"/>
              <w:ind w:left="0" w:right="0" w:firstLine="0"/>
              <w:jc w:val="center"/>
              <w:rPr>
                <w:del w:id="3019" w:author="Fa'te" w:date="2026-09-18T16:21:00Z"/>
              </w:rPr>
            </w:pPr>
            <w:del w:id="3020" w:author="Fa'te" w:date="2026-09-18T16:21:00Z">
              <w:r>
                <w:rPr>
                  <w:rFonts w:ascii="Times New Roman" w:hAnsi="Times New Roman" w:eastAsia="宋体" w:cs="Times New Roman"/>
                  <w:b/>
                  <w:color w:val="000000"/>
                  <w:sz w:val="16"/>
                </w:rPr>
                <w:delText>ZSL</w:delText>
              </w:r>
            </w:del>
          </w:p>
        </w:tc>
        <w:tc>
          <w:tcPr>
            <w:tcW w:w="524" w:type="dxa"/>
            <w:gridSpan w:val="2"/>
            <w:tcBorders>
              <w:bottom w:val="single" w:color="000000" w:sz="6" w:space="0"/>
            </w:tcBorders>
            <w:vAlign w:val="center"/>
          </w:tcPr>
          <w:p w14:paraId="33E58B95">
            <w:pPr>
              <w:keepNext/>
              <w:keepLines/>
              <w:spacing w:before="0" w:after="0" w:line="264" w:lineRule="auto"/>
              <w:ind w:left="0" w:right="0" w:firstLine="0"/>
              <w:jc w:val="center"/>
              <w:rPr>
                <w:del w:id="3021" w:author="Fa'te" w:date="2026-09-18T16:21:00Z"/>
              </w:rPr>
            </w:pPr>
            <w:del w:id="3022" w:author="Fa'te" w:date="2026-09-18T16:21:00Z">
              <w:r>
                <w:rPr>
                  <w:rFonts w:ascii="Times New Roman" w:hAnsi="Times New Roman" w:eastAsia="宋体" w:cs="Times New Roman"/>
                  <w:b/>
                  <w:color w:val="000000"/>
                  <w:sz w:val="16"/>
                </w:rPr>
                <w:delText>S</w:delText>
              </w:r>
            </w:del>
          </w:p>
        </w:tc>
        <w:tc>
          <w:tcPr>
            <w:tcW w:w="524" w:type="dxa"/>
            <w:gridSpan w:val="2"/>
            <w:tcBorders>
              <w:bottom w:val="single" w:color="000000" w:sz="6" w:space="0"/>
            </w:tcBorders>
            <w:vAlign w:val="center"/>
          </w:tcPr>
          <w:p w14:paraId="6E48E8CF">
            <w:pPr>
              <w:keepNext/>
              <w:keepLines/>
              <w:spacing w:before="0" w:after="0" w:line="264" w:lineRule="auto"/>
              <w:ind w:left="0" w:right="0" w:firstLine="0"/>
              <w:jc w:val="center"/>
              <w:rPr>
                <w:del w:id="3023" w:author="Fa'te" w:date="2026-09-18T16:21:00Z"/>
              </w:rPr>
            </w:pPr>
            <w:del w:id="3024" w:author="Fa'te" w:date="2026-09-18T16:21:00Z">
              <w:r>
                <w:rPr>
                  <w:rFonts w:ascii="Times New Roman" w:hAnsi="Times New Roman" w:eastAsia="宋体" w:cs="Times New Roman"/>
                  <w:b/>
                  <w:color w:val="000000"/>
                  <w:sz w:val="16"/>
                </w:rPr>
                <w:delText>U</w:delText>
              </w:r>
            </w:del>
          </w:p>
        </w:tc>
        <w:tc>
          <w:tcPr>
            <w:tcW w:w="524" w:type="dxa"/>
            <w:gridSpan w:val="2"/>
            <w:tcBorders>
              <w:bottom w:val="single" w:color="000000" w:sz="6" w:space="0"/>
            </w:tcBorders>
            <w:vAlign w:val="center"/>
          </w:tcPr>
          <w:p w14:paraId="1B3DF21A">
            <w:pPr>
              <w:keepNext/>
              <w:keepLines/>
              <w:spacing w:before="0" w:after="0" w:line="264" w:lineRule="auto"/>
              <w:ind w:left="0" w:right="0" w:firstLine="0"/>
              <w:jc w:val="center"/>
              <w:rPr>
                <w:del w:id="3025" w:author="Fa'te" w:date="2026-09-18T16:21:00Z"/>
              </w:rPr>
            </w:pPr>
            <w:del w:id="3026" w:author="Fa'te" w:date="2026-09-18T16:21:00Z">
              <w:r>
                <w:rPr>
                  <w:rFonts w:ascii="Times New Roman" w:hAnsi="Times New Roman" w:eastAsia="宋体" w:cs="Times New Roman"/>
                  <w:b/>
                  <w:color w:val="000000"/>
                  <w:sz w:val="16"/>
                </w:rPr>
                <w:delText>HM</w:delText>
              </w:r>
            </w:del>
          </w:p>
        </w:tc>
        <w:tc>
          <w:tcPr>
            <w:tcW w:w="524" w:type="dxa"/>
            <w:gridSpan w:val="2"/>
            <w:tcBorders>
              <w:bottom w:val="single" w:color="000000" w:sz="6" w:space="0"/>
            </w:tcBorders>
            <w:vAlign w:val="center"/>
          </w:tcPr>
          <w:p w14:paraId="08401EC0">
            <w:pPr>
              <w:keepNext/>
              <w:keepLines/>
              <w:spacing w:before="0" w:after="0" w:line="264" w:lineRule="auto"/>
              <w:ind w:left="0" w:right="0" w:firstLine="0"/>
              <w:jc w:val="center"/>
              <w:rPr>
                <w:del w:id="3027" w:author="Fa'te" w:date="2026-09-18T16:21:00Z"/>
              </w:rPr>
            </w:pPr>
            <w:del w:id="3028" w:author="Fa'te" w:date="2026-09-18T16:21:00Z">
              <w:r>
                <w:rPr>
                  <w:rFonts w:ascii="Times New Roman" w:hAnsi="Times New Roman" w:eastAsia="宋体" w:cs="Times New Roman"/>
                  <w:b/>
                  <w:color w:val="000000"/>
                  <w:sz w:val="16"/>
                </w:rPr>
                <w:delText>ZSL</w:delText>
              </w:r>
            </w:del>
          </w:p>
        </w:tc>
      </w:tr>
      <w:tr w14:paraId="50241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jc w:val="center"/>
          <w:del w:id="3029" w:author="Fa'te" w:date="2026-09-18T16:21:00Z"/>
        </w:trPr>
        <w:tc>
          <w:tcPr>
            <w:tcW w:w="2020" w:type="dxa"/>
            <w:gridSpan w:val="2"/>
            <w:vAlign w:val="center"/>
          </w:tcPr>
          <w:p w14:paraId="4D12CADC">
            <w:pPr>
              <w:keepNext/>
              <w:keepLines/>
              <w:spacing w:before="0" w:after="0" w:line="264" w:lineRule="auto"/>
              <w:ind w:left="0" w:right="0" w:firstLine="0"/>
              <w:jc w:val="left"/>
              <w:rPr>
                <w:del w:id="3030" w:author="Fa'te" w:date="2026-09-18T16:21:00Z"/>
              </w:rPr>
            </w:pPr>
            <w:del w:id="3031" w:author="Fa'te" w:date="2026-09-18T16:21:00Z">
              <w:r>
                <w:rPr>
                  <w:rFonts w:ascii="Times New Roman" w:hAnsi="Times New Roman" w:eastAsia="宋体" w:cs="Times New Roman"/>
                  <w:color w:val="000000"/>
                  <w:sz w:val="16"/>
                </w:rPr>
                <w:delText>仅模态内分支</w:delText>
              </w:r>
            </w:del>
          </w:p>
        </w:tc>
        <w:tc>
          <w:tcPr>
            <w:tcW w:w="524" w:type="dxa"/>
            <w:gridSpan w:val="2"/>
            <w:vAlign w:val="center"/>
          </w:tcPr>
          <w:p w14:paraId="3384B31E">
            <w:pPr>
              <w:keepNext/>
              <w:keepLines/>
              <w:spacing w:before="0" w:after="0" w:line="264" w:lineRule="auto"/>
              <w:ind w:left="0" w:right="0" w:firstLine="0"/>
              <w:jc w:val="center"/>
              <w:rPr>
                <w:del w:id="3032" w:author="Fa'te" w:date="2026-09-18T16:21:00Z"/>
              </w:rPr>
            </w:pPr>
            <w:del w:id="3033" w:author="Fa'te" w:date="2026-09-18T16:21:00Z">
              <w:r>
                <w:rPr>
                  <w:rFonts w:ascii="Times New Roman" w:hAnsi="Times New Roman" w:eastAsia="宋体" w:cs="Times New Roman"/>
                  <w:color w:val="000000"/>
                  <w:sz w:val="16"/>
                </w:rPr>
                <w:delText>32.87</w:delText>
              </w:r>
            </w:del>
          </w:p>
        </w:tc>
        <w:tc>
          <w:tcPr>
            <w:tcW w:w="524" w:type="dxa"/>
            <w:gridSpan w:val="2"/>
            <w:vAlign w:val="center"/>
          </w:tcPr>
          <w:p w14:paraId="44FE1CE5">
            <w:pPr>
              <w:keepNext/>
              <w:keepLines/>
              <w:spacing w:before="0" w:after="0" w:line="264" w:lineRule="auto"/>
              <w:ind w:left="0" w:right="0" w:firstLine="0"/>
              <w:jc w:val="center"/>
              <w:rPr>
                <w:del w:id="3034" w:author="Fa'te" w:date="2026-09-18T16:21:00Z"/>
              </w:rPr>
            </w:pPr>
            <w:del w:id="3035" w:author="Fa'te" w:date="2026-09-18T16:21:00Z">
              <w:r>
                <w:rPr>
                  <w:rFonts w:ascii="Times New Roman" w:hAnsi="Times New Roman" w:eastAsia="宋体" w:cs="Times New Roman"/>
                  <w:color w:val="000000"/>
                  <w:sz w:val="16"/>
                </w:rPr>
                <w:delText>10.45</w:delText>
              </w:r>
            </w:del>
          </w:p>
        </w:tc>
        <w:tc>
          <w:tcPr>
            <w:tcW w:w="524" w:type="dxa"/>
            <w:gridSpan w:val="2"/>
            <w:vAlign w:val="center"/>
          </w:tcPr>
          <w:p w14:paraId="045EFEA2">
            <w:pPr>
              <w:keepNext/>
              <w:keepLines/>
              <w:spacing w:before="0" w:after="0" w:line="264" w:lineRule="auto"/>
              <w:ind w:left="0" w:right="0" w:firstLine="0"/>
              <w:jc w:val="center"/>
              <w:rPr>
                <w:del w:id="3036" w:author="Fa'te" w:date="2026-09-18T16:21:00Z"/>
              </w:rPr>
            </w:pPr>
            <w:del w:id="3037" w:author="Fa'te" w:date="2026-09-18T16:21:00Z">
              <w:r>
                <w:rPr>
                  <w:rFonts w:ascii="Times New Roman" w:hAnsi="Times New Roman" w:eastAsia="宋体" w:cs="Times New Roman"/>
                  <w:color w:val="000000"/>
                  <w:sz w:val="16"/>
                </w:rPr>
                <w:delText>15.86</w:delText>
              </w:r>
            </w:del>
          </w:p>
        </w:tc>
        <w:tc>
          <w:tcPr>
            <w:tcW w:w="524" w:type="dxa"/>
            <w:gridSpan w:val="2"/>
            <w:vAlign w:val="center"/>
          </w:tcPr>
          <w:p w14:paraId="7AF8FAEC">
            <w:pPr>
              <w:keepNext/>
              <w:keepLines/>
              <w:spacing w:before="0" w:after="0" w:line="264" w:lineRule="auto"/>
              <w:ind w:left="0" w:right="0" w:firstLine="0"/>
              <w:jc w:val="center"/>
              <w:rPr>
                <w:del w:id="3038" w:author="Fa'te" w:date="2026-09-18T16:21:00Z"/>
              </w:rPr>
            </w:pPr>
            <w:del w:id="3039" w:author="Fa'te" w:date="2026-09-18T16:21:00Z">
              <w:r>
                <w:rPr>
                  <w:rFonts w:ascii="Times New Roman" w:hAnsi="Times New Roman" w:eastAsia="宋体" w:cs="Times New Roman"/>
                  <w:color w:val="000000"/>
                  <w:sz w:val="16"/>
                </w:rPr>
                <w:delText>11.39</w:delText>
              </w:r>
            </w:del>
          </w:p>
        </w:tc>
        <w:tc>
          <w:tcPr>
            <w:tcW w:w="524" w:type="dxa"/>
            <w:gridSpan w:val="2"/>
            <w:vAlign w:val="center"/>
          </w:tcPr>
          <w:p w14:paraId="3F961898">
            <w:pPr>
              <w:keepNext/>
              <w:keepLines/>
              <w:spacing w:before="0" w:after="0" w:line="264" w:lineRule="auto"/>
              <w:ind w:left="0" w:right="0" w:firstLine="0"/>
              <w:jc w:val="center"/>
              <w:rPr>
                <w:del w:id="3040" w:author="Fa'te" w:date="2026-09-18T16:21:00Z"/>
              </w:rPr>
            </w:pPr>
            <w:del w:id="3041" w:author="Fa'te" w:date="2026-09-18T16:21:00Z">
              <w:r>
                <w:rPr>
                  <w:rFonts w:ascii="Times New Roman" w:hAnsi="Times New Roman" w:eastAsia="宋体" w:cs="Times New Roman"/>
                  <w:color w:val="000000"/>
                  <w:sz w:val="16"/>
                </w:rPr>
                <w:delText>82.45</w:delText>
              </w:r>
            </w:del>
          </w:p>
        </w:tc>
        <w:tc>
          <w:tcPr>
            <w:tcW w:w="524" w:type="dxa"/>
            <w:gridSpan w:val="2"/>
            <w:vAlign w:val="center"/>
          </w:tcPr>
          <w:p w14:paraId="1E205138">
            <w:pPr>
              <w:keepNext/>
              <w:keepLines/>
              <w:spacing w:before="0" w:after="0" w:line="264" w:lineRule="auto"/>
              <w:ind w:left="0" w:right="0" w:firstLine="0"/>
              <w:jc w:val="center"/>
              <w:rPr>
                <w:del w:id="3042" w:author="Fa'te" w:date="2026-09-18T16:21:00Z"/>
              </w:rPr>
            </w:pPr>
            <w:del w:id="3043" w:author="Fa'te" w:date="2026-09-18T16:21:00Z">
              <w:r>
                <w:rPr>
                  <w:rFonts w:ascii="Times New Roman" w:hAnsi="Times New Roman" w:eastAsia="宋体" w:cs="Times New Roman"/>
                  <w:color w:val="000000"/>
                  <w:sz w:val="16"/>
                </w:rPr>
                <w:delText>43.49</w:delText>
              </w:r>
            </w:del>
          </w:p>
        </w:tc>
        <w:tc>
          <w:tcPr>
            <w:tcW w:w="524" w:type="dxa"/>
            <w:gridSpan w:val="2"/>
            <w:vAlign w:val="center"/>
          </w:tcPr>
          <w:p w14:paraId="6F9D8421">
            <w:pPr>
              <w:keepNext/>
              <w:keepLines/>
              <w:spacing w:before="0" w:after="0" w:line="264" w:lineRule="auto"/>
              <w:ind w:left="0" w:right="0" w:firstLine="0"/>
              <w:jc w:val="center"/>
              <w:rPr>
                <w:del w:id="3044" w:author="Fa'te" w:date="2026-09-18T16:21:00Z"/>
              </w:rPr>
            </w:pPr>
            <w:del w:id="3045" w:author="Fa'te" w:date="2026-09-18T16:21:00Z">
              <w:r>
                <w:rPr>
                  <w:rFonts w:ascii="Times New Roman" w:hAnsi="Times New Roman" w:eastAsia="宋体" w:cs="Times New Roman"/>
                  <w:color w:val="000000"/>
                  <w:sz w:val="16"/>
                </w:rPr>
                <w:delText>56.94</w:delText>
              </w:r>
            </w:del>
          </w:p>
        </w:tc>
        <w:tc>
          <w:tcPr>
            <w:tcW w:w="524" w:type="dxa"/>
            <w:gridSpan w:val="2"/>
            <w:vAlign w:val="center"/>
          </w:tcPr>
          <w:p w14:paraId="49552B81">
            <w:pPr>
              <w:keepNext/>
              <w:keepLines/>
              <w:spacing w:before="0" w:after="0" w:line="264" w:lineRule="auto"/>
              <w:ind w:left="0" w:right="0" w:firstLine="0"/>
              <w:jc w:val="center"/>
              <w:rPr>
                <w:del w:id="3046" w:author="Fa'te" w:date="2026-09-18T16:21:00Z"/>
              </w:rPr>
            </w:pPr>
            <w:del w:id="3047" w:author="Fa'te" w:date="2026-09-18T16:21:00Z">
              <w:r>
                <w:rPr>
                  <w:rFonts w:ascii="Times New Roman" w:hAnsi="Times New Roman" w:eastAsia="宋体" w:cs="Times New Roman"/>
                  <w:color w:val="000000"/>
                  <w:sz w:val="16"/>
                </w:rPr>
                <w:delText>47.92</w:delText>
              </w:r>
            </w:del>
          </w:p>
        </w:tc>
        <w:tc>
          <w:tcPr>
            <w:tcW w:w="524" w:type="dxa"/>
            <w:gridSpan w:val="2"/>
            <w:vAlign w:val="center"/>
          </w:tcPr>
          <w:p w14:paraId="64672BE7">
            <w:pPr>
              <w:keepNext/>
              <w:keepLines/>
              <w:spacing w:before="0" w:after="0" w:line="264" w:lineRule="auto"/>
              <w:ind w:left="0" w:right="0" w:firstLine="0"/>
              <w:jc w:val="center"/>
              <w:rPr>
                <w:del w:id="3048" w:author="Fa'te" w:date="2026-09-18T16:21:00Z"/>
              </w:rPr>
            </w:pPr>
            <w:del w:id="3049" w:author="Fa'te" w:date="2026-09-18T16:21:00Z">
              <w:r>
                <w:rPr>
                  <w:rFonts w:ascii="Times New Roman" w:hAnsi="Times New Roman" w:eastAsia="宋体" w:cs="Times New Roman"/>
                  <w:color w:val="000000"/>
                  <w:sz w:val="16"/>
                </w:rPr>
                <w:delText>42.47</w:delText>
              </w:r>
            </w:del>
          </w:p>
        </w:tc>
        <w:tc>
          <w:tcPr>
            <w:tcW w:w="524" w:type="dxa"/>
            <w:gridSpan w:val="2"/>
            <w:vAlign w:val="center"/>
          </w:tcPr>
          <w:p w14:paraId="42BBDA47">
            <w:pPr>
              <w:keepNext/>
              <w:keepLines/>
              <w:spacing w:before="0" w:after="0" w:line="264" w:lineRule="auto"/>
              <w:ind w:left="0" w:right="0" w:firstLine="0"/>
              <w:jc w:val="center"/>
              <w:rPr>
                <w:del w:id="3050" w:author="Fa'te" w:date="2026-09-18T16:21:00Z"/>
              </w:rPr>
            </w:pPr>
            <w:del w:id="3051" w:author="Fa'te" w:date="2026-09-18T16:21:00Z">
              <w:r>
                <w:rPr>
                  <w:rFonts w:ascii="Times New Roman" w:hAnsi="Times New Roman" w:eastAsia="宋体" w:cs="Times New Roman"/>
                  <w:color w:val="000000"/>
                  <w:sz w:val="16"/>
                </w:rPr>
                <w:delText>21.15</w:delText>
              </w:r>
            </w:del>
          </w:p>
        </w:tc>
        <w:tc>
          <w:tcPr>
            <w:tcW w:w="524" w:type="dxa"/>
            <w:gridSpan w:val="2"/>
            <w:vAlign w:val="center"/>
          </w:tcPr>
          <w:p w14:paraId="592C5ED3">
            <w:pPr>
              <w:keepNext/>
              <w:keepLines/>
              <w:spacing w:before="0" w:after="0" w:line="264" w:lineRule="auto"/>
              <w:ind w:left="0" w:right="0" w:firstLine="0"/>
              <w:jc w:val="center"/>
              <w:rPr>
                <w:del w:id="3052" w:author="Fa'te" w:date="2026-09-18T16:21:00Z"/>
              </w:rPr>
            </w:pPr>
            <w:del w:id="3053" w:author="Fa'te" w:date="2026-09-18T16:21:00Z">
              <w:r>
                <w:rPr>
                  <w:rFonts w:ascii="Times New Roman" w:hAnsi="Times New Roman" w:eastAsia="宋体" w:cs="Times New Roman"/>
                  <w:color w:val="000000"/>
                  <w:sz w:val="16"/>
                </w:rPr>
                <w:delText>28.24</w:delText>
              </w:r>
            </w:del>
          </w:p>
        </w:tc>
        <w:tc>
          <w:tcPr>
            <w:tcW w:w="524" w:type="dxa"/>
            <w:gridSpan w:val="2"/>
            <w:vAlign w:val="center"/>
          </w:tcPr>
          <w:p w14:paraId="6B08C0DB">
            <w:pPr>
              <w:keepNext/>
              <w:keepLines/>
              <w:spacing w:before="0" w:after="0" w:line="264" w:lineRule="auto"/>
              <w:ind w:left="0" w:right="0" w:firstLine="0"/>
              <w:jc w:val="center"/>
              <w:rPr>
                <w:del w:id="3054" w:author="Fa'te" w:date="2026-09-18T16:21:00Z"/>
              </w:rPr>
            </w:pPr>
            <w:del w:id="3055" w:author="Fa'te" w:date="2026-09-18T16:21:00Z">
              <w:r>
                <w:rPr>
                  <w:rFonts w:ascii="Times New Roman" w:hAnsi="Times New Roman" w:eastAsia="宋体" w:cs="Times New Roman"/>
                  <w:color w:val="000000"/>
                  <w:sz w:val="16"/>
                </w:rPr>
                <w:delText>22.44</w:delText>
              </w:r>
            </w:del>
          </w:p>
        </w:tc>
      </w:tr>
      <w:tr w14:paraId="632FC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jc w:val="center"/>
          <w:del w:id="3056" w:author="Fa'te" w:date="2026-09-18T16:21:00Z"/>
        </w:trPr>
        <w:tc>
          <w:tcPr>
            <w:tcW w:w="2020" w:type="dxa"/>
            <w:gridSpan w:val="2"/>
            <w:vAlign w:val="center"/>
          </w:tcPr>
          <w:p w14:paraId="6B3DDEA2">
            <w:pPr>
              <w:keepNext/>
              <w:keepLines/>
              <w:spacing w:before="0" w:after="0" w:line="264" w:lineRule="auto"/>
              <w:ind w:left="0" w:right="0" w:firstLine="0"/>
              <w:jc w:val="left"/>
              <w:rPr>
                <w:del w:id="3057" w:author="Fa'te" w:date="2026-09-18T16:21:00Z"/>
              </w:rPr>
            </w:pPr>
            <w:del w:id="3058" w:author="Fa'te" w:date="2026-09-18T16:21:00Z">
              <w:r>
                <w:rPr>
                  <w:rFonts w:ascii="Times New Roman" w:hAnsi="Times New Roman" w:eastAsia="宋体" w:cs="Times New Roman"/>
                  <w:color w:val="000000"/>
                  <w:sz w:val="16"/>
                </w:rPr>
                <w:delText>仅模态间分支</w:delText>
              </w:r>
            </w:del>
          </w:p>
        </w:tc>
        <w:tc>
          <w:tcPr>
            <w:tcW w:w="524" w:type="dxa"/>
            <w:gridSpan w:val="2"/>
            <w:vAlign w:val="center"/>
          </w:tcPr>
          <w:p w14:paraId="456F6976">
            <w:pPr>
              <w:keepNext/>
              <w:keepLines/>
              <w:spacing w:before="0" w:after="0" w:line="264" w:lineRule="auto"/>
              <w:ind w:left="0" w:right="0" w:firstLine="0"/>
              <w:jc w:val="center"/>
              <w:rPr>
                <w:del w:id="3059" w:author="Fa'te" w:date="2026-09-18T16:21:00Z"/>
              </w:rPr>
            </w:pPr>
            <w:del w:id="3060" w:author="Fa'te" w:date="2026-09-18T16:21:00Z">
              <w:r>
                <w:rPr>
                  <w:rFonts w:ascii="Times New Roman" w:hAnsi="Times New Roman" w:eastAsia="宋体" w:cs="Times New Roman"/>
                  <w:color w:val="000000"/>
                  <w:sz w:val="16"/>
                </w:rPr>
                <w:delText>33.03</w:delText>
              </w:r>
            </w:del>
          </w:p>
        </w:tc>
        <w:tc>
          <w:tcPr>
            <w:tcW w:w="524" w:type="dxa"/>
            <w:gridSpan w:val="2"/>
            <w:vAlign w:val="center"/>
          </w:tcPr>
          <w:p w14:paraId="7F938C70">
            <w:pPr>
              <w:keepNext/>
              <w:keepLines/>
              <w:spacing w:before="0" w:after="0" w:line="264" w:lineRule="auto"/>
              <w:ind w:left="0" w:right="0" w:firstLine="0"/>
              <w:jc w:val="center"/>
              <w:rPr>
                <w:del w:id="3061" w:author="Fa'te" w:date="2026-09-18T16:21:00Z"/>
              </w:rPr>
            </w:pPr>
            <w:del w:id="3062" w:author="Fa'te" w:date="2026-09-18T16:21:00Z">
              <w:r>
                <w:rPr>
                  <w:rFonts w:ascii="Times New Roman" w:hAnsi="Times New Roman" w:eastAsia="宋体" w:cs="Times New Roman"/>
                  <w:color w:val="000000"/>
                  <w:sz w:val="16"/>
                </w:rPr>
                <w:delText>10.63</w:delText>
              </w:r>
            </w:del>
          </w:p>
        </w:tc>
        <w:tc>
          <w:tcPr>
            <w:tcW w:w="524" w:type="dxa"/>
            <w:gridSpan w:val="2"/>
            <w:vAlign w:val="center"/>
          </w:tcPr>
          <w:p w14:paraId="36006A7C">
            <w:pPr>
              <w:keepNext/>
              <w:keepLines/>
              <w:spacing w:before="0" w:after="0" w:line="264" w:lineRule="auto"/>
              <w:ind w:left="0" w:right="0" w:firstLine="0"/>
              <w:jc w:val="center"/>
              <w:rPr>
                <w:del w:id="3063" w:author="Fa'te" w:date="2026-09-18T16:21:00Z"/>
              </w:rPr>
            </w:pPr>
            <w:del w:id="3064" w:author="Fa'te" w:date="2026-09-18T16:21:00Z">
              <w:r>
                <w:rPr>
                  <w:rFonts w:ascii="Times New Roman" w:hAnsi="Times New Roman" w:eastAsia="宋体" w:cs="Times New Roman"/>
                  <w:color w:val="000000"/>
                  <w:sz w:val="16"/>
                </w:rPr>
                <w:delText>16.08</w:delText>
              </w:r>
            </w:del>
          </w:p>
        </w:tc>
        <w:tc>
          <w:tcPr>
            <w:tcW w:w="524" w:type="dxa"/>
            <w:gridSpan w:val="2"/>
            <w:vAlign w:val="center"/>
          </w:tcPr>
          <w:p w14:paraId="0341908B">
            <w:pPr>
              <w:keepNext/>
              <w:keepLines/>
              <w:spacing w:before="0" w:after="0" w:line="264" w:lineRule="auto"/>
              <w:ind w:left="0" w:right="0" w:firstLine="0"/>
              <w:jc w:val="center"/>
              <w:rPr>
                <w:del w:id="3065" w:author="Fa'te" w:date="2026-09-18T16:21:00Z"/>
              </w:rPr>
            </w:pPr>
            <w:del w:id="3066" w:author="Fa'te" w:date="2026-09-18T16:21:00Z">
              <w:r>
                <w:rPr>
                  <w:rFonts w:ascii="Times New Roman" w:hAnsi="Times New Roman" w:eastAsia="宋体" w:cs="Times New Roman"/>
                  <w:color w:val="000000"/>
                  <w:sz w:val="16"/>
                </w:rPr>
                <w:delText>11.56</w:delText>
              </w:r>
            </w:del>
          </w:p>
        </w:tc>
        <w:tc>
          <w:tcPr>
            <w:tcW w:w="524" w:type="dxa"/>
            <w:gridSpan w:val="2"/>
            <w:vAlign w:val="center"/>
          </w:tcPr>
          <w:p w14:paraId="3856E9B2">
            <w:pPr>
              <w:keepNext/>
              <w:keepLines/>
              <w:spacing w:before="0" w:after="0" w:line="264" w:lineRule="auto"/>
              <w:ind w:left="0" w:right="0" w:firstLine="0"/>
              <w:jc w:val="center"/>
              <w:rPr>
                <w:del w:id="3067" w:author="Fa'te" w:date="2026-09-18T16:21:00Z"/>
              </w:rPr>
            </w:pPr>
            <w:del w:id="3068" w:author="Fa'te" w:date="2026-09-18T16:21:00Z">
              <w:r>
                <w:rPr>
                  <w:rFonts w:ascii="Times New Roman" w:hAnsi="Times New Roman" w:eastAsia="宋体" w:cs="Times New Roman"/>
                  <w:color w:val="000000"/>
                  <w:sz w:val="16"/>
                </w:rPr>
                <w:delText>82.83</w:delText>
              </w:r>
            </w:del>
          </w:p>
        </w:tc>
        <w:tc>
          <w:tcPr>
            <w:tcW w:w="524" w:type="dxa"/>
            <w:gridSpan w:val="2"/>
            <w:vAlign w:val="center"/>
          </w:tcPr>
          <w:p w14:paraId="6CD7453C">
            <w:pPr>
              <w:keepNext/>
              <w:keepLines/>
              <w:spacing w:before="0" w:after="0" w:line="264" w:lineRule="auto"/>
              <w:ind w:left="0" w:right="0" w:firstLine="0"/>
              <w:jc w:val="center"/>
              <w:rPr>
                <w:del w:id="3069" w:author="Fa'te" w:date="2026-09-18T16:21:00Z"/>
              </w:rPr>
            </w:pPr>
            <w:del w:id="3070" w:author="Fa'te" w:date="2026-09-18T16:21:00Z">
              <w:r>
                <w:rPr>
                  <w:rFonts w:ascii="Times New Roman" w:hAnsi="Times New Roman" w:eastAsia="宋体" w:cs="Times New Roman"/>
                  <w:color w:val="000000"/>
                  <w:sz w:val="16"/>
                </w:rPr>
                <w:delText>44.25</w:delText>
              </w:r>
            </w:del>
          </w:p>
        </w:tc>
        <w:tc>
          <w:tcPr>
            <w:tcW w:w="524" w:type="dxa"/>
            <w:gridSpan w:val="2"/>
            <w:vAlign w:val="center"/>
          </w:tcPr>
          <w:p w14:paraId="097FD653">
            <w:pPr>
              <w:keepNext/>
              <w:keepLines/>
              <w:spacing w:before="0" w:after="0" w:line="264" w:lineRule="auto"/>
              <w:ind w:left="0" w:right="0" w:firstLine="0"/>
              <w:jc w:val="center"/>
              <w:rPr>
                <w:del w:id="3071" w:author="Fa'te" w:date="2026-09-18T16:21:00Z"/>
              </w:rPr>
            </w:pPr>
            <w:del w:id="3072" w:author="Fa'te" w:date="2026-09-18T16:21:00Z">
              <w:r>
                <w:rPr>
                  <w:rFonts w:ascii="Times New Roman" w:hAnsi="Times New Roman" w:eastAsia="宋体" w:cs="Times New Roman"/>
                  <w:color w:val="000000"/>
                  <w:sz w:val="16"/>
                </w:rPr>
                <w:delText>57.68</w:delText>
              </w:r>
            </w:del>
          </w:p>
        </w:tc>
        <w:tc>
          <w:tcPr>
            <w:tcW w:w="524" w:type="dxa"/>
            <w:gridSpan w:val="2"/>
            <w:vAlign w:val="center"/>
          </w:tcPr>
          <w:p w14:paraId="1C0D0858">
            <w:pPr>
              <w:keepNext/>
              <w:keepLines/>
              <w:spacing w:before="0" w:after="0" w:line="264" w:lineRule="auto"/>
              <w:ind w:left="0" w:right="0" w:firstLine="0"/>
              <w:jc w:val="center"/>
              <w:rPr>
                <w:del w:id="3073" w:author="Fa'te" w:date="2026-09-18T16:21:00Z"/>
              </w:rPr>
            </w:pPr>
            <w:del w:id="3074" w:author="Fa'te" w:date="2026-09-18T16:21:00Z">
              <w:r>
                <w:rPr>
                  <w:rFonts w:ascii="Times New Roman" w:hAnsi="Times New Roman" w:eastAsia="宋体" w:cs="Times New Roman"/>
                  <w:color w:val="000000"/>
                  <w:sz w:val="16"/>
                </w:rPr>
                <w:delText>48.63</w:delText>
              </w:r>
            </w:del>
          </w:p>
        </w:tc>
        <w:tc>
          <w:tcPr>
            <w:tcW w:w="524" w:type="dxa"/>
            <w:gridSpan w:val="2"/>
            <w:vAlign w:val="center"/>
          </w:tcPr>
          <w:p w14:paraId="1D26E86C">
            <w:pPr>
              <w:keepNext/>
              <w:keepLines/>
              <w:spacing w:before="0" w:after="0" w:line="264" w:lineRule="auto"/>
              <w:ind w:left="0" w:right="0" w:firstLine="0"/>
              <w:jc w:val="center"/>
              <w:rPr>
                <w:del w:id="3075" w:author="Fa'te" w:date="2026-09-18T16:21:00Z"/>
              </w:rPr>
            </w:pPr>
            <w:del w:id="3076" w:author="Fa'te" w:date="2026-09-18T16:21:00Z">
              <w:r>
                <w:rPr>
                  <w:rFonts w:ascii="Times New Roman" w:hAnsi="Times New Roman" w:eastAsia="宋体" w:cs="Times New Roman"/>
                  <w:color w:val="000000"/>
                  <w:sz w:val="16"/>
                </w:rPr>
                <w:delText>42.72</w:delText>
              </w:r>
            </w:del>
          </w:p>
        </w:tc>
        <w:tc>
          <w:tcPr>
            <w:tcW w:w="524" w:type="dxa"/>
            <w:gridSpan w:val="2"/>
            <w:vAlign w:val="center"/>
          </w:tcPr>
          <w:p w14:paraId="07C672D4">
            <w:pPr>
              <w:keepNext/>
              <w:keepLines/>
              <w:spacing w:before="0" w:after="0" w:line="264" w:lineRule="auto"/>
              <w:ind w:left="0" w:right="0" w:firstLine="0"/>
              <w:jc w:val="center"/>
              <w:rPr>
                <w:del w:id="3077" w:author="Fa'te" w:date="2026-09-18T16:21:00Z"/>
              </w:rPr>
            </w:pPr>
            <w:del w:id="3078" w:author="Fa'te" w:date="2026-09-18T16:21:00Z">
              <w:r>
                <w:rPr>
                  <w:rFonts w:ascii="Times New Roman" w:hAnsi="Times New Roman" w:eastAsia="宋体" w:cs="Times New Roman"/>
                  <w:color w:val="000000"/>
                  <w:sz w:val="16"/>
                </w:rPr>
                <w:delText>21.62</w:delText>
              </w:r>
            </w:del>
          </w:p>
        </w:tc>
        <w:tc>
          <w:tcPr>
            <w:tcW w:w="524" w:type="dxa"/>
            <w:gridSpan w:val="2"/>
            <w:vAlign w:val="center"/>
          </w:tcPr>
          <w:p w14:paraId="0262AB89">
            <w:pPr>
              <w:keepNext/>
              <w:keepLines/>
              <w:spacing w:before="0" w:after="0" w:line="264" w:lineRule="auto"/>
              <w:ind w:left="0" w:right="0" w:firstLine="0"/>
              <w:jc w:val="center"/>
              <w:rPr>
                <w:del w:id="3079" w:author="Fa'te" w:date="2026-09-18T16:21:00Z"/>
              </w:rPr>
            </w:pPr>
            <w:del w:id="3080" w:author="Fa'te" w:date="2026-09-18T16:21:00Z">
              <w:r>
                <w:rPr>
                  <w:rFonts w:ascii="Times New Roman" w:hAnsi="Times New Roman" w:eastAsia="宋体" w:cs="Times New Roman"/>
                  <w:color w:val="000000"/>
                  <w:sz w:val="16"/>
                </w:rPr>
                <w:delText>28.71</w:delText>
              </w:r>
            </w:del>
          </w:p>
        </w:tc>
        <w:tc>
          <w:tcPr>
            <w:tcW w:w="524" w:type="dxa"/>
            <w:gridSpan w:val="2"/>
            <w:vAlign w:val="center"/>
          </w:tcPr>
          <w:p w14:paraId="73D680B4">
            <w:pPr>
              <w:keepNext/>
              <w:keepLines/>
              <w:spacing w:before="0" w:after="0" w:line="264" w:lineRule="auto"/>
              <w:ind w:left="0" w:right="0" w:firstLine="0"/>
              <w:jc w:val="center"/>
              <w:rPr>
                <w:del w:id="3081" w:author="Fa'te" w:date="2026-09-18T16:21:00Z"/>
              </w:rPr>
            </w:pPr>
            <w:del w:id="3082" w:author="Fa'te" w:date="2026-09-18T16:21:00Z">
              <w:r>
                <w:rPr>
                  <w:rFonts w:ascii="Times New Roman" w:hAnsi="Times New Roman" w:eastAsia="宋体" w:cs="Times New Roman"/>
                  <w:color w:val="000000"/>
                  <w:sz w:val="16"/>
                </w:rPr>
                <w:delText>22.82</w:delText>
              </w:r>
            </w:del>
          </w:p>
        </w:tc>
      </w:tr>
      <w:tr w14:paraId="08ABB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jc w:val="center"/>
          <w:del w:id="3083" w:author="Fa'te" w:date="2026-09-18T16:21:00Z"/>
        </w:trPr>
        <w:tc>
          <w:tcPr>
            <w:tcW w:w="2020" w:type="dxa"/>
            <w:gridSpan w:val="2"/>
            <w:vAlign w:val="center"/>
          </w:tcPr>
          <w:p w14:paraId="57063CAA">
            <w:pPr>
              <w:keepNext/>
              <w:keepLines/>
              <w:spacing w:before="0" w:after="0" w:line="264" w:lineRule="auto"/>
              <w:ind w:left="0" w:right="0" w:firstLine="0"/>
              <w:jc w:val="left"/>
              <w:rPr>
                <w:del w:id="3084" w:author="Fa'te" w:date="2026-09-18T16:21:00Z"/>
              </w:rPr>
            </w:pPr>
            <w:del w:id="3085" w:author="Fa'te" w:date="2026-09-18T16:21:00Z">
              <w:r>
                <w:rPr>
                  <w:rFonts w:ascii="Times New Roman" w:hAnsi="Times New Roman" w:eastAsia="宋体" w:cs="Times New Roman"/>
                  <w:color w:val="000000"/>
                  <w:sz w:val="16"/>
                </w:rPr>
                <w:delText>平均融合</w:delText>
              </w:r>
            </w:del>
          </w:p>
        </w:tc>
        <w:tc>
          <w:tcPr>
            <w:tcW w:w="524" w:type="dxa"/>
            <w:gridSpan w:val="2"/>
            <w:vAlign w:val="center"/>
          </w:tcPr>
          <w:p w14:paraId="3FFF2845">
            <w:pPr>
              <w:keepNext/>
              <w:keepLines/>
              <w:spacing w:before="0" w:after="0" w:line="264" w:lineRule="auto"/>
              <w:ind w:left="0" w:right="0" w:firstLine="0"/>
              <w:jc w:val="center"/>
              <w:rPr>
                <w:del w:id="3086" w:author="Fa'te" w:date="2026-09-18T16:21:00Z"/>
              </w:rPr>
            </w:pPr>
            <w:del w:id="3087" w:author="Fa'te" w:date="2026-09-18T16:21:00Z">
              <w:r>
                <w:rPr>
                  <w:rFonts w:ascii="Times New Roman" w:hAnsi="Times New Roman" w:eastAsia="宋体" w:cs="Times New Roman"/>
                  <w:color w:val="000000"/>
                  <w:sz w:val="16"/>
                </w:rPr>
                <w:delText>33.32</w:delText>
              </w:r>
            </w:del>
          </w:p>
        </w:tc>
        <w:tc>
          <w:tcPr>
            <w:tcW w:w="524" w:type="dxa"/>
            <w:gridSpan w:val="2"/>
            <w:vAlign w:val="center"/>
          </w:tcPr>
          <w:p w14:paraId="0E6B7039">
            <w:pPr>
              <w:keepNext/>
              <w:keepLines/>
              <w:spacing w:before="0" w:after="0" w:line="264" w:lineRule="auto"/>
              <w:ind w:left="0" w:right="0" w:firstLine="0"/>
              <w:jc w:val="center"/>
              <w:rPr>
                <w:del w:id="3088" w:author="Fa'te" w:date="2026-09-18T16:21:00Z"/>
              </w:rPr>
            </w:pPr>
            <w:del w:id="3089" w:author="Fa'te" w:date="2026-09-18T16:21:00Z">
              <w:r>
                <w:rPr>
                  <w:rFonts w:ascii="Times New Roman" w:hAnsi="Times New Roman" w:eastAsia="宋体" w:cs="Times New Roman"/>
                  <w:color w:val="000000"/>
                  <w:sz w:val="16"/>
                </w:rPr>
                <w:delText>10.96</w:delText>
              </w:r>
            </w:del>
          </w:p>
        </w:tc>
        <w:tc>
          <w:tcPr>
            <w:tcW w:w="524" w:type="dxa"/>
            <w:gridSpan w:val="2"/>
            <w:vAlign w:val="center"/>
          </w:tcPr>
          <w:p w14:paraId="49F5AD05">
            <w:pPr>
              <w:keepNext/>
              <w:keepLines/>
              <w:spacing w:before="0" w:after="0" w:line="264" w:lineRule="auto"/>
              <w:ind w:left="0" w:right="0" w:firstLine="0"/>
              <w:jc w:val="center"/>
              <w:rPr>
                <w:del w:id="3090" w:author="Fa'te" w:date="2026-09-18T16:21:00Z"/>
              </w:rPr>
            </w:pPr>
            <w:del w:id="3091" w:author="Fa'te" w:date="2026-09-18T16:21:00Z">
              <w:r>
                <w:rPr>
                  <w:rFonts w:ascii="Times New Roman" w:hAnsi="Times New Roman" w:eastAsia="宋体" w:cs="Times New Roman"/>
                  <w:color w:val="000000"/>
                  <w:sz w:val="16"/>
                </w:rPr>
                <w:delText>16.49</w:delText>
              </w:r>
            </w:del>
          </w:p>
        </w:tc>
        <w:tc>
          <w:tcPr>
            <w:tcW w:w="524" w:type="dxa"/>
            <w:gridSpan w:val="2"/>
            <w:vAlign w:val="center"/>
          </w:tcPr>
          <w:p w14:paraId="7D983437">
            <w:pPr>
              <w:keepNext/>
              <w:keepLines/>
              <w:spacing w:before="0" w:after="0" w:line="264" w:lineRule="auto"/>
              <w:ind w:left="0" w:right="0" w:firstLine="0"/>
              <w:jc w:val="center"/>
              <w:rPr>
                <w:del w:id="3092" w:author="Fa'te" w:date="2026-09-18T16:21:00Z"/>
              </w:rPr>
            </w:pPr>
            <w:del w:id="3093" w:author="Fa'te" w:date="2026-09-18T16:21:00Z">
              <w:r>
                <w:rPr>
                  <w:rFonts w:ascii="Times New Roman" w:hAnsi="Times New Roman" w:eastAsia="宋体" w:cs="Times New Roman"/>
                  <w:color w:val="000000"/>
                  <w:sz w:val="16"/>
                </w:rPr>
                <w:delText>12.02</w:delText>
              </w:r>
            </w:del>
          </w:p>
        </w:tc>
        <w:tc>
          <w:tcPr>
            <w:tcW w:w="524" w:type="dxa"/>
            <w:gridSpan w:val="2"/>
            <w:vAlign w:val="center"/>
          </w:tcPr>
          <w:p w14:paraId="622BFF81">
            <w:pPr>
              <w:keepNext/>
              <w:keepLines/>
              <w:spacing w:before="0" w:after="0" w:line="264" w:lineRule="auto"/>
              <w:ind w:left="0" w:right="0" w:firstLine="0"/>
              <w:jc w:val="center"/>
              <w:rPr>
                <w:del w:id="3094" w:author="Fa'te" w:date="2026-09-18T16:21:00Z"/>
              </w:rPr>
            </w:pPr>
            <w:del w:id="3095" w:author="Fa'te" w:date="2026-09-18T16:21:00Z">
              <w:r>
                <w:rPr>
                  <w:rFonts w:ascii="Times New Roman" w:hAnsi="Times New Roman" w:eastAsia="宋体" w:cs="Times New Roman"/>
                  <w:color w:val="000000"/>
                  <w:sz w:val="16"/>
                </w:rPr>
                <w:delText>83.43</w:delText>
              </w:r>
            </w:del>
          </w:p>
        </w:tc>
        <w:tc>
          <w:tcPr>
            <w:tcW w:w="524" w:type="dxa"/>
            <w:gridSpan w:val="2"/>
            <w:vAlign w:val="center"/>
          </w:tcPr>
          <w:p w14:paraId="261293BD">
            <w:pPr>
              <w:keepNext/>
              <w:keepLines/>
              <w:spacing w:before="0" w:after="0" w:line="264" w:lineRule="auto"/>
              <w:ind w:left="0" w:right="0" w:firstLine="0"/>
              <w:jc w:val="center"/>
              <w:rPr>
                <w:del w:id="3096" w:author="Fa'te" w:date="2026-09-18T16:21:00Z"/>
              </w:rPr>
            </w:pPr>
            <w:del w:id="3097" w:author="Fa'te" w:date="2026-09-18T16:21:00Z">
              <w:r>
                <w:rPr>
                  <w:rFonts w:ascii="Times New Roman" w:hAnsi="Times New Roman" w:eastAsia="宋体" w:cs="Times New Roman"/>
                  <w:color w:val="000000"/>
                  <w:sz w:val="16"/>
                </w:rPr>
                <w:delText>45.49</w:delText>
              </w:r>
            </w:del>
          </w:p>
        </w:tc>
        <w:tc>
          <w:tcPr>
            <w:tcW w:w="524" w:type="dxa"/>
            <w:gridSpan w:val="2"/>
            <w:vAlign w:val="center"/>
          </w:tcPr>
          <w:p w14:paraId="26955135">
            <w:pPr>
              <w:keepNext/>
              <w:keepLines/>
              <w:spacing w:before="0" w:after="0" w:line="264" w:lineRule="auto"/>
              <w:ind w:left="0" w:right="0" w:firstLine="0"/>
              <w:jc w:val="center"/>
              <w:rPr>
                <w:del w:id="3098" w:author="Fa'te" w:date="2026-09-18T16:21:00Z"/>
              </w:rPr>
            </w:pPr>
            <w:del w:id="3099" w:author="Fa'te" w:date="2026-09-18T16:21:00Z">
              <w:r>
                <w:rPr>
                  <w:rFonts w:ascii="Times New Roman" w:hAnsi="Times New Roman" w:eastAsia="宋体" w:cs="Times New Roman"/>
                  <w:color w:val="000000"/>
                  <w:sz w:val="16"/>
                </w:rPr>
                <w:delText>58.88</w:delText>
              </w:r>
            </w:del>
          </w:p>
        </w:tc>
        <w:tc>
          <w:tcPr>
            <w:tcW w:w="524" w:type="dxa"/>
            <w:gridSpan w:val="2"/>
            <w:vAlign w:val="center"/>
          </w:tcPr>
          <w:p w14:paraId="4680D49C">
            <w:pPr>
              <w:keepNext/>
              <w:keepLines/>
              <w:spacing w:before="0" w:after="0" w:line="264" w:lineRule="auto"/>
              <w:ind w:left="0" w:right="0" w:firstLine="0"/>
              <w:jc w:val="center"/>
              <w:rPr>
                <w:del w:id="3100" w:author="Fa'te" w:date="2026-09-18T16:21:00Z"/>
              </w:rPr>
            </w:pPr>
            <w:del w:id="3101" w:author="Fa'te" w:date="2026-09-18T16:21:00Z">
              <w:r>
                <w:rPr>
                  <w:rFonts w:ascii="Times New Roman" w:hAnsi="Times New Roman" w:eastAsia="宋体" w:cs="Times New Roman"/>
                  <w:color w:val="000000"/>
                  <w:sz w:val="16"/>
                </w:rPr>
                <w:delText>49.62</w:delText>
              </w:r>
            </w:del>
          </w:p>
        </w:tc>
        <w:tc>
          <w:tcPr>
            <w:tcW w:w="524" w:type="dxa"/>
            <w:gridSpan w:val="2"/>
            <w:vAlign w:val="center"/>
          </w:tcPr>
          <w:p w14:paraId="5B30C95A">
            <w:pPr>
              <w:keepNext/>
              <w:keepLines/>
              <w:spacing w:before="0" w:after="0" w:line="264" w:lineRule="auto"/>
              <w:ind w:left="0" w:right="0" w:firstLine="0"/>
              <w:jc w:val="center"/>
              <w:rPr>
                <w:del w:id="3102" w:author="Fa'te" w:date="2026-09-18T16:21:00Z"/>
              </w:rPr>
            </w:pPr>
            <w:del w:id="3103" w:author="Fa'te" w:date="2026-09-18T16:21:00Z">
              <w:r>
                <w:rPr>
                  <w:rFonts w:ascii="Times New Roman" w:hAnsi="Times New Roman" w:eastAsia="宋体" w:cs="Times New Roman"/>
                  <w:color w:val="000000"/>
                  <w:sz w:val="16"/>
                </w:rPr>
                <w:delText>43.21</w:delText>
              </w:r>
            </w:del>
          </w:p>
        </w:tc>
        <w:tc>
          <w:tcPr>
            <w:tcW w:w="524" w:type="dxa"/>
            <w:gridSpan w:val="2"/>
            <w:vAlign w:val="center"/>
          </w:tcPr>
          <w:p w14:paraId="5E24F82E">
            <w:pPr>
              <w:keepNext/>
              <w:keepLines/>
              <w:spacing w:before="0" w:after="0" w:line="264" w:lineRule="auto"/>
              <w:ind w:left="0" w:right="0" w:firstLine="0"/>
              <w:jc w:val="center"/>
              <w:rPr>
                <w:del w:id="3104" w:author="Fa'te" w:date="2026-09-18T16:21:00Z"/>
              </w:rPr>
            </w:pPr>
            <w:del w:id="3105" w:author="Fa'te" w:date="2026-09-18T16:21:00Z">
              <w:r>
                <w:rPr>
                  <w:rFonts w:ascii="Times New Roman" w:hAnsi="Times New Roman" w:eastAsia="宋体" w:cs="Times New Roman"/>
                  <w:color w:val="000000"/>
                  <w:sz w:val="16"/>
                </w:rPr>
                <w:delText>22.59</w:delText>
              </w:r>
            </w:del>
          </w:p>
        </w:tc>
        <w:tc>
          <w:tcPr>
            <w:tcW w:w="524" w:type="dxa"/>
            <w:gridSpan w:val="2"/>
            <w:vAlign w:val="center"/>
          </w:tcPr>
          <w:p w14:paraId="5B3DD485">
            <w:pPr>
              <w:keepNext/>
              <w:keepLines/>
              <w:spacing w:before="0" w:after="0" w:line="264" w:lineRule="auto"/>
              <w:ind w:left="0" w:right="0" w:firstLine="0"/>
              <w:jc w:val="center"/>
              <w:rPr>
                <w:del w:id="3106" w:author="Fa'te" w:date="2026-09-18T16:21:00Z"/>
              </w:rPr>
            </w:pPr>
            <w:del w:id="3107" w:author="Fa'te" w:date="2026-09-18T16:21:00Z">
              <w:r>
                <w:rPr>
                  <w:rFonts w:ascii="Times New Roman" w:hAnsi="Times New Roman" w:eastAsia="宋体" w:cs="Times New Roman"/>
                  <w:color w:val="000000"/>
                  <w:sz w:val="16"/>
                </w:rPr>
                <w:delText>29.67</w:delText>
              </w:r>
            </w:del>
          </w:p>
        </w:tc>
        <w:tc>
          <w:tcPr>
            <w:tcW w:w="524" w:type="dxa"/>
            <w:gridSpan w:val="2"/>
            <w:vAlign w:val="center"/>
          </w:tcPr>
          <w:p w14:paraId="2171F710">
            <w:pPr>
              <w:keepNext/>
              <w:keepLines/>
              <w:spacing w:before="0" w:after="0" w:line="264" w:lineRule="auto"/>
              <w:ind w:left="0" w:right="0" w:firstLine="0"/>
              <w:jc w:val="center"/>
              <w:rPr>
                <w:del w:id="3108" w:author="Fa'te" w:date="2026-09-18T16:21:00Z"/>
              </w:rPr>
            </w:pPr>
            <w:del w:id="3109" w:author="Fa'te" w:date="2026-09-18T16:21:00Z">
              <w:r>
                <w:rPr>
                  <w:rFonts w:ascii="Times New Roman" w:hAnsi="Times New Roman" w:eastAsia="宋体" w:cs="Times New Roman"/>
                  <w:color w:val="000000"/>
                  <w:sz w:val="16"/>
                </w:rPr>
                <w:delText>23.74</w:delText>
              </w:r>
            </w:del>
          </w:p>
        </w:tc>
      </w:tr>
      <w:tr w14:paraId="0F64B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jc w:val="center"/>
          <w:del w:id="3110" w:author="Fa'te" w:date="2026-09-18T16:21:00Z"/>
        </w:trPr>
        <w:tc>
          <w:tcPr>
            <w:tcW w:w="2020" w:type="dxa"/>
            <w:gridSpan w:val="2"/>
            <w:tcBorders>
              <w:bottom w:val="single" w:color="000000" w:sz="10" w:space="0"/>
            </w:tcBorders>
            <w:vAlign w:val="center"/>
          </w:tcPr>
          <w:p w14:paraId="5DDB5CDF">
            <w:pPr>
              <w:keepNext w:val="0"/>
              <w:keepLines/>
              <w:spacing w:before="0" w:after="0" w:line="264" w:lineRule="auto"/>
              <w:ind w:left="0" w:right="0" w:firstLine="0"/>
              <w:jc w:val="left"/>
              <w:rPr>
                <w:del w:id="3111" w:author="Fa'te" w:date="2026-09-18T16:21:00Z"/>
              </w:rPr>
            </w:pPr>
            <w:del w:id="3112" w:author="Fa'te" w:date="2026-09-18T16:21:00Z">
              <w:r>
                <w:rPr>
                  <w:rFonts w:ascii="Times New Roman" w:hAnsi="Times New Roman" w:eastAsia="宋体" w:cs="Times New Roman"/>
                  <w:b/>
                  <w:color w:val="000000"/>
                  <w:sz w:val="16"/>
                </w:rPr>
                <w:delText>完整三路门控</w:delText>
              </w:r>
            </w:del>
          </w:p>
        </w:tc>
        <w:tc>
          <w:tcPr>
            <w:tcW w:w="524" w:type="dxa"/>
            <w:gridSpan w:val="2"/>
            <w:tcBorders>
              <w:bottom w:val="single" w:color="000000" w:sz="10" w:space="0"/>
            </w:tcBorders>
            <w:vAlign w:val="center"/>
          </w:tcPr>
          <w:p w14:paraId="0D3CEE7E">
            <w:pPr>
              <w:keepNext w:val="0"/>
              <w:keepLines/>
              <w:spacing w:before="0" w:after="0" w:line="264" w:lineRule="auto"/>
              <w:ind w:left="0" w:right="0" w:firstLine="0"/>
              <w:jc w:val="center"/>
              <w:rPr>
                <w:del w:id="3113" w:author="Fa'te" w:date="2026-09-18T16:21:00Z"/>
              </w:rPr>
            </w:pPr>
            <w:del w:id="3114" w:author="Fa'te" w:date="2026-09-18T16:21:00Z">
              <w:r>
                <w:rPr>
                  <w:rFonts w:ascii="Times New Roman" w:hAnsi="Times New Roman" w:eastAsia="宋体" w:cs="Times New Roman"/>
                  <w:b/>
                  <w:color w:val="000000"/>
                  <w:sz w:val="16"/>
                </w:rPr>
                <w:delText>34.10</w:delText>
              </w:r>
            </w:del>
          </w:p>
        </w:tc>
        <w:tc>
          <w:tcPr>
            <w:tcW w:w="524" w:type="dxa"/>
            <w:gridSpan w:val="2"/>
            <w:tcBorders>
              <w:bottom w:val="single" w:color="000000" w:sz="10" w:space="0"/>
            </w:tcBorders>
            <w:vAlign w:val="center"/>
          </w:tcPr>
          <w:p w14:paraId="34BAD28F">
            <w:pPr>
              <w:keepNext w:val="0"/>
              <w:keepLines/>
              <w:spacing w:before="0" w:after="0" w:line="264" w:lineRule="auto"/>
              <w:ind w:left="0" w:right="0" w:firstLine="0"/>
              <w:jc w:val="center"/>
              <w:rPr>
                <w:del w:id="3115" w:author="Fa'te" w:date="2026-09-18T16:21:00Z"/>
              </w:rPr>
            </w:pPr>
            <w:del w:id="3116" w:author="Fa'te" w:date="2026-09-18T16:21:00Z">
              <w:r>
                <w:rPr>
                  <w:rFonts w:ascii="Times New Roman" w:hAnsi="Times New Roman" w:eastAsia="宋体" w:cs="Times New Roman"/>
                  <w:b/>
                  <w:color w:val="000000"/>
                  <w:sz w:val="16"/>
                </w:rPr>
                <w:delText>11.88</w:delText>
              </w:r>
            </w:del>
          </w:p>
        </w:tc>
        <w:tc>
          <w:tcPr>
            <w:tcW w:w="524" w:type="dxa"/>
            <w:gridSpan w:val="2"/>
            <w:tcBorders>
              <w:bottom w:val="single" w:color="000000" w:sz="10" w:space="0"/>
            </w:tcBorders>
            <w:vAlign w:val="center"/>
          </w:tcPr>
          <w:p w14:paraId="0B0B5C25">
            <w:pPr>
              <w:keepNext w:val="0"/>
              <w:keepLines/>
              <w:spacing w:before="0" w:after="0" w:line="264" w:lineRule="auto"/>
              <w:ind w:left="0" w:right="0" w:firstLine="0"/>
              <w:jc w:val="center"/>
              <w:rPr>
                <w:del w:id="3117" w:author="Fa'te" w:date="2026-09-18T16:21:00Z"/>
              </w:rPr>
            </w:pPr>
            <w:del w:id="3118" w:author="Fa'te" w:date="2026-09-18T16:21:00Z">
              <w:r>
                <w:rPr>
                  <w:rFonts w:ascii="Times New Roman" w:hAnsi="Times New Roman" w:eastAsia="宋体" w:cs="Times New Roman"/>
                  <w:b/>
                  <w:color w:val="000000"/>
                  <w:sz w:val="16"/>
                </w:rPr>
                <w:delText>17.62</w:delText>
              </w:r>
            </w:del>
          </w:p>
        </w:tc>
        <w:tc>
          <w:tcPr>
            <w:tcW w:w="524" w:type="dxa"/>
            <w:gridSpan w:val="2"/>
            <w:tcBorders>
              <w:bottom w:val="single" w:color="000000" w:sz="10" w:space="0"/>
            </w:tcBorders>
            <w:vAlign w:val="center"/>
          </w:tcPr>
          <w:p w14:paraId="29D9603D">
            <w:pPr>
              <w:keepNext w:val="0"/>
              <w:keepLines/>
              <w:spacing w:before="0" w:after="0" w:line="264" w:lineRule="auto"/>
              <w:ind w:left="0" w:right="0" w:firstLine="0"/>
              <w:jc w:val="center"/>
              <w:rPr>
                <w:del w:id="3119" w:author="Fa'te" w:date="2026-09-18T16:21:00Z"/>
              </w:rPr>
            </w:pPr>
            <w:del w:id="3120" w:author="Fa'te" w:date="2026-09-18T16:21:00Z">
              <w:r>
                <w:rPr>
                  <w:rFonts w:ascii="Times New Roman" w:hAnsi="Times New Roman" w:eastAsia="宋体" w:cs="Times New Roman"/>
                  <w:b/>
                  <w:color w:val="000000"/>
                  <w:sz w:val="16"/>
                </w:rPr>
                <w:delText>12.89</w:delText>
              </w:r>
            </w:del>
          </w:p>
        </w:tc>
        <w:tc>
          <w:tcPr>
            <w:tcW w:w="524" w:type="dxa"/>
            <w:gridSpan w:val="2"/>
            <w:tcBorders>
              <w:bottom w:val="single" w:color="000000" w:sz="10" w:space="0"/>
            </w:tcBorders>
            <w:vAlign w:val="center"/>
          </w:tcPr>
          <w:p w14:paraId="4D0BCB40">
            <w:pPr>
              <w:keepNext w:val="0"/>
              <w:keepLines/>
              <w:spacing w:before="0" w:after="0" w:line="264" w:lineRule="auto"/>
              <w:ind w:left="0" w:right="0" w:firstLine="0"/>
              <w:jc w:val="center"/>
              <w:rPr>
                <w:del w:id="3121" w:author="Fa'te" w:date="2026-09-18T16:21:00Z"/>
              </w:rPr>
            </w:pPr>
            <w:del w:id="3122" w:author="Fa'te" w:date="2026-09-18T16:21:00Z">
              <w:r>
                <w:rPr>
                  <w:rFonts w:ascii="Times New Roman" w:hAnsi="Times New Roman" w:eastAsia="宋体" w:cs="Times New Roman"/>
                  <w:b/>
                  <w:color w:val="000000"/>
                  <w:sz w:val="16"/>
                </w:rPr>
                <w:delText>84.60</w:delText>
              </w:r>
            </w:del>
          </w:p>
        </w:tc>
        <w:tc>
          <w:tcPr>
            <w:tcW w:w="524" w:type="dxa"/>
            <w:gridSpan w:val="2"/>
            <w:tcBorders>
              <w:bottom w:val="single" w:color="000000" w:sz="10" w:space="0"/>
            </w:tcBorders>
            <w:vAlign w:val="center"/>
          </w:tcPr>
          <w:p w14:paraId="6F1BDF2B">
            <w:pPr>
              <w:keepNext w:val="0"/>
              <w:keepLines/>
              <w:spacing w:before="0" w:after="0" w:line="264" w:lineRule="auto"/>
              <w:ind w:left="0" w:right="0" w:firstLine="0"/>
              <w:jc w:val="center"/>
              <w:rPr>
                <w:del w:id="3123" w:author="Fa'te" w:date="2026-09-18T16:21:00Z"/>
              </w:rPr>
            </w:pPr>
            <w:del w:id="3124" w:author="Fa'te" w:date="2026-09-18T16:21:00Z">
              <w:r>
                <w:rPr>
                  <w:rFonts w:ascii="Times New Roman" w:hAnsi="Times New Roman" w:eastAsia="宋体" w:cs="Times New Roman"/>
                  <w:b/>
                  <w:color w:val="000000"/>
                  <w:sz w:val="16"/>
                </w:rPr>
                <w:delText>48.04</w:delText>
              </w:r>
            </w:del>
          </w:p>
        </w:tc>
        <w:tc>
          <w:tcPr>
            <w:tcW w:w="524" w:type="dxa"/>
            <w:gridSpan w:val="2"/>
            <w:tcBorders>
              <w:bottom w:val="single" w:color="000000" w:sz="10" w:space="0"/>
            </w:tcBorders>
            <w:vAlign w:val="center"/>
          </w:tcPr>
          <w:p w14:paraId="1223D40F">
            <w:pPr>
              <w:keepNext w:val="0"/>
              <w:keepLines/>
              <w:spacing w:before="0" w:after="0" w:line="264" w:lineRule="auto"/>
              <w:ind w:left="0" w:right="0" w:firstLine="0"/>
              <w:jc w:val="center"/>
              <w:rPr>
                <w:del w:id="3125" w:author="Fa'te" w:date="2026-09-18T16:21:00Z"/>
              </w:rPr>
            </w:pPr>
            <w:del w:id="3126" w:author="Fa'te" w:date="2026-09-18T16:21:00Z">
              <w:r>
                <w:rPr>
                  <w:rFonts w:ascii="Times New Roman" w:hAnsi="Times New Roman" w:eastAsia="宋体" w:cs="Times New Roman"/>
                  <w:b/>
                  <w:color w:val="000000"/>
                  <w:sz w:val="16"/>
                </w:rPr>
                <w:delText>61.28</w:delText>
              </w:r>
            </w:del>
          </w:p>
        </w:tc>
        <w:tc>
          <w:tcPr>
            <w:tcW w:w="524" w:type="dxa"/>
            <w:gridSpan w:val="2"/>
            <w:tcBorders>
              <w:bottom w:val="single" w:color="000000" w:sz="10" w:space="0"/>
            </w:tcBorders>
            <w:vAlign w:val="center"/>
          </w:tcPr>
          <w:p w14:paraId="529627F6">
            <w:pPr>
              <w:keepNext w:val="0"/>
              <w:keepLines/>
              <w:spacing w:before="0" w:after="0" w:line="264" w:lineRule="auto"/>
              <w:ind w:left="0" w:right="0" w:firstLine="0"/>
              <w:jc w:val="center"/>
              <w:rPr>
                <w:del w:id="3127" w:author="Fa'te" w:date="2026-09-18T16:21:00Z"/>
              </w:rPr>
            </w:pPr>
            <w:del w:id="3128" w:author="Fa'te" w:date="2026-09-18T16:21:00Z">
              <w:r>
                <w:rPr>
                  <w:rFonts w:ascii="Times New Roman" w:hAnsi="Times New Roman" w:eastAsia="宋体" w:cs="Times New Roman"/>
                  <w:b/>
                  <w:color w:val="000000"/>
                  <w:sz w:val="16"/>
                </w:rPr>
                <w:delText>51.74</w:delText>
              </w:r>
            </w:del>
          </w:p>
        </w:tc>
        <w:tc>
          <w:tcPr>
            <w:tcW w:w="524" w:type="dxa"/>
            <w:gridSpan w:val="2"/>
            <w:tcBorders>
              <w:bottom w:val="single" w:color="000000" w:sz="10" w:space="0"/>
            </w:tcBorders>
            <w:vAlign w:val="center"/>
          </w:tcPr>
          <w:p w14:paraId="7AB45D66">
            <w:pPr>
              <w:keepNext w:val="0"/>
              <w:keepLines/>
              <w:spacing w:before="0" w:after="0" w:line="264" w:lineRule="auto"/>
              <w:ind w:left="0" w:right="0" w:firstLine="0"/>
              <w:jc w:val="center"/>
              <w:rPr>
                <w:del w:id="3129" w:author="Fa'te" w:date="2026-09-18T16:21:00Z"/>
              </w:rPr>
            </w:pPr>
            <w:del w:id="3130" w:author="Fa'te" w:date="2026-09-18T16:21:00Z">
              <w:r>
                <w:rPr>
                  <w:rFonts w:ascii="Times New Roman" w:hAnsi="Times New Roman" w:eastAsia="宋体" w:cs="Times New Roman"/>
                  <w:b/>
                  <w:color w:val="000000"/>
                  <w:sz w:val="16"/>
                </w:rPr>
                <w:delText>44.10</w:delText>
              </w:r>
            </w:del>
          </w:p>
        </w:tc>
        <w:tc>
          <w:tcPr>
            <w:tcW w:w="524" w:type="dxa"/>
            <w:gridSpan w:val="2"/>
            <w:tcBorders>
              <w:bottom w:val="single" w:color="000000" w:sz="10" w:space="0"/>
            </w:tcBorders>
            <w:vAlign w:val="center"/>
          </w:tcPr>
          <w:p w14:paraId="48B65674">
            <w:pPr>
              <w:keepNext w:val="0"/>
              <w:keepLines/>
              <w:spacing w:before="0" w:after="0" w:line="264" w:lineRule="auto"/>
              <w:ind w:left="0" w:right="0" w:firstLine="0"/>
              <w:jc w:val="center"/>
              <w:rPr>
                <w:del w:id="3131" w:author="Fa'te" w:date="2026-09-18T16:21:00Z"/>
              </w:rPr>
            </w:pPr>
            <w:del w:id="3132" w:author="Fa'te" w:date="2026-09-18T16:21:00Z">
              <w:r>
                <w:rPr>
                  <w:rFonts w:ascii="Times New Roman" w:hAnsi="Times New Roman" w:eastAsia="宋体" w:cs="Times New Roman"/>
                  <w:b/>
                  <w:color w:val="000000"/>
                  <w:sz w:val="16"/>
                </w:rPr>
                <w:delText>24.43</w:delText>
              </w:r>
            </w:del>
          </w:p>
        </w:tc>
        <w:tc>
          <w:tcPr>
            <w:tcW w:w="524" w:type="dxa"/>
            <w:gridSpan w:val="2"/>
            <w:tcBorders>
              <w:bottom w:val="single" w:color="000000" w:sz="10" w:space="0"/>
            </w:tcBorders>
            <w:vAlign w:val="center"/>
          </w:tcPr>
          <w:p w14:paraId="3B0634A0">
            <w:pPr>
              <w:keepNext w:val="0"/>
              <w:keepLines/>
              <w:spacing w:before="0" w:after="0" w:line="264" w:lineRule="auto"/>
              <w:ind w:left="0" w:right="0" w:firstLine="0"/>
              <w:jc w:val="center"/>
              <w:rPr>
                <w:del w:id="3133" w:author="Fa'te" w:date="2026-09-18T16:21:00Z"/>
              </w:rPr>
            </w:pPr>
            <w:del w:id="3134" w:author="Fa'te" w:date="2026-09-18T16:21:00Z">
              <w:r>
                <w:rPr>
                  <w:rFonts w:ascii="Times New Roman" w:hAnsi="Times New Roman" w:eastAsia="宋体" w:cs="Times New Roman"/>
                  <w:b/>
                  <w:color w:val="000000"/>
                  <w:sz w:val="16"/>
                </w:rPr>
                <w:delText>31.44</w:delText>
              </w:r>
            </w:del>
          </w:p>
        </w:tc>
        <w:tc>
          <w:tcPr>
            <w:tcW w:w="524" w:type="dxa"/>
            <w:gridSpan w:val="2"/>
            <w:tcBorders>
              <w:bottom w:val="single" w:color="000000" w:sz="10" w:space="0"/>
            </w:tcBorders>
            <w:vAlign w:val="center"/>
          </w:tcPr>
          <w:p w14:paraId="2B0C4275">
            <w:pPr>
              <w:keepNext w:val="0"/>
              <w:keepLines/>
              <w:spacing w:before="0" w:after="0" w:line="264" w:lineRule="auto"/>
              <w:ind w:left="0" w:right="0" w:firstLine="0"/>
              <w:jc w:val="center"/>
              <w:rPr>
                <w:del w:id="3135" w:author="Fa'te" w:date="2026-09-18T16:21:00Z"/>
              </w:rPr>
            </w:pPr>
            <w:del w:id="3136" w:author="Fa'te" w:date="2026-09-18T16:21:00Z">
              <w:r>
                <w:rPr>
                  <w:rFonts w:ascii="Times New Roman" w:hAnsi="Times New Roman" w:eastAsia="宋体" w:cs="Times New Roman"/>
                  <w:b/>
                  <w:color w:val="000000"/>
                  <w:sz w:val="16"/>
                </w:rPr>
                <w:delText>25.21</w:delText>
              </w:r>
            </w:del>
          </w:p>
        </w:tc>
      </w:tr>
      <w:tr w14:paraId="0FAA2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7" w:type="dxa"/>
          <w:cantSplit/>
          <w:tblHeader/>
          <w:jc w:val="center"/>
          <w:ins w:id="3137" w:author="Fa'te" w:date="2026-09-18T16:21:01Z"/>
        </w:trPr>
        <w:tc>
          <w:tcPr>
            <w:tcW w:w="1843" w:type="dxa"/>
            <w:gridSpan w:val="2"/>
            <w:vMerge w:val="restart"/>
            <w:tcBorders>
              <w:top w:val="single" w:color="000000" w:sz="10" w:space="0"/>
              <w:bottom w:val="single" w:color="000000" w:sz="6" w:space="0"/>
            </w:tcBorders>
            <w:vAlign w:val="center"/>
          </w:tcPr>
          <w:p w14:paraId="5C6A9B06">
            <w:pPr>
              <w:keepNext/>
              <w:keepLines/>
              <w:spacing w:before="0" w:after="0" w:line="252" w:lineRule="auto"/>
              <w:ind w:left="0" w:right="0" w:firstLine="0"/>
              <w:jc w:val="center"/>
              <w:rPr>
                <w:ins w:id="3138" w:author="Fa'te" w:date="2026-09-18T16:21:01Z"/>
              </w:rPr>
            </w:pPr>
            <w:ins w:id="3139" w:author="Fa'te" w:date="2026-09-18T16:21:01Z">
              <w:r>
                <w:rPr>
                  <w:rFonts w:ascii="Times New Roman" w:hAnsi="Times New Roman" w:eastAsia="宋体" w:cs="Times New Roman"/>
                  <w:b/>
                  <w:i w:val="0"/>
                  <w:color w:val="000000"/>
                  <w:sz w:val="17"/>
                </w:rPr>
                <w:t>交互与融合配置</w:t>
              </w:r>
            </w:ins>
          </w:p>
        </w:tc>
        <w:tc>
          <w:tcPr>
            <w:tcW w:w="2156" w:type="dxa"/>
            <w:gridSpan w:val="8"/>
            <w:tcBorders>
              <w:top w:val="single" w:color="000000" w:sz="10" w:space="0"/>
            </w:tcBorders>
            <w:vAlign w:val="center"/>
          </w:tcPr>
          <w:p w14:paraId="150E0F78">
            <w:pPr>
              <w:keepNext/>
              <w:keepLines/>
              <w:spacing w:before="0" w:after="0" w:line="252" w:lineRule="auto"/>
              <w:ind w:left="0" w:right="0" w:firstLine="0"/>
              <w:jc w:val="center"/>
              <w:rPr>
                <w:ins w:id="3140" w:author="Fa'te" w:date="2026-09-18T16:21:01Z"/>
              </w:rPr>
            </w:pPr>
            <w:ins w:id="3141" w:author="Fa'te" w:date="2026-09-18T16:21:01Z">
              <w:r>
                <w:rPr>
                  <w:rFonts w:ascii="Times New Roman" w:hAnsi="Times New Roman" w:eastAsia="宋体" w:cs="Times New Roman"/>
                  <w:b/>
                  <w:i w:val="0"/>
                  <w:color w:val="000000"/>
                  <w:sz w:val="17"/>
                </w:rPr>
                <w:t>VGGSound-GZSL</w:t>
              </w:r>
            </w:ins>
            <w:ins w:id="3142" w:author="Fa'te" w:date="2026-09-18T16:21:01Z">
              <w:r>
                <w:rPr>
                  <w:rFonts w:ascii="Times New Roman" w:hAnsi="Times New Roman" w:eastAsia="宋体" w:cs="Times New Roman"/>
                  <w:b/>
                  <w:i/>
                  <w:color w:val="000000"/>
                  <w:sz w:val="17"/>
                  <w:vertAlign w:val="superscript"/>
                </w:rPr>
                <w:t>cls</w:t>
              </w:r>
            </w:ins>
          </w:p>
        </w:tc>
        <w:tc>
          <w:tcPr>
            <w:tcW w:w="2156" w:type="dxa"/>
            <w:gridSpan w:val="8"/>
            <w:tcBorders>
              <w:top w:val="single" w:color="000000" w:sz="10" w:space="0"/>
            </w:tcBorders>
            <w:vAlign w:val="center"/>
          </w:tcPr>
          <w:p w14:paraId="480C2DFF">
            <w:pPr>
              <w:keepNext/>
              <w:keepLines/>
              <w:spacing w:before="0" w:after="0" w:line="252" w:lineRule="auto"/>
              <w:ind w:left="0" w:right="0" w:firstLine="0"/>
              <w:jc w:val="center"/>
              <w:rPr>
                <w:ins w:id="3143" w:author="Fa'te" w:date="2026-09-18T16:21:01Z"/>
              </w:rPr>
            </w:pPr>
            <w:ins w:id="3144" w:author="Fa'te" w:date="2026-09-18T16:21:01Z">
              <w:r>
                <w:rPr>
                  <w:rFonts w:ascii="Times New Roman" w:hAnsi="Times New Roman" w:eastAsia="宋体" w:cs="Times New Roman"/>
                  <w:b/>
                  <w:i w:val="0"/>
                  <w:color w:val="000000"/>
                  <w:sz w:val="17"/>
                </w:rPr>
                <w:t>UCF-GZSL</w:t>
              </w:r>
            </w:ins>
            <w:ins w:id="3145" w:author="Fa'te" w:date="2026-09-18T16:21:01Z">
              <w:r>
                <w:rPr>
                  <w:rFonts w:ascii="Times New Roman" w:hAnsi="Times New Roman" w:eastAsia="宋体" w:cs="Times New Roman"/>
                  <w:b/>
                  <w:i/>
                  <w:color w:val="000000"/>
                  <w:sz w:val="17"/>
                  <w:vertAlign w:val="superscript"/>
                </w:rPr>
                <w:t>cls</w:t>
              </w:r>
            </w:ins>
          </w:p>
        </w:tc>
        <w:tc>
          <w:tcPr>
            <w:tcW w:w="2156" w:type="dxa"/>
            <w:gridSpan w:val="8"/>
            <w:tcBorders>
              <w:top w:val="single" w:color="000000" w:sz="10" w:space="0"/>
            </w:tcBorders>
            <w:vAlign w:val="center"/>
          </w:tcPr>
          <w:p w14:paraId="7DC6DAC4">
            <w:pPr>
              <w:keepNext/>
              <w:keepLines/>
              <w:spacing w:before="0" w:after="0" w:line="252" w:lineRule="auto"/>
              <w:ind w:left="0" w:right="0" w:firstLine="0"/>
              <w:jc w:val="center"/>
              <w:rPr>
                <w:ins w:id="3146" w:author="Fa'te" w:date="2026-09-18T16:21:01Z"/>
              </w:rPr>
            </w:pPr>
            <w:ins w:id="3147" w:author="Fa'te" w:date="2026-09-18T16:21:01Z">
              <w:r>
                <w:rPr>
                  <w:rFonts w:ascii="Times New Roman" w:hAnsi="Times New Roman" w:eastAsia="宋体" w:cs="Times New Roman"/>
                  <w:b/>
                  <w:i w:val="0"/>
                  <w:color w:val="000000"/>
                  <w:sz w:val="17"/>
                </w:rPr>
                <w:t>ActivityNet-GZSL</w:t>
              </w:r>
            </w:ins>
            <w:ins w:id="3148" w:author="Fa'te" w:date="2026-09-18T16:21:01Z">
              <w:r>
                <w:rPr>
                  <w:rFonts w:ascii="Times New Roman" w:hAnsi="Times New Roman" w:eastAsia="宋体" w:cs="Times New Roman"/>
                  <w:b/>
                  <w:i/>
                  <w:color w:val="000000"/>
                  <w:sz w:val="17"/>
                  <w:vertAlign w:val="superscript"/>
                </w:rPr>
                <w:t>cls</w:t>
              </w:r>
            </w:ins>
          </w:p>
        </w:tc>
      </w:tr>
      <w:tr w14:paraId="3CCA0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7" w:type="dxa"/>
          <w:cantSplit/>
          <w:tblHeader/>
          <w:jc w:val="center"/>
          <w:ins w:id="3149" w:author="Fa'te" w:date="2026-09-18T16:21:01Z"/>
        </w:trPr>
        <w:tc>
          <w:tcPr>
            <w:tcW w:w="1843" w:type="dxa"/>
            <w:gridSpan w:val="2"/>
            <w:vMerge w:val="continue"/>
            <w:vAlign w:val="center"/>
          </w:tcPr>
          <w:p w14:paraId="52354CF2">
            <w:pPr>
              <w:keepNext/>
              <w:keepLines/>
              <w:spacing w:before="0" w:after="0" w:line="252" w:lineRule="auto"/>
              <w:ind w:left="0" w:right="0" w:firstLine="0"/>
              <w:jc w:val="center"/>
              <w:rPr>
                <w:ins w:id="3150" w:author="Fa'te" w:date="2026-09-18T16:21:01Z"/>
              </w:rPr>
            </w:pPr>
          </w:p>
        </w:tc>
        <w:tc>
          <w:tcPr>
            <w:tcW w:w="539" w:type="dxa"/>
            <w:gridSpan w:val="2"/>
            <w:tcBorders>
              <w:bottom w:val="single" w:color="000000" w:sz="6" w:space="0"/>
            </w:tcBorders>
            <w:vAlign w:val="center"/>
          </w:tcPr>
          <w:p w14:paraId="26637FA5">
            <w:pPr>
              <w:keepNext/>
              <w:keepLines/>
              <w:spacing w:before="0" w:after="0" w:line="252" w:lineRule="auto"/>
              <w:ind w:left="0" w:right="0" w:firstLine="0"/>
              <w:jc w:val="center"/>
              <w:rPr>
                <w:ins w:id="3151" w:author="Fa'te" w:date="2026-09-18T16:21:01Z"/>
              </w:rPr>
            </w:pPr>
            <w:ins w:id="3152" w:author="Fa'te" w:date="2026-09-18T16:21:01Z">
              <w:r>
                <w:rPr>
                  <w:rFonts w:ascii="Times New Roman" w:hAnsi="Times New Roman" w:eastAsia="宋体" w:cs="Times New Roman"/>
                  <w:b/>
                  <w:i w:val="0"/>
                  <w:color w:val="000000"/>
                  <w:sz w:val="17"/>
                </w:rPr>
                <w:t>S</w:t>
              </w:r>
            </w:ins>
          </w:p>
        </w:tc>
        <w:tc>
          <w:tcPr>
            <w:tcW w:w="539" w:type="dxa"/>
            <w:gridSpan w:val="2"/>
            <w:tcBorders>
              <w:bottom w:val="single" w:color="000000" w:sz="6" w:space="0"/>
            </w:tcBorders>
            <w:vAlign w:val="center"/>
          </w:tcPr>
          <w:p w14:paraId="15D031CE">
            <w:pPr>
              <w:keepNext/>
              <w:keepLines/>
              <w:spacing w:before="0" w:after="0" w:line="252" w:lineRule="auto"/>
              <w:ind w:left="0" w:right="0" w:firstLine="0"/>
              <w:jc w:val="center"/>
              <w:rPr>
                <w:ins w:id="3153" w:author="Fa'te" w:date="2026-09-18T16:21:01Z"/>
              </w:rPr>
            </w:pPr>
            <w:ins w:id="3154" w:author="Fa'te" w:date="2026-09-18T16:21:01Z">
              <w:r>
                <w:rPr>
                  <w:rFonts w:ascii="Times New Roman" w:hAnsi="Times New Roman" w:eastAsia="宋体" w:cs="Times New Roman"/>
                  <w:b/>
                  <w:i w:val="0"/>
                  <w:color w:val="000000"/>
                  <w:sz w:val="17"/>
                </w:rPr>
                <w:t>U</w:t>
              </w:r>
            </w:ins>
          </w:p>
        </w:tc>
        <w:tc>
          <w:tcPr>
            <w:tcW w:w="539" w:type="dxa"/>
            <w:gridSpan w:val="2"/>
            <w:tcBorders>
              <w:bottom w:val="single" w:color="000000" w:sz="6" w:space="0"/>
            </w:tcBorders>
            <w:vAlign w:val="center"/>
          </w:tcPr>
          <w:p w14:paraId="38BD0EAD">
            <w:pPr>
              <w:keepNext/>
              <w:keepLines/>
              <w:spacing w:before="0" w:after="0" w:line="252" w:lineRule="auto"/>
              <w:ind w:left="0" w:right="0" w:firstLine="0"/>
              <w:jc w:val="center"/>
              <w:rPr>
                <w:ins w:id="3155" w:author="Fa'te" w:date="2026-09-18T16:21:01Z"/>
              </w:rPr>
            </w:pPr>
            <w:ins w:id="3156" w:author="Fa'te" w:date="2026-09-18T16:21:01Z">
              <w:r>
                <w:rPr>
                  <w:rFonts w:ascii="Times New Roman" w:hAnsi="Times New Roman" w:eastAsia="宋体" w:cs="Times New Roman"/>
                  <w:b/>
                  <w:i w:val="0"/>
                  <w:color w:val="000000"/>
                  <w:sz w:val="17"/>
                </w:rPr>
                <w:t>HM</w:t>
              </w:r>
            </w:ins>
          </w:p>
        </w:tc>
        <w:tc>
          <w:tcPr>
            <w:tcW w:w="539" w:type="dxa"/>
            <w:gridSpan w:val="2"/>
            <w:tcBorders>
              <w:bottom w:val="single" w:color="000000" w:sz="6" w:space="0"/>
            </w:tcBorders>
            <w:vAlign w:val="center"/>
          </w:tcPr>
          <w:p w14:paraId="4AF90C9C">
            <w:pPr>
              <w:keepNext/>
              <w:keepLines/>
              <w:spacing w:before="0" w:after="0" w:line="252" w:lineRule="auto"/>
              <w:ind w:left="0" w:right="0" w:firstLine="0"/>
              <w:jc w:val="center"/>
              <w:rPr>
                <w:ins w:id="3157" w:author="Fa'te" w:date="2026-09-18T16:21:01Z"/>
              </w:rPr>
            </w:pPr>
            <w:ins w:id="3158" w:author="Fa'te" w:date="2026-09-18T16:21:01Z">
              <w:r>
                <w:rPr>
                  <w:rFonts w:ascii="Times New Roman" w:hAnsi="Times New Roman" w:eastAsia="宋体" w:cs="Times New Roman"/>
                  <w:b/>
                  <w:i w:val="0"/>
                  <w:color w:val="000000"/>
                  <w:sz w:val="17"/>
                </w:rPr>
                <w:t>ZSL</w:t>
              </w:r>
            </w:ins>
          </w:p>
        </w:tc>
        <w:tc>
          <w:tcPr>
            <w:tcW w:w="539" w:type="dxa"/>
            <w:gridSpan w:val="2"/>
            <w:tcBorders>
              <w:bottom w:val="single" w:color="000000" w:sz="6" w:space="0"/>
            </w:tcBorders>
            <w:vAlign w:val="center"/>
          </w:tcPr>
          <w:p w14:paraId="3BF6FF0B">
            <w:pPr>
              <w:keepNext/>
              <w:keepLines/>
              <w:spacing w:before="0" w:after="0" w:line="252" w:lineRule="auto"/>
              <w:ind w:left="0" w:right="0" w:firstLine="0"/>
              <w:jc w:val="center"/>
              <w:rPr>
                <w:ins w:id="3159" w:author="Fa'te" w:date="2026-09-18T16:21:01Z"/>
              </w:rPr>
            </w:pPr>
            <w:ins w:id="3160" w:author="Fa'te" w:date="2026-09-18T16:21:01Z">
              <w:r>
                <w:rPr>
                  <w:rFonts w:ascii="Times New Roman" w:hAnsi="Times New Roman" w:eastAsia="宋体" w:cs="Times New Roman"/>
                  <w:b/>
                  <w:i w:val="0"/>
                  <w:color w:val="000000"/>
                  <w:sz w:val="17"/>
                </w:rPr>
                <w:t>S</w:t>
              </w:r>
            </w:ins>
          </w:p>
        </w:tc>
        <w:tc>
          <w:tcPr>
            <w:tcW w:w="539" w:type="dxa"/>
            <w:gridSpan w:val="2"/>
            <w:tcBorders>
              <w:bottom w:val="single" w:color="000000" w:sz="6" w:space="0"/>
            </w:tcBorders>
            <w:vAlign w:val="center"/>
          </w:tcPr>
          <w:p w14:paraId="0AEBD342">
            <w:pPr>
              <w:keepNext/>
              <w:keepLines/>
              <w:spacing w:before="0" w:after="0" w:line="252" w:lineRule="auto"/>
              <w:ind w:left="0" w:right="0" w:firstLine="0"/>
              <w:jc w:val="center"/>
              <w:rPr>
                <w:ins w:id="3161" w:author="Fa'te" w:date="2026-09-18T16:21:01Z"/>
              </w:rPr>
            </w:pPr>
            <w:ins w:id="3162" w:author="Fa'te" w:date="2026-09-18T16:21:01Z">
              <w:r>
                <w:rPr>
                  <w:rFonts w:ascii="Times New Roman" w:hAnsi="Times New Roman" w:eastAsia="宋体" w:cs="Times New Roman"/>
                  <w:b/>
                  <w:i w:val="0"/>
                  <w:color w:val="000000"/>
                  <w:sz w:val="17"/>
                </w:rPr>
                <w:t>U</w:t>
              </w:r>
            </w:ins>
          </w:p>
        </w:tc>
        <w:tc>
          <w:tcPr>
            <w:tcW w:w="539" w:type="dxa"/>
            <w:gridSpan w:val="2"/>
            <w:tcBorders>
              <w:bottom w:val="single" w:color="000000" w:sz="6" w:space="0"/>
            </w:tcBorders>
            <w:vAlign w:val="center"/>
          </w:tcPr>
          <w:p w14:paraId="2B8514FD">
            <w:pPr>
              <w:keepNext/>
              <w:keepLines/>
              <w:spacing w:before="0" w:after="0" w:line="252" w:lineRule="auto"/>
              <w:ind w:left="0" w:right="0" w:firstLine="0"/>
              <w:jc w:val="center"/>
              <w:rPr>
                <w:ins w:id="3163" w:author="Fa'te" w:date="2026-09-18T16:21:01Z"/>
              </w:rPr>
            </w:pPr>
            <w:ins w:id="3164" w:author="Fa'te" w:date="2026-09-18T16:21:01Z">
              <w:r>
                <w:rPr>
                  <w:rFonts w:ascii="Times New Roman" w:hAnsi="Times New Roman" w:eastAsia="宋体" w:cs="Times New Roman"/>
                  <w:b/>
                  <w:i w:val="0"/>
                  <w:color w:val="000000"/>
                  <w:sz w:val="17"/>
                </w:rPr>
                <w:t>HM</w:t>
              </w:r>
            </w:ins>
          </w:p>
        </w:tc>
        <w:tc>
          <w:tcPr>
            <w:tcW w:w="539" w:type="dxa"/>
            <w:gridSpan w:val="2"/>
            <w:tcBorders>
              <w:bottom w:val="single" w:color="000000" w:sz="6" w:space="0"/>
            </w:tcBorders>
            <w:vAlign w:val="center"/>
          </w:tcPr>
          <w:p w14:paraId="2270BA71">
            <w:pPr>
              <w:keepNext/>
              <w:keepLines/>
              <w:spacing w:before="0" w:after="0" w:line="252" w:lineRule="auto"/>
              <w:ind w:left="0" w:right="0" w:firstLine="0"/>
              <w:jc w:val="center"/>
              <w:rPr>
                <w:ins w:id="3165" w:author="Fa'te" w:date="2026-09-18T16:21:01Z"/>
              </w:rPr>
            </w:pPr>
            <w:ins w:id="3166" w:author="Fa'te" w:date="2026-09-18T16:21:01Z">
              <w:r>
                <w:rPr>
                  <w:rFonts w:ascii="Times New Roman" w:hAnsi="Times New Roman" w:eastAsia="宋体" w:cs="Times New Roman"/>
                  <w:b/>
                  <w:i w:val="0"/>
                  <w:color w:val="000000"/>
                  <w:sz w:val="17"/>
                </w:rPr>
                <w:t>ZSL</w:t>
              </w:r>
            </w:ins>
          </w:p>
        </w:tc>
        <w:tc>
          <w:tcPr>
            <w:tcW w:w="539" w:type="dxa"/>
            <w:gridSpan w:val="2"/>
            <w:tcBorders>
              <w:bottom w:val="single" w:color="000000" w:sz="6" w:space="0"/>
            </w:tcBorders>
            <w:vAlign w:val="center"/>
          </w:tcPr>
          <w:p w14:paraId="7ADDE255">
            <w:pPr>
              <w:keepNext/>
              <w:keepLines/>
              <w:spacing w:before="0" w:after="0" w:line="252" w:lineRule="auto"/>
              <w:ind w:left="0" w:right="0" w:firstLine="0"/>
              <w:jc w:val="center"/>
              <w:rPr>
                <w:ins w:id="3167" w:author="Fa'te" w:date="2026-09-18T16:21:01Z"/>
              </w:rPr>
            </w:pPr>
            <w:ins w:id="3168" w:author="Fa'te" w:date="2026-09-18T16:21:01Z">
              <w:r>
                <w:rPr>
                  <w:rFonts w:ascii="Times New Roman" w:hAnsi="Times New Roman" w:eastAsia="宋体" w:cs="Times New Roman"/>
                  <w:b/>
                  <w:i w:val="0"/>
                  <w:color w:val="000000"/>
                  <w:sz w:val="17"/>
                </w:rPr>
                <w:t>S</w:t>
              </w:r>
            </w:ins>
          </w:p>
        </w:tc>
        <w:tc>
          <w:tcPr>
            <w:tcW w:w="539" w:type="dxa"/>
            <w:gridSpan w:val="2"/>
            <w:tcBorders>
              <w:bottom w:val="single" w:color="000000" w:sz="6" w:space="0"/>
            </w:tcBorders>
            <w:vAlign w:val="center"/>
          </w:tcPr>
          <w:p w14:paraId="33B865E7">
            <w:pPr>
              <w:keepNext/>
              <w:keepLines/>
              <w:spacing w:before="0" w:after="0" w:line="252" w:lineRule="auto"/>
              <w:ind w:left="0" w:right="0" w:firstLine="0"/>
              <w:jc w:val="center"/>
              <w:rPr>
                <w:ins w:id="3169" w:author="Fa'te" w:date="2026-09-18T16:21:01Z"/>
              </w:rPr>
            </w:pPr>
            <w:ins w:id="3170" w:author="Fa'te" w:date="2026-09-18T16:21:01Z">
              <w:r>
                <w:rPr>
                  <w:rFonts w:ascii="Times New Roman" w:hAnsi="Times New Roman" w:eastAsia="宋体" w:cs="Times New Roman"/>
                  <w:b/>
                  <w:i w:val="0"/>
                  <w:color w:val="000000"/>
                  <w:sz w:val="17"/>
                </w:rPr>
                <w:t>U</w:t>
              </w:r>
            </w:ins>
          </w:p>
        </w:tc>
        <w:tc>
          <w:tcPr>
            <w:tcW w:w="539" w:type="dxa"/>
            <w:gridSpan w:val="2"/>
            <w:tcBorders>
              <w:bottom w:val="single" w:color="000000" w:sz="6" w:space="0"/>
            </w:tcBorders>
            <w:vAlign w:val="center"/>
          </w:tcPr>
          <w:p w14:paraId="6FA00493">
            <w:pPr>
              <w:keepNext/>
              <w:keepLines/>
              <w:spacing w:before="0" w:after="0" w:line="252" w:lineRule="auto"/>
              <w:ind w:left="0" w:right="0" w:firstLine="0"/>
              <w:jc w:val="center"/>
              <w:rPr>
                <w:ins w:id="3171" w:author="Fa'te" w:date="2026-09-18T16:21:01Z"/>
              </w:rPr>
            </w:pPr>
            <w:ins w:id="3172" w:author="Fa'te" w:date="2026-09-18T16:21:01Z">
              <w:r>
                <w:rPr>
                  <w:rFonts w:ascii="Times New Roman" w:hAnsi="Times New Roman" w:eastAsia="宋体" w:cs="Times New Roman"/>
                  <w:b/>
                  <w:i w:val="0"/>
                  <w:color w:val="000000"/>
                  <w:sz w:val="17"/>
                </w:rPr>
                <w:t>HM</w:t>
              </w:r>
            </w:ins>
          </w:p>
        </w:tc>
        <w:tc>
          <w:tcPr>
            <w:tcW w:w="539" w:type="dxa"/>
            <w:gridSpan w:val="2"/>
            <w:tcBorders>
              <w:bottom w:val="single" w:color="000000" w:sz="6" w:space="0"/>
            </w:tcBorders>
            <w:vAlign w:val="center"/>
          </w:tcPr>
          <w:p w14:paraId="156B492D">
            <w:pPr>
              <w:keepNext/>
              <w:keepLines/>
              <w:spacing w:before="0" w:after="0" w:line="252" w:lineRule="auto"/>
              <w:ind w:left="0" w:right="0" w:firstLine="0"/>
              <w:jc w:val="center"/>
              <w:rPr>
                <w:ins w:id="3173" w:author="Fa'te" w:date="2026-09-18T16:21:01Z"/>
              </w:rPr>
            </w:pPr>
            <w:ins w:id="3174" w:author="Fa'te" w:date="2026-09-18T16:21:01Z">
              <w:r>
                <w:rPr>
                  <w:rFonts w:ascii="Times New Roman" w:hAnsi="Times New Roman" w:eastAsia="宋体" w:cs="Times New Roman"/>
                  <w:b/>
                  <w:i w:val="0"/>
                  <w:color w:val="000000"/>
                  <w:sz w:val="17"/>
                </w:rPr>
                <w:t>ZSL</w:t>
              </w:r>
            </w:ins>
          </w:p>
        </w:tc>
      </w:tr>
      <w:tr w14:paraId="022E0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7" w:type="dxa"/>
          <w:cantSplit/>
          <w:jc w:val="center"/>
          <w:ins w:id="3175" w:author="Fa'te" w:date="2026-09-18T16:21:01Z"/>
        </w:trPr>
        <w:tc>
          <w:tcPr>
            <w:tcW w:w="1843" w:type="dxa"/>
            <w:gridSpan w:val="2"/>
            <w:vAlign w:val="center"/>
          </w:tcPr>
          <w:p w14:paraId="6CB8CFC7">
            <w:pPr>
              <w:keepNext/>
              <w:keepLines/>
              <w:spacing w:before="0" w:after="0" w:line="252" w:lineRule="auto"/>
              <w:ind w:left="0" w:right="0" w:firstLine="0"/>
              <w:jc w:val="left"/>
              <w:rPr>
                <w:ins w:id="3176" w:author="Fa'te" w:date="2026-09-18T16:21:01Z"/>
              </w:rPr>
            </w:pPr>
            <w:ins w:id="3177" w:author="Fa'te" w:date="2026-09-18T16:21:01Z">
              <w:r>
                <w:rPr>
                  <w:rFonts w:ascii="Times New Roman" w:hAnsi="Times New Roman" w:eastAsia="宋体" w:cs="Times New Roman"/>
                  <w:b w:val="0"/>
                  <w:i w:val="0"/>
                  <w:color w:val="000000"/>
                  <w:sz w:val="17"/>
                </w:rPr>
                <w:t>仅模态内</w:t>
              </w:r>
            </w:ins>
            <m:oMath>
              <m:sSubSup>
                <m:sSubSupPr>
                  <m:ctrlPr>
                    <w:ins w:id="3178" w:author="Fa'te" w:date="2026-09-18T16:21:01Z">
                      <w:rPr/>
                    </w:ins>
                  </m:ctrlPr>
                </m:sSubSupPr>
                <m:e>
                  <w:ins w:id="3179" w:author="Fa'te" w:date="2026-09-18T16:21:01Z">
                    <m:r>
                      <m:rPr>
                        <m:sty m:val="bi"/>
                      </m:rPr>
                      <w:rPr>
                        <w:sz w:val="17"/>
                      </w:rPr>
                      <m:t>h</m:t>
                    </m:r>
                  </w:ins>
                  <m:ctrlPr>
                    <w:ins w:id="3180" w:author="Fa'te" w:date="2026-09-18T16:21:01Z">
                      <w:rPr/>
                    </w:ins>
                  </m:ctrlPr>
                </m:e>
                <m:sub>
                  <w:ins w:id="3181" w:author="Fa'te" w:date="2026-09-18T16:21:01Z">
                    <m:r>
                      <m:rPr/>
                      <w:rPr>
                        <w:sz w:val="17"/>
                      </w:rPr>
                      <m:t>c</m:t>
                    </m:r>
                  </w:ins>
                  <m:ctrlPr>
                    <w:ins w:id="3182" w:author="Fa'te" w:date="2026-09-18T16:21:01Z">
                      <w:rPr/>
                    </w:ins>
                  </m:ctrlPr>
                </m:sub>
                <m:sup>
                  <w:ins w:id="3183" w:author="Fa'te" w:date="2026-09-18T16:21:01Z">
                    <m:r>
                      <m:rPr>
                        <m:sty m:val="p"/>
                      </m:rPr>
                      <w:rPr>
                        <w:sz w:val="17"/>
                      </w:rPr>
                      <m:t>intra</m:t>
                    </m:r>
                  </w:ins>
                  <m:ctrlPr>
                    <w:ins w:id="3184" w:author="Fa'te" w:date="2026-09-18T16:21:01Z">
                      <w:rPr/>
                    </w:ins>
                  </m:ctrlPr>
                </m:sup>
              </m:sSubSup>
            </m:oMath>
          </w:p>
        </w:tc>
        <w:tc>
          <w:tcPr>
            <w:tcW w:w="539" w:type="dxa"/>
            <w:gridSpan w:val="2"/>
            <w:vAlign w:val="center"/>
          </w:tcPr>
          <w:p w14:paraId="1664CF3A">
            <w:pPr>
              <w:keepNext/>
              <w:keepLines/>
              <w:spacing w:before="0" w:after="0" w:line="252" w:lineRule="auto"/>
              <w:ind w:left="0" w:right="0" w:firstLine="0"/>
              <w:jc w:val="center"/>
              <w:rPr>
                <w:ins w:id="3185" w:author="Fa'te" w:date="2026-09-18T16:21:01Z"/>
              </w:rPr>
            </w:pPr>
            <w:ins w:id="3186" w:author="Fa'te" w:date="2026-09-18T16:21:01Z">
              <w:r>
                <w:rPr>
                  <w:rFonts w:ascii="Times New Roman" w:hAnsi="Times New Roman" w:eastAsia="宋体" w:cs="Times New Roman"/>
                  <w:b w:val="0"/>
                  <w:i w:val="0"/>
                  <w:color w:val="000000"/>
                  <w:sz w:val="17"/>
                </w:rPr>
                <w:t>19.87</w:t>
              </w:r>
            </w:ins>
          </w:p>
        </w:tc>
        <w:tc>
          <w:tcPr>
            <w:tcW w:w="539" w:type="dxa"/>
            <w:gridSpan w:val="2"/>
            <w:vAlign w:val="center"/>
          </w:tcPr>
          <w:p w14:paraId="6401F957">
            <w:pPr>
              <w:keepNext/>
              <w:keepLines/>
              <w:spacing w:before="0" w:after="0" w:line="252" w:lineRule="auto"/>
              <w:ind w:left="0" w:right="0" w:firstLine="0"/>
              <w:jc w:val="center"/>
              <w:rPr>
                <w:ins w:id="3187" w:author="Fa'te" w:date="2026-09-18T16:21:01Z"/>
              </w:rPr>
            </w:pPr>
            <w:ins w:id="3188" w:author="Fa'te" w:date="2026-09-18T16:21:01Z">
              <w:r>
                <w:rPr>
                  <w:rFonts w:ascii="Times New Roman" w:hAnsi="Times New Roman" w:eastAsia="宋体" w:cs="Times New Roman"/>
                  <w:b w:val="0"/>
                  <w:i w:val="0"/>
                  <w:color w:val="000000"/>
                  <w:sz w:val="17"/>
                </w:rPr>
                <w:t>11.45</w:t>
              </w:r>
            </w:ins>
          </w:p>
        </w:tc>
        <w:tc>
          <w:tcPr>
            <w:tcW w:w="539" w:type="dxa"/>
            <w:gridSpan w:val="2"/>
            <w:vAlign w:val="center"/>
          </w:tcPr>
          <w:p w14:paraId="3F353C13">
            <w:pPr>
              <w:keepNext/>
              <w:keepLines/>
              <w:spacing w:before="0" w:after="0" w:line="252" w:lineRule="auto"/>
              <w:ind w:left="0" w:right="0" w:firstLine="0"/>
              <w:jc w:val="center"/>
              <w:rPr>
                <w:ins w:id="3189" w:author="Fa'te" w:date="2026-09-18T16:21:01Z"/>
              </w:rPr>
            </w:pPr>
            <w:ins w:id="3190" w:author="Fa'te" w:date="2026-09-18T16:21:01Z">
              <w:r>
                <w:rPr>
                  <w:rFonts w:ascii="Times New Roman" w:hAnsi="Times New Roman" w:eastAsia="宋体" w:cs="Times New Roman"/>
                  <w:b w:val="0"/>
                  <w:i w:val="0"/>
                  <w:color w:val="000000"/>
                  <w:sz w:val="17"/>
                </w:rPr>
                <w:t>14.53</w:t>
              </w:r>
            </w:ins>
          </w:p>
        </w:tc>
        <w:tc>
          <w:tcPr>
            <w:tcW w:w="539" w:type="dxa"/>
            <w:gridSpan w:val="2"/>
            <w:vAlign w:val="center"/>
          </w:tcPr>
          <w:p w14:paraId="2B8C32A1">
            <w:pPr>
              <w:keepNext/>
              <w:keepLines/>
              <w:spacing w:before="0" w:after="0" w:line="252" w:lineRule="auto"/>
              <w:ind w:left="0" w:right="0" w:firstLine="0"/>
              <w:jc w:val="center"/>
              <w:rPr>
                <w:ins w:id="3191" w:author="Fa'te" w:date="2026-09-18T16:21:01Z"/>
              </w:rPr>
            </w:pPr>
            <w:ins w:id="3192" w:author="Fa'te" w:date="2026-09-18T16:21:01Z">
              <w:r>
                <w:rPr>
                  <w:rFonts w:ascii="Times New Roman" w:hAnsi="Times New Roman" w:eastAsia="宋体" w:cs="Times New Roman"/>
                  <w:b w:val="0"/>
                  <w:i w:val="0"/>
                  <w:color w:val="000000"/>
                  <w:sz w:val="17"/>
                </w:rPr>
                <w:t>11.39</w:t>
              </w:r>
            </w:ins>
          </w:p>
        </w:tc>
        <w:tc>
          <w:tcPr>
            <w:tcW w:w="539" w:type="dxa"/>
            <w:gridSpan w:val="2"/>
            <w:vAlign w:val="center"/>
          </w:tcPr>
          <w:p w14:paraId="78F83ED7">
            <w:pPr>
              <w:keepNext/>
              <w:keepLines/>
              <w:spacing w:before="0" w:after="0" w:line="252" w:lineRule="auto"/>
              <w:ind w:left="0" w:right="0" w:firstLine="0"/>
              <w:jc w:val="center"/>
              <w:rPr>
                <w:ins w:id="3193" w:author="Fa'te" w:date="2026-09-18T16:21:01Z"/>
              </w:rPr>
            </w:pPr>
            <w:ins w:id="3194" w:author="Fa'te" w:date="2026-09-18T16:21:01Z">
              <w:r>
                <w:rPr>
                  <w:rFonts w:ascii="Times New Roman" w:hAnsi="Times New Roman" w:eastAsia="宋体" w:cs="Times New Roman"/>
                  <w:b w:val="0"/>
                  <w:i w:val="0"/>
                  <w:color w:val="000000"/>
                  <w:sz w:val="17"/>
                </w:rPr>
                <w:t>43.45</w:t>
              </w:r>
            </w:ins>
          </w:p>
        </w:tc>
        <w:tc>
          <w:tcPr>
            <w:tcW w:w="539" w:type="dxa"/>
            <w:gridSpan w:val="2"/>
            <w:vAlign w:val="center"/>
          </w:tcPr>
          <w:p w14:paraId="28C43048">
            <w:pPr>
              <w:keepNext/>
              <w:keepLines/>
              <w:spacing w:before="0" w:after="0" w:line="252" w:lineRule="auto"/>
              <w:ind w:left="0" w:right="0" w:firstLine="0"/>
              <w:jc w:val="center"/>
              <w:rPr>
                <w:ins w:id="3195" w:author="Fa'te" w:date="2026-09-18T16:21:01Z"/>
              </w:rPr>
            </w:pPr>
            <w:ins w:id="3196" w:author="Fa'te" w:date="2026-09-18T16:21:01Z">
              <w:r>
                <w:rPr>
                  <w:rFonts w:ascii="Times New Roman" w:hAnsi="Times New Roman" w:eastAsia="宋体" w:cs="Times New Roman"/>
                  <w:b w:val="0"/>
                  <w:i w:val="0"/>
                  <w:color w:val="000000"/>
                  <w:sz w:val="17"/>
                </w:rPr>
                <w:t>34.49</w:t>
              </w:r>
            </w:ins>
          </w:p>
        </w:tc>
        <w:tc>
          <w:tcPr>
            <w:tcW w:w="539" w:type="dxa"/>
            <w:gridSpan w:val="2"/>
            <w:vAlign w:val="center"/>
          </w:tcPr>
          <w:p w14:paraId="6E0B3EFB">
            <w:pPr>
              <w:keepNext/>
              <w:keepLines/>
              <w:spacing w:before="0" w:after="0" w:line="252" w:lineRule="auto"/>
              <w:ind w:left="0" w:right="0" w:firstLine="0"/>
              <w:jc w:val="center"/>
              <w:rPr>
                <w:ins w:id="3197" w:author="Fa'te" w:date="2026-09-18T16:21:01Z"/>
              </w:rPr>
            </w:pPr>
            <w:ins w:id="3198" w:author="Fa'te" w:date="2026-09-18T16:21:01Z">
              <w:r>
                <w:rPr>
                  <w:rFonts w:ascii="Times New Roman" w:hAnsi="Times New Roman" w:eastAsia="宋体" w:cs="Times New Roman"/>
                  <w:b w:val="0"/>
                  <w:i w:val="0"/>
                  <w:color w:val="000000"/>
                  <w:sz w:val="17"/>
                </w:rPr>
                <w:t>38.45</w:t>
              </w:r>
            </w:ins>
          </w:p>
        </w:tc>
        <w:tc>
          <w:tcPr>
            <w:tcW w:w="539" w:type="dxa"/>
            <w:gridSpan w:val="2"/>
            <w:vAlign w:val="center"/>
          </w:tcPr>
          <w:p w14:paraId="36AAF375">
            <w:pPr>
              <w:keepNext/>
              <w:keepLines/>
              <w:spacing w:before="0" w:after="0" w:line="252" w:lineRule="auto"/>
              <w:ind w:left="0" w:right="0" w:firstLine="0"/>
              <w:jc w:val="center"/>
              <w:rPr>
                <w:ins w:id="3199" w:author="Fa'te" w:date="2026-09-18T16:21:01Z"/>
              </w:rPr>
            </w:pPr>
            <w:ins w:id="3200" w:author="Fa'te" w:date="2026-09-18T16:21:01Z">
              <w:r>
                <w:rPr>
                  <w:rFonts w:ascii="Times New Roman" w:hAnsi="Times New Roman" w:eastAsia="宋体" w:cs="Times New Roman"/>
                  <w:b w:val="0"/>
                  <w:i w:val="0"/>
                  <w:color w:val="000000"/>
                  <w:sz w:val="17"/>
                </w:rPr>
                <w:t>46.92</w:t>
              </w:r>
            </w:ins>
          </w:p>
        </w:tc>
        <w:tc>
          <w:tcPr>
            <w:tcW w:w="539" w:type="dxa"/>
            <w:gridSpan w:val="2"/>
            <w:vAlign w:val="center"/>
          </w:tcPr>
          <w:p w14:paraId="686CB176">
            <w:pPr>
              <w:keepNext/>
              <w:keepLines/>
              <w:spacing w:before="0" w:after="0" w:line="252" w:lineRule="auto"/>
              <w:ind w:left="0" w:right="0" w:firstLine="0"/>
              <w:jc w:val="center"/>
              <w:rPr>
                <w:ins w:id="3201" w:author="Fa'te" w:date="2026-09-18T16:21:01Z"/>
              </w:rPr>
            </w:pPr>
            <w:ins w:id="3202" w:author="Fa'te" w:date="2026-09-18T16:21:01Z">
              <w:r>
                <w:rPr>
                  <w:rFonts w:ascii="Times New Roman" w:hAnsi="Times New Roman" w:eastAsia="宋体" w:cs="Times New Roman"/>
                  <w:b w:val="0"/>
                  <w:i w:val="0"/>
                  <w:color w:val="000000"/>
                  <w:sz w:val="17"/>
                </w:rPr>
                <w:t>24.47</w:t>
              </w:r>
            </w:ins>
          </w:p>
        </w:tc>
        <w:tc>
          <w:tcPr>
            <w:tcW w:w="539" w:type="dxa"/>
            <w:gridSpan w:val="2"/>
            <w:vAlign w:val="center"/>
          </w:tcPr>
          <w:p w14:paraId="4EC927CF">
            <w:pPr>
              <w:keepNext/>
              <w:keepLines/>
              <w:spacing w:before="0" w:after="0" w:line="252" w:lineRule="auto"/>
              <w:ind w:left="0" w:right="0" w:firstLine="0"/>
              <w:jc w:val="center"/>
              <w:rPr>
                <w:ins w:id="3203" w:author="Fa'te" w:date="2026-09-18T16:21:01Z"/>
              </w:rPr>
            </w:pPr>
            <w:ins w:id="3204" w:author="Fa'te" w:date="2026-09-18T16:21:01Z">
              <w:r>
                <w:rPr>
                  <w:rFonts w:ascii="Times New Roman" w:hAnsi="Times New Roman" w:eastAsia="宋体" w:cs="Times New Roman"/>
                  <w:b w:val="0"/>
                  <w:i w:val="0"/>
                  <w:color w:val="000000"/>
                  <w:sz w:val="17"/>
                </w:rPr>
                <w:t>17.15</w:t>
              </w:r>
            </w:ins>
          </w:p>
        </w:tc>
        <w:tc>
          <w:tcPr>
            <w:tcW w:w="539" w:type="dxa"/>
            <w:gridSpan w:val="2"/>
            <w:vAlign w:val="center"/>
          </w:tcPr>
          <w:p w14:paraId="21BA81A8">
            <w:pPr>
              <w:keepNext/>
              <w:keepLines/>
              <w:spacing w:before="0" w:after="0" w:line="252" w:lineRule="auto"/>
              <w:ind w:left="0" w:right="0" w:firstLine="0"/>
              <w:jc w:val="center"/>
              <w:rPr>
                <w:ins w:id="3205" w:author="Fa'te" w:date="2026-09-18T16:21:01Z"/>
              </w:rPr>
            </w:pPr>
            <w:ins w:id="3206" w:author="Fa'te" w:date="2026-09-18T16:21:01Z">
              <w:r>
                <w:rPr>
                  <w:rFonts w:ascii="Times New Roman" w:hAnsi="Times New Roman" w:eastAsia="宋体" w:cs="Times New Roman"/>
                  <w:b w:val="0"/>
                  <w:i w:val="0"/>
                  <w:color w:val="000000"/>
                  <w:sz w:val="17"/>
                </w:rPr>
                <w:t>20.17</w:t>
              </w:r>
            </w:ins>
          </w:p>
        </w:tc>
        <w:tc>
          <w:tcPr>
            <w:tcW w:w="539" w:type="dxa"/>
            <w:gridSpan w:val="2"/>
            <w:vAlign w:val="center"/>
          </w:tcPr>
          <w:p w14:paraId="293AEBBB">
            <w:pPr>
              <w:keepNext/>
              <w:keepLines/>
              <w:spacing w:before="0" w:after="0" w:line="252" w:lineRule="auto"/>
              <w:ind w:left="0" w:right="0" w:firstLine="0"/>
              <w:jc w:val="center"/>
              <w:rPr>
                <w:ins w:id="3207" w:author="Fa'te" w:date="2026-09-18T16:21:01Z"/>
              </w:rPr>
            </w:pPr>
            <w:ins w:id="3208" w:author="Fa'te" w:date="2026-09-18T16:21:01Z">
              <w:r>
                <w:rPr>
                  <w:rFonts w:ascii="Times New Roman" w:hAnsi="Times New Roman" w:eastAsia="宋体" w:cs="Times New Roman"/>
                  <w:b w:val="0"/>
                  <w:i w:val="0"/>
                  <w:color w:val="000000"/>
                  <w:sz w:val="17"/>
                </w:rPr>
                <w:t>12.44</w:t>
              </w:r>
            </w:ins>
          </w:p>
        </w:tc>
      </w:tr>
      <w:tr w14:paraId="45A63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7" w:type="dxa"/>
          <w:cantSplit/>
          <w:jc w:val="center"/>
          <w:ins w:id="3209" w:author="Fa'te" w:date="2026-09-18T16:21:01Z"/>
        </w:trPr>
        <w:tc>
          <w:tcPr>
            <w:tcW w:w="1843" w:type="dxa"/>
            <w:gridSpan w:val="2"/>
            <w:vAlign w:val="center"/>
          </w:tcPr>
          <w:p w14:paraId="38E003F0">
            <w:pPr>
              <w:keepNext/>
              <w:keepLines/>
              <w:spacing w:before="0" w:after="0" w:line="252" w:lineRule="auto"/>
              <w:ind w:left="0" w:right="0" w:firstLine="0"/>
              <w:jc w:val="left"/>
              <w:rPr>
                <w:ins w:id="3210" w:author="Fa'te" w:date="2026-09-18T16:21:01Z"/>
              </w:rPr>
            </w:pPr>
            <w:ins w:id="3211" w:author="Fa'te" w:date="2026-09-18T16:21:01Z">
              <w:r>
                <w:rPr>
                  <w:rFonts w:ascii="Times New Roman" w:hAnsi="Times New Roman" w:eastAsia="宋体" w:cs="Times New Roman"/>
                  <w:b w:val="0"/>
                  <w:i w:val="0"/>
                  <w:color w:val="000000"/>
                  <w:sz w:val="17"/>
                </w:rPr>
                <w:t>仅模态间</w:t>
              </w:r>
            </w:ins>
            <m:oMath>
              <m:sSubSup>
                <m:sSubSupPr>
                  <m:ctrlPr>
                    <w:ins w:id="3212" w:author="Fa'te" w:date="2026-09-18T16:21:01Z">
                      <w:rPr/>
                    </w:ins>
                  </m:ctrlPr>
                </m:sSubSupPr>
                <m:e>
                  <w:ins w:id="3213" w:author="Fa'te" w:date="2026-09-18T16:21:01Z">
                    <m:r>
                      <m:rPr>
                        <m:sty m:val="bi"/>
                      </m:rPr>
                      <w:rPr>
                        <w:sz w:val="17"/>
                      </w:rPr>
                      <m:t>h</m:t>
                    </m:r>
                  </w:ins>
                  <m:ctrlPr>
                    <w:ins w:id="3214" w:author="Fa'te" w:date="2026-09-18T16:21:01Z">
                      <w:rPr/>
                    </w:ins>
                  </m:ctrlPr>
                </m:e>
                <m:sub>
                  <w:ins w:id="3215" w:author="Fa'te" w:date="2026-09-18T16:21:01Z">
                    <m:r>
                      <m:rPr/>
                      <w:rPr>
                        <w:sz w:val="17"/>
                      </w:rPr>
                      <m:t>c</m:t>
                    </m:r>
                  </w:ins>
                  <m:ctrlPr>
                    <w:ins w:id="3216" w:author="Fa'te" w:date="2026-09-18T16:21:01Z">
                      <w:rPr/>
                    </w:ins>
                  </m:ctrlPr>
                </m:sub>
                <m:sup>
                  <w:ins w:id="3217" w:author="Fa'te" w:date="2026-09-18T16:21:01Z">
                    <m:r>
                      <m:rPr>
                        <m:sty m:val="p"/>
                      </m:rPr>
                      <w:rPr>
                        <w:sz w:val="17"/>
                      </w:rPr>
                      <m:t>inter</m:t>
                    </m:r>
                  </w:ins>
                  <m:ctrlPr>
                    <w:ins w:id="3218" w:author="Fa'te" w:date="2026-09-18T16:21:01Z">
                      <w:rPr/>
                    </w:ins>
                  </m:ctrlPr>
                </m:sup>
              </m:sSubSup>
            </m:oMath>
          </w:p>
        </w:tc>
        <w:tc>
          <w:tcPr>
            <w:tcW w:w="539" w:type="dxa"/>
            <w:gridSpan w:val="2"/>
            <w:vAlign w:val="center"/>
          </w:tcPr>
          <w:p w14:paraId="1057E747">
            <w:pPr>
              <w:keepNext/>
              <w:keepLines/>
              <w:spacing w:before="0" w:after="0" w:line="252" w:lineRule="auto"/>
              <w:ind w:left="0" w:right="0" w:firstLine="0"/>
              <w:jc w:val="center"/>
              <w:rPr>
                <w:ins w:id="3219" w:author="Fa'te" w:date="2026-09-18T16:21:01Z"/>
              </w:rPr>
            </w:pPr>
            <w:ins w:id="3220" w:author="Fa'te" w:date="2026-09-18T16:21:01Z">
              <w:r>
                <w:rPr>
                  <w:rFonts w:ascii="Times New Roman" w:hAnsi="Times New Roman" w:eastAsia="宋体" w:cs="Times New Roman"/>
                  <w:b w:val="0"/>
                  <w:i w:val="0"/>
                  <w:color w:val="000000"/>
                  <w:sz w:val="17"/>
                </w:rPr>
                <w:t>24.03</w:t>
              </w:r>
            </w:ins>
          </w:p>
        </w:tc>
        <w:tc>
          <w:tcPr>
            <w:tcW w:w="539" w:type="dxa"/>
            <w:gridSpan w:val="2"/>
            <w:vAlign w:val="center"/>
          </w:tcPr>
          <w:p w14:paraId="402A5F66">
            <w:pPr>
              <w:keepNext/>
              <w:keepLines/>
              <w:spacing w:before="0" w:after="0" w:line="252" w:lineRule="auto"/>
              <w:ind w:left="0" w:right="0" w:firstLine="0"/>
              <w:jc w:val="center"/>
              <w:rPr>
                <w:ins w:id="3221" w:author="Fa'te" w:date="2026-09-18T16:21:01Z"/>
              </w:rPr>
            </w:pPr>
            <w:ins w:id="3222" w:author="Fa'te" w:date="2026-09-18T16:21:01Z">
              <w:r>
                <w:rPr>
                  <w:rFonts w:ascii="Times New Roman" w:hAnsi="Times New Roman" w:eastAsia="宋体" w:cs="Times New Roman"/>
                  <w:b w:val="0"/>
                  <w:i w:val="0"/>
                  <w:color w:val="000000"/>
                  <w:sz w:val="17"/>
                </w:rPr>
                <w:t>12.63</w:t>
              </w:r>
            </w:ins>
          </w:p>
        </w:tc>
        <w:tc>
          <w:tcPr>
            <w:tcW w:w="539" w:type="dxa"/>
            <w:gridSpan w:val="2"/>
            <w:vAlign w:val="center"/>
          </w:tcPr>
          <w:p w14:paraId="4CB5A2D4">
            <w:pPr>
              <w:keepNext/>
              <w:keepLines/>
              <w:spacing w:before="0" w:after="0" w:line="252" w:lineRule="auto"/>
              <w:ind w:left="0" w:right="0" w:firstLine="0"/>
              <w:jc w:val="center"/>
              <w:rPr>
                <w:ins w:id="3223" w:author="Fa'te" w:date="2026-09-18T16:21:01Z"/>
              </w:rPr>
            </w:pPr>
            <w:ins w:id="3224" w:author="Fa'te" w:date="2026-09-18T16:21:01Z">
              <w:r>
                <w:rPr>
                  <w:rFonts w:ascii="Times New Roman" w:hAnsi="Times New Roman" w:eastAsia="宋体" w:cs="Times New Roman"/>
                  <w:b w:val="0"/>
                  <w:i w:val="0"/>
                  <w:color w:val="000000"/>
                  <w:sz w:val="17"/>
                </w:rPr>
                <w:t>16.56</w:t>
              </w:r>
            </w:ins>
          </w:p>
        </w:tc>
        <w:tc>
          <w:tcPr>
            <w:tcW w:w="539" w:type="dxa"/>
            <w:gridSpan w:val="2"/>
            <w:vAlign w:val="center"/>
          </w:tcPr>
          <w:p w14:paraId="1F84844F">
            <w:pPr>
              <w:keepNext/>
              <w:keepLines/>
              <w:spacing w:before="0" w:after="0" w:line="252" w:lineRule="auto"/>
              <w:ind w:left="0" w:right="0" w:firstLine="0"/>
              <w:jc w:val="center"/>
              <w:rPr>
                <w:ins w:id="3225" w:author="Fa'te" w:date="2026-09-18T16:21:01Z"/>
              </w:rPr>
            </w:pPr>
            <w:ins w:id="3226" w:author="Fa'te" w:date="2026-09-18T16:21:01Z">
              <w:r>
                <w:rPr>
                  <w:rFonts w:ascii="Times New Roman" w:hAnsi="Times New Roman" w:eastAsia="宋体" w:cs="Times New Roman"/>
                  <w:b w:val="0"/>
                  <w:i w:val="0"/>
                  <w:color w:val="000000"/>
                  <w:sz w:val="17"/>
                </w:rPr>
                <w:t>11.56</w:t>
              </w:r>
            </w:ins>
          </w:p>
        </w:tc>
        <w:tc>
          <w:tcPr>
            <w:tcW w:w="539" w:type="dxa"/>
            <w:gridSpan w:val="2"/>
            <w:vAlign w:val="center"/>
          </w:tcPr>
          <w:p w14:paraId="3E796888">
            <w:pPr>
              <w:keepNext/>
              <w:keepLines/>
              <w:spacing w:before="0" w:after="0" w:line="252" w:lineRule="auto"/>
              <w:ind w:left="0" w:right="0" w:firstLine="0"/>
              <w:jc w:val="center"/>
              <w:rPr>
                <w:ins w:id="3227" w:author="Fa'te" w:date="2026-09-18T16:21:01Z"/>
              </w:rPr>
            </w:pPr>
            <w:ins w:id="3228" w:author="Fa'te" w:date="2026-09-18T16:21:01Z">
              <w:r>
                <w:rPr>
                  <w:rFonts w:ascii="Times New Roman" w:hAnsi="Times New Roman" w:eastAsia="宋体" w:cs="Times New Roman"/>
                  <w:b w:val="0"/>
                  <w:i w:val="0"/>
                  <w:color w:val="000000"/>
                  <w:sz w:val="17"/>
                </w:rPr>
                <w:t>65.83</w:t>
              </w:r>
            </w:ins>
          </w:p>
        </w:tc>
        <w:tc>
          <w:tcPr>
            <w:tcW w:w="539" w:type="dxa"/>
            <w:gridSpan w:val="2"/>
            <w:vAlign w:val="center"/>
          </w:tcPr>
          <w:p w14:paraId="2ED91B00">
            <w:pPr>
              <w:keepNext/>
              <w:keepLines/>
              <w:spacing w:before="0" w:after="0" w:line="252" w:lineRule="auto"/>
              <w:ind w:left="0" w:right="0" w:firstLine="0"/>
              <w:jc w:val="center"/>
              <w:rPr>
                <w:ins w:id="3229" w:author="Fa'te" w:date="2026-09-18T16:21:01Z"/>
              </w:rPr>
            </w:pPr>
            <w:ins w:id="3230" w:author="Fa'te" w:date="2026-09-18T16:21:01Z">
              <w:r>
                <w:rPr>
                  <w:rFonts w:ascii="Times New Roman" w:hAnsi="Times New Roman" w:eastAsia="宋体" w:cs="Times New Roman"/>
                  <w:b w:val="0"/>
                  <w:i w:val="0"/>
                  <w:color w:val="000000"/>
                  <w:sz w:val="17"/>
                </w:rPr>
                <w:t>28.25</w:t>
              </w:r>
            </w:ins>
          </w:p>
        </w:tc>
        <w:tc>
          <w:tcPr>
            <w:tcW w:w="539" w:type="dxa"/>
            <w:gridSpan w:val="2"/>
            <w:vAlign w:val="center"/>
          </w:tcPr>
          <w:p w14:paraId="2AFFA5B2">
            <w:pPr>
              <w:keepNext/>
              <w:keepLines/>
              <w:spacing w:before="0" w:after="0" w:line="252" w:lineRule="auto"/>
              <w:ind w:left="0" w:right="0" w:firstLine="0"/>
              <w:jc w:val="center"/>
              <w:rPr>
                <w:ins w:id="3231" w:author="Fa'te" w:date="2026-09-18T16:21:01Z"/>
              </w:rPr>
            </w:pPr>
            <w:ins w:id="3232" w:author="Fa'te" w:date="2026-09-18T16:21:01Z">
              <w:r>
                <w:rPr>
                  <w:rFonts w:ascii="Times New Roman" w:hAnsi="Times New Roman" w:eastAsia="宋体" w:cs="Times New Roman"/>
                  <w:b w:val="0"/>
                  <w:i w:val="0"/>
                  <w:color w:val="000000"/>
                  <w:sz w:val="17"/>
                </w:rPr>
                <w:t>39.53</w:t>
              </w:r>
            </w:ins>
          </w:p>
        </w:tc>
        <w:tc>
          <w:tcPr>
            <w:tcW w:w="539" w:type="dxa"/>
            <w:gridSpan w:val="2"/>
            <w:vAlign w:val="center"/>
          </w:tcPr>
          <w:p w14:paraId="561F6D68">
            <w:pPr>
              <w:keepNext/>
              <w:keepLines/>
              <w:spacing w:before="0" w:after="0" w:line="252" w:lineRule="auto"/>
              <w:ind w:left="0" w:right="0" w:firstLine="0"/>
              <w:jc w:val="center"/>
              <w:rPr>
                <w:ins w:id="3233" w:author="Fa'te" w:date="2026-09-18T16:21:01Z"/>
              </w:rPr>
            </w:pPr>
            <w:ins w:id="3234" w:author="Fa'te" w:date="2026-09-18T16:21:01Z">
              <w:r>
                <w:rPr>
                  <w:rFonts w:ascii="Times New Roman" w:hAnsi="Times New Roman" w:eastAsia="宋体" w:cs="Times New Roman"/>
                  <w:b w:val="0"/>
                  <w:i w:val="0"/>
                  <w:color w:val="000000"/>
                  <w:sz w:val="17"/>
                </w:rPr>
                <w:t>28.63</w:t>
              </w:r>
            </w:ins>
          </w:p>
        </w:tc>
        <w:tc>
          <w:tcPr>
            <w:tcW w:w="539" w:type="dxa"/>
            <w:gridSpan w:val="2"/>
            <w:vAlign w:val="center"/>
          </w:tcPr>
          <w:p w14:paraId="05CF2AC2">
            <w:pPr>
              <w:keepNext/>
              <w:keepLines/>
              <w:spacing w:before="0" w:after="0" w:line="252" w:lineRule="auto"/>
              <w:ind w:left="0" w:right="0" w:firstLine="0"/>
              <w:jc w:val="center"/>
              <w:rPr>
                <w:ins w:id="3235" w:author="Fa'te" w:date="2026-09-18T16:21:01Z"/>
              </w:rPr>
            </w:pPr>
            <w:ins w:id="3236" w:author="Fa'te" w:date="2026-09-18T16:21:01Z">
              <w:r>
                <w:rPr>
                  <w:rFonts w:ascii="Times New Roman" w:hAnsi="Times New Roman" w:eastAsia="宋体" w:cs="Times New Roman"/>
                  <w:b w:val="0"/>
                  <w:i w:val="0"/>
                  <w:color w:val="000000"/>
                  <w:sz w:val="17"/>
                </w:rPr>
                <w:t>29.72</w:t>
              </w:r>
            </w:ins>
          </w:p>
        </w:tc>
        <w:tc>
          <w:tcPr>
            <w:tcW w:w="539" w:type="dxa"/>
            <w:gridSpan w:val="2"/>
            <w:vAlign w:val="center"/>
          </w:tcPr>
          <w:p w14:paraId="75EF5648">
            <w:pPr>
              <w:keepNext/>
              <w:keepLines/>
              <w:spacing w:before="0" w:after="0" w:line="252" w:lineRule="auto"/>
              <w:ind w:left="0" w:right="0" w:firstLine="0"/>
              <w:jc w:val="center"/>
              <w:rPr>
                <w:ins w:id="3237" w:author="Fa'te" w:date="2026-09-18T16:21:01Z"/>
              </w:rPr>
            </w:pPr>
            <w:ins w:id="3238" w:author="Fa'te" w:date="2026-09-18T16:21:01Z">
              <w:r>
                <w:rPr>
                  <w:rFonts w:ascii="Times New Roman" w:hAnsi="Times New Roman" w:eastAsia="宋体" w:cs="Times New Roman"/>
                  <w:b w:val="0"/>
                  <w:i w:val="0"/>
                  <w:color w:val="000000"/>
                  <w:sz w:val="17"/>
                </w:rPr>
                <w:t>11.62</w:t>
              </w:r>
            </w:ins>
          </w:p>
        </w:tc>
        <w:tc>
          <w:tcPr>
            <w:tcW w:w="539" w:type="dxa"/>
            <w:gridSpan w:val="2"/>
            <w:vAlign w:val="center"/>
          </w:tcPr>
          <w:p w14:paraId="333A9144">
            <w:pPr>
              <w:keepNext/>
              <w:keepLines/>
              <w:spacing w:before="0" w:after="0" w:line="252" w:lineRule="auto"/>
              <w:ind w:left="0" w:right="0" w:firstLine="0"/>
              <w:jc w:val="center"/>
              <w:rPr>
                <w:ins w:id="3239" w:author="Fa'te" w:date="2026-09-18T16:21:01Z"/>
              </w:rPr>
            </w:pPr>
            <w:ins w:id="3240" w:author="Fa'te" w:date="2026-09-18T16:21:01Z">
              <w:r>
                <w:rPr>
                  <w:rFonts w:ascii="Times New Roman" w:hAnsi="Times New Roman" w:eastAsia="宋体" w:cs="Times New Roman"/>
                  <w:b w:val="0"/>
                  <w:i w:val="0"/>
                  <w:color w:val="000000"/>
                  <w:sz w:val="17"/>
                </w:rPr>
                <w:t>16.71</w:t>
              </w:r>
            </w:ins>
          </w:p>
        </w:tc>
        <w:tc>
          <w:tcPr>
            <w:tcW w:w="539" w:type="dxa"/>
            <w:gridSpan w:val="2"/>
            <w:vAlign w:val="center"/>
          </w:tcPr>
          <w:p w14:paraId="67B2539B">
            <w:pPr>
              <w:keepNext/>
              <w:keepLines/>
              <w:spacing w:before="0" w:after="0" w:line="252" w:lineRule="auto"/>
              <w:ind w:left="0" w:right="0" w:firstLine="0"/>
              <w:jc w:val="center"/>
              <w:rPr>
                <w:ins w:id="3241" w:author="Fa'te" w:date="2026-09-18T16:21:01Z"/>
              </w:rPr>
            </w:pPr>
            <w:ins w:id="3242" w:author="Fa'te" w:date="2026-09-18T16:21:01Z">
              <w:r>
                <w:rPr>
                  <w:rFonts w:ascii="Times New Roman" w:hAnsi="Times New Roman" w:eastAsia="宋体" w:cs="Times New Roman"/>
                  <w:b w:val="0"/>
                  <w:i w:val="0"/>
                  <w:color w:val="000000"/>
                  <w:sz w:val="17"/>
                </w:rPr>
                <w:t>15.82</w:t>
              </w:r>
            </w:ins>
          </w:p>
        </w:tc>
      </w:tr>
      <w:tr w14:paraId="06F7D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7" w:type="dxa"/>
          <w:cantSplit/>
          <w:jc w:val="center"/>
          <w:ins w:id="3243" w:author="Fa'te" w:date="2026-09-18T16:21:01Z"/>
        </w:trPr>
        <w:tc>
          <w:tcPr>
            <w:tcW w:w="1843" w:type="dxa"/>
            <w:gridSpan w:val="2"/>
            <w:vAlign w:val="center"/>
          </w:tcPr>
          <w:p w14:paraId="6EE693FB">
            <w:pPr>
              <w:keepNext/>
              <w:keepLines/>
              <w:spacing w:before="0" w:after="0" w:line="252" w:lineRule="auto"/>
              <w:ind w:left="0" w:right="0" w:firstLine="0"/>
              <w:jc w:val="left"/>
              <w:rPr>
                <w:ins w:id="3244" w:author="Fa'te" w:date="2026-09-18T16:21:01Z"/>
              </w:rPr>
            </w:pPr>
            <w:ins w:id="3245" w:author="Fa'te" w:date="2026-09-18T16:21:01Z">
              <w:r>
                <w:rPr>
                  <w:rFonts w:ascii="Times New Roman" w:hAnsi="Times New Roman" w:eastAsia="宋体" w:cs="Times New Roman"/>
                  <w:b w:val="0"/>
                  <w:i w:val="0"/>
                  <w:color w:val="000000"/>
                  <w:sz w:val="17"/>
                </w:rPr>
                <w:t>三路等权平均</w:t>
              </w:r>
            </w:ins>
          </w:p>
        </w:tc>
        <w:tc>
          <w:tcPr>
            <w:tcW w:w="539" w:type="dxa"/>
            <w:gridSpan w:val="2"/>
            <w:vAlign w:val="center"/>
          </w:tcPr>
          <w:p w14:paraId="4BD4CAA9">
            <w:pPr>
              <w:keepNext/>
              <w:keepLines/>
              <w:spacing w:before="0" w:after="0" w:line="252" w:lineRule="auto"/>
              <w:ind w:left="0" w:right="0" w:firstLine="0"/>
              <w:jc w:val="center"/>
              <w:rPr>
                <w:ins w:id="3246" w:author="Fa'te" w:date="2026-09-18T16:21:01Z"/>
              </w:rPr>
            </w:pPr>
            <w:ins w:id="3247" w:author="Fa'te" w:date="2026-09-18T16:21:01Z">
              <w:r>
                <w:rPr>
                  <w:rFonts w:ascii="Times New Roman" w:hAnsi="Times New Roman" w:eastAsia="宋体" w:cs="Times New Roman"/>
                  <w:b w:val="0"/>
                  <w:i w:val="0"/>
                  <w:color w:val="000000"/>
                  <w:sz w:val="17"/>
                </w:rPr>
                <w:t>16.32</w:t>
              </w:r>
            </w:ins>
          </w:p>
        </w:tc>
        <w:tc>
          <w:tcPr>
            <w:tcW w:w="539" w:type="dxa"/>
            <w:gridSpan w:val="2"/>
            <w:vAlign w:val="center"/>
          </w:tcPr>
          <w:p w14:paraId="5071D075">
            <w:pPr>
              <w:keepNext/>
              <w:keepLines/>
              <w:spacing w:before="0" w:after="0" w:line="252" w:lineRule="auto"/>
              <w:ind w:left="0" w:right="0" w:firstLine="0"/>
              <w:jc w:val="center"/>
              <w:rPr>
                <w:ins w:id="3248" w:author="Fa'te" w:date="2026-09-18T16:21:01Z"/>
              </w:rPr>
            </w:pPr>
            <w:ins w:id="3249" w:author="Fa'te" w:date="2026-09-18T16:21:01Z">
              <w:r>
                <w:rPr>
                  <w:rFonts w:ascii="Times New Roman" w:hAnsi="Times New Roman" w:eastAsia="宋体" w:cs="Times New Roman"/>
                  <w:b w:val="0"/>
                  <w:i w:val="0"/>
                  <w:color w:val="000000"/>
                  <w:sz w:val="17"/>
                </w:rPr>
                <w:t>6.96</w:t>
              </w:r>
            </w:ins>
          </w:p>
        </w:tc>
        <w:tc>
          <w:tcPr>
            <w:tcW w:w="539" w:type="dxa"/>
            <w:gridSpan w:val="2"/>
            <w:vAlign w:val="center"/>
          </w:tcPr>
          <w:p w14:paraId="536DA842">
            <w:pPr>
              <w:keepNext/>
              <w:keepLines/>
              <w:spacing w:before="0" w:after="0" w:line="252" w:lineRule="auto"/>
              <w:ind w:left="0" w:right="0" w:firstLine="0"/>
              <w:jc w:val="center"/>
              <w:rPr>
                <w:ins w:id="3250" w:author="Fa'te" w:date="2026-09-18T16:21:01Z"/>
              </w:rPr>
            </w:pPr>
            <w:ins w:id="3251" w:author="Fa'te" w:date="2026-09-18T16:21:01Z">
              <w:r>
                <w:rPr>
                  <w:rFonts w:ascii="Times New Roman" w:hAnsi="Times New Roman" w:eastAsia="宋体" w:cs="Times New Roman"/>
                  <w:b w:val="0"/>
                  <w:i w:val="0"/>
                  <w:color w:val="000000"/>
                  <w:sz w:val="17"/>
                </w:rPr>
                <w:t>9.76</w:t>
              </w:r>
            </w:ins>
          </w:p>
        </w:tc>
        <w:tc>
          <w:tcPr>
            <w:tcW w:w="539" w:type="dxa"/>
            <w:gridSpan w:val="2"/>
            <w:vAlign w:val="center"/>
          </w:tcPr>
          <w:p w14:paraId="49C33C48">
            <w:pPr>
              <w:keepNext/>
              <w:keepLines/>
              <w:spacing w:before="0" w:after="0" w:line="252" w:lineRule="auto"/>
              <w:ind w:left="0" w:right="0" w:firstLine="0"/>
              <w:jc w:val="center"/>
              <w:rPr>
                <w:ins w:id="3252" w:author="Fa'te" w:date="2026-09-18T16:21:01Z"/>
              </w:rPr>
            </w:pPr>
            <w:ins w:id="3253" w:author="Fa'te" w:date="2026-09-18T16:21:01Z">
              <w:r>
                <w:rPr>
                  <w:rFonts w:ascii="Times New Roman" w:hAnsi="Times New Roman" w:eastAsia="宋体" w:cs="Times New Roman"/>
                  <w:b w:val="0"/>
                  <w:i w:val="0"/>
                  <w:color w:val="000000"/>
                  <w:sz w:val="17"/>
                </w:rPr>
                <w:t>10.02</w:t>
              </w:r>
            </w:ins>
          </w:p>
        </w:tc>
        <w:tc>
          <w:tcPr>
            <w:tcW w:w="539" w:type="dxa"/>
            <w:gridSpan w:val="2"/>
            <w:vAlign w:val="center"/>
          </w:tcPr>
          <w:p w14:paraId="0E2AEE2B">
            <w:pPr>
              <w:keepNext/>
              <w:keepLines/>
              <w:spacing w:before="0" w:after="0" w:line="252" w:lineRule="auto"/>
              <w:ind w:left="0" w:right="0" w:firstLine="0"/>
              <w:jc w:val="center"/>
              <w:rPr>
                <w:ins w:id="3254" w:author="Fa'te" w:date="2026-09-18T16:21:01Z"/>
              </w:rPr>
            </w:pPr>
            <w:ins w:id="3255" w:author="Fa'te" w:date="2026-09-18T16:21:01Z">
              <w:r>
                <w:rPr>
                  <w:rFonts w:ascii="Times New Roman" w:hAnsi="Times New Roman" w:eastAsia="宋体" w:cs="Times New Roman"/>
                  <w:b w:val="0"/>
                  <w:i w:val="0"/>
                  <w:color w:val="000000"/>
                  <w:sz w:val="17"/>
                </w:rPr>
                <w:t>67.43</w:t>
              </w:r>
            </w:ins>
          </w:p>
        </w:tc>
        <w:tc>
          <w:tcPr>
            <w:tcW w:w="539" w:type="dxa"/>
            <w:gridSpan w:val="2"/>
            <w:vAlign w:val="center"/>
          </w:tcPr>
          <w:p w14:paraId="7125ED99">
            <w:pPr>
              <w:keepNext/>
              <w:keepLines/>
              <w:spacing w:before="0" w:after="0" w:line="252" w:lineRule="auto"/>
              <w:ind w:left="0" w:right="0" w:firstLine="0"/>
              <w:jc w:val="center"/>
              <w:rPr>
                <w:ins w:id="3256" w:author="Fa'te" w:date="2026-09-18T16:21:01Z"/>
              </w:rPr>
            </w:pPr>
            <w:ins w:id="3257" w:author="Fa'te" w:date="2026-09-18T16:21:01Z">
              <w:r>
                <w:rPr>
                  <w:rFonts w:ascii="Times New Roman" w:hAnsi="Times New Roman" w:eastAsia="宋体" w:cs="Times New Roman"/>
                  <w:b w:val="0"/>
                  <w:i w:val="0"/>
                  <w:color w:val="000000"/>
                  <w:sz w:val="17"/>
                </w:rPr>
                <w:t>35.49</w:t>
              </w:r>
            </w:ins>
          </w:p>
        </w:tc>
        <w:tc>
          <w:tcPr>
            <w:tcW w:w="539" w:type="dxa"/>
            <w:gridSpan w:val="2"/>
            <w:vAlign w:val="center"/>
          </w:tcPr>
          <w:p w14:paraId="0B44A061">
            <w:pPr>
              <w:keepNext/>
              <w:keepLines/>
              <w:spacing w:before="0" w:after="0" w:line="252" w:lineRule="auto"/>
              <w:ind w:left="0" w:right="0" w:firstLine="0"/>
              <w:jc w:val="center"/>
              <w:rPr>
                <w:ins w:id="3258" w:author="Fa'te" w:date="2026-09-18T16:21:01Z"/>
              </w:rPr>
            </w:pPr>
            <w:ins w:id="3259" w:author="Fa'te" w:date="2026-09-18T16:21:01Z">
              <w:r>
                <w:rPr>
                  <w:rFonts w:ascii="Times New Roman" w:hAnsi="Times New Roman" w:eastAsia="宋体" w:cs="Times New Roman"/>
                  <w:b w:val="0"/>
                  <w:i w:val="0"/>
                  <w:color w:val="000000"/>
                  <w:sz w:val="17"/>
                </w:rPr>
                <w:t>46.50</w:t>
              </w:r>
            </w:ins>
          </w:p>
        </w:tc>
        <w:tc>
          <w:tcPr>
            <w:tcW w:w="539" w:type="dxa"/>
            <w:gridSpan w:val="2"/>
            <w:vAlign w:val="center"/>
          </w:tcPr>
          <w:p w14:paraId="73A62420">
            <w:pPr>
              <w:keepNext/>
              <w:keepLines/>
              <w:spacing w:before="0" w:after="0" w:line="252" w:lineRule="auto"/>
              <w:ind w:left="0" w:right="0" w:firstLine="0"/>
              <w:jc w:val="center"/>
              <w:rPr>
                <w:ins w:id="3260" w:author="Fa'te" w:date="2026-09-18T16:21:01Z"/>
              </w:rPr>
            </w:pPr>
            <w:ins w:id="3261" w:author="Fa'te" w:date="2026-09-18T16:21:01Z">
              <w:r>
                <w:rPr>
                  <w:rFonts w:ascii="Times New Roman" w:hAnsi="Times New Roman" w:eastAsia="宋体" w:cs="Times New Roman"/>
                  <w:b w:val="0"/>
                  <w:i w:val="0"/>
                  <w:color w:val="000000"/>
                  <w:sz w:val="17"/>
                </w:rPr>
                <w:t>37.62</w:t>
              </w:r>
            </w:ins>
          </w:p>
        </w:tc>
        <w:tc>
          <w:tcPr>
            <w:tcW w:w="539" w:type="dxa"/>
            <w:gridSpan w:val="2"/>
            <w:vAlign w:val="center"/>
          </w:tcPr>
          <w:p w14:paraId="22FC94FA">
            <w:pPr>
              <w:keepNext/>
              <w:keepLines/>
              <w:spacing w:before="0" w:after="0" w:line="252" w:lineRule="auto"/>
              <w:ind w:left="0" w:right="0" w:firstLine="0"/>
              <w:jc w:val="center"/>
              <w:rPr>
                <w:ins w:id="3262" w:author="Fa'te" w:date="2026-09-18T16:21:01Z"/>
              </w:rPr>
            </w:pPr>
            <w:ins w:id="3263" w:author="Fa'te" w:date="2026-09-18T16:21:01Z">
              <w:r>
                <w:rPr>
                  <w:rFonts w:ascii="Times New Roman" w:hAnsi="Times New Roman" w:eastAsia="宋体" w:cs="Times New Roman"/>
                  <w:b w:val="0"/>
                  <w:i w:val="0"/>
                  <w:color w:val="000000"/>
                  <w:sz w:val="17"/>
                </w:rPr>
                <w:t>35.21</w:t>
              </w:r>
            </w:ins>
          </w:p>
        </w:tc>
        <w:tc>
          <w:tcPr>
            <w:tcW w:w="539" w:type="dxa"/>
            <w:gridSpan w:val="2"/>
            <w:vAlign w:val="center"/>
          </w:tcPr>
          <w:p w14:paraId="67B4097E">
            <w:pPr>
              <w:keepNext/>
              <w:keepLines/>
              <w:spacing w:before="0" w:after="0" w:line="252" w:lineRule="auto"/>
              <w:ind w:left="0" w:right="0" w:firstLine="0"/>
              <w:jc w:val="center"/>
              <w:rPr>
                <w:ins w:id="3264" w:author="Fa'te" w:date="2026-09-18T16:21:01Z"/>
              </w:rPr>
            </w:pPr>
            <w:ins w:id="3265" w:author="Fa'te" w:date="2026-09-18T16:21:01Z">
              <w:r>
                <w:rPr>
                  <w:rFonts w:ascii="Times New Roman" w:hAnsi="Times New Roman" w:eastAsia="宋体" w:cs="Times New Roman"/>
                  <w:b w:val="0"/>
                  <w:i w:val="0"/>
                  <w:color w:val="000000"/>
                  <w:sz w:val="17"/>
                </w:rPr>
                <w:t>22.59</w:t>
              </w:r>
            </w:ins>
          </w:p>
        </w:tc>
        <w:tc>
          <w:tcPr>
            <w:tcW w:w="539" w:type="dxa"/>
            <w:gridSpan w:val="2"/>
            <w:vAlign w:val="center"/>
          </w:tcPr>
          <w:p w14:paraId="71E8CC0B">
            <w:pPr>
              <w:keepNext/>
              <w:keepLines/>
              <w:spacing w:before="0" w:after="0" w:line="252" w:lineRule="auto"/>
              <w:ind w:left="0" w:right="0" w:firstLine="0"/>
              <w:jc w:val="center"/>
              <w:rPr>
                <w:ins w:id="3266" w:author="Fa'te" w:date="2026-09-18T16:21:01Z"/>
              </w:rPr>
            </w:pPr>
            <w:ins w:id="3267" w:author="Fa'te" w:date="2026-09-18T16:21:01Z">
              <w:r>
                <w:rPr>
                  <w:rFonts w:ascii="Times New Roman" w:hAnsi="Times New Roman" w:eastAsia="宋体" w:cs="Times New Roman"/>
                  <w:b w:val="0"/>
                  <w:i w:val="0"/>
                  <w:color w:val="000000"/>
                  <w:sz w:val="17"/>
                </w:rPr>
                <w:t>27.52</w:t>
              </w:r>
            </w:ins>
          </w:p>
        </w:tc>
        <w:tc>
          <w:tcPr>
            <w:tcW w:w="539" w:type="dxa"/>
            <w:gridSpan w:val="2"/>
            <w:vAlign w:val="center"/>
          </w:tcPr>
          <w:p w14:paraId="53BF9102">
            <w:pPr>
              <w:keepNext/>
              <w:keepLines/>
              <w:spacing w:before="0" w:after="0" w:line="252" w:lineRule="auto"/>
              <w:ind w:left="0" w:right="0" w:firstLine="0"/>
              <w:jc w:val="center"/>
              <w:rPr>
                <w:ins w:id="3268" w:author="Fa'te" w:date="2026-09-18T16:21:01Z"/>
              </w:rPr>
            </w:pPr>
            <w:ins w:id="3269" w:author="Fa'te" w:date="2026-09-18T16:21:01Z">
              <w:r>
                <w:rPr>
                  <w:rFonts w:ascii="Times New Roman" w:hAnsi="Times New Roman" w:eastAsia="宋体" w:cs="Times New Roman"/>
                  <w:b w:val="0"/>
                  <w:i w:val="0"/>
                  <w:color w:val="000000"/>
                  <w:sz w:val="17"/>
                </w:rPr>
                <w:t>20.74</w:t>
              </w:r>
            </w:ins>
          </w:p>
        </w:tc>
      </w:tr>
      <w:tr w14:paraId="39D25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7" w:type="dxa"/>
          <w:cantSplit/>
          <w:jc w:val="center"/>
          <w:ins w:id="3270" w:author="Fa'te" w:date="2026-09-18T16:21:01Z"/>
        </w:trPr>
        <w:tc>
          <w:tcPr>
            <w:tcW w:w="1843" w:type="dxa"/>
            <w:gridSpan w:val="2"/>
            <w:tcBorders>
              <w:bottom w:val="single" w:color="000000" w:sz="10" w:space="0"/>
            </w:tcBorders>
            <w:shd w:val="clear" w:color="auto" w:fill="F2F2F2"/>
            <w:vAlign w:val="center"/>
          </w:tcPr>
          <w:p w14:paraId="4C536B81">
            <w:pPr>
              <w:keepNext w:val="0"/>
              <w:keepLines/>
              <w:spacing w:before="0" w:after="0" w:line="252" w:lineRule="auto"/>
              <w:ind w:left="0" w:right="0" w:firstLine="0"/>
              <w:jc w:val="left"/>
              <w:rPr>
                <w:ins w:id="3271" w:author="Fa'te" w:date="2026-09-18T16:21:01Z"/>
              </w:rPr>
            </w:pPr>
            <w:ins w:id="3272" w:author="Fa'te" w:date="2026-09-18T16:21:01Z">
              <w:r>
                <w:rPr>
                  <w:rFonts w:ascii="Times New Roman" w:hAnsi="Times New Roman" w:eastAsia="宋体" w:cs="Times New Roman"/>
                  <w:b/>
                  <w:i w:val="0"/>
                  <w:color w:val="000000"/>
                  <w:sz w:val="17"/>
                </w:rPr>
                <w:t>完整三路门控</w:t>
              </w:r>
            </w:ins>
          </w:p>
        </w:tc>
        <w:tc>
          <w:tcPr>
            <w:tcW w:w="539" w:type="dxa"/>
            <w:gridSpan w:val="2"/>
            <w:tcBorders>
              <w:bottom w:val="single" w:color="000000" w:sz="10" w:space="0"/>
            </w:tcBorders>
            <w:shd w:val="clear" w:color="auto" w:fill="F2F2F2"/>
            <w:vAlign w:val="center"/>
          </w:tcPr>
          <w:p w14:paraId="4DC3B4DA">
            <w:pPr>
              <w:keepNext w:val="0"/>
              <w:keepLines/>
              <w:spacing w:before="0" w:after="0" w:line="252" w:lineRule="auto"/>
              <w:ind w:left="0" w:right="0" w:firstLine="0"/>
              <w:jc w:val="center"/>
              <w:rPr>
                <w:ins w:id="3273" w:author="Fa'te" w:date="2026-09-18T16:21:01Z"/>
              </w:rPr>
            </w:pPr>
            <w:ins w:id="3274" w:author="Fa'te" w:date="2026-09-18T16:21:01Z">
              <w:r>
                <w:rPr>
                  <w:rFonts w:ascii="Times New Roman" w:hAnsi="Times New Roman" w:eastAsia="宋体" w:cs="Times New Roman"/>
                  <w:b/>
                  <w:i w:val="0"/>
                  <w:color w:val="000000"/>
                  <w:sz w:val="17"/>
                </w:rPr>
                <w:t>35.08</w:t>
              </w:r>
            </w:ins>
          </w:p>
        </w:tc>
        <w:tc>
          <w:tcPr>
            <w:tcW w:w="539" w:type="dxa"/>
            <w:gridSpan w:val="2"/>
            <w:tcBorders>
              <w:bottom w:val="single" w:color="000000" w:sz="10" w:space="0"/>
            </w:tcBorders>
            <w:shd w:val="clear" w:color="auto" w:fill="F2F2F2"/>
            <w:vAlign w:val="center"/>
          </w:tcPr>
          <w:p w14:paraId="7CAD3CA0">
            <w:pPr>
              <w:keepNext w:val="0"/>
              <w:keepLines/>
              <w:spacing w:before="0" w:after="0" w:line="252" w:lineRule="auto"/>
              <w:ind w:left="0" w:right="0" w:firstLine="0"/>
              <w:jc w:val="center"/>
              <w:rPr>
                <w:ins w:id="3275" w:author="Fa'te" w:date="2026-09-18T16:21:01Z"/>
              </w:rPr>
            </w:pPr>
            <w:ins w:id="3276" w:author="Fa'te" w:date="2026-09-18T16:21:01Z">
              <w:r>
                <w:rPr>
                  <w:rFonts w:ascii="Times New Roman" w:hAnsi="Times New Roman" w:eastAsia="宋体" w:cs="Times New Roman"/>
                  <w:b/>
                  <w:i w:val="0"/>
                  <w:color w:val="000000"/>
                  <w:sz w:val="17"/>
                </w:rPr>
                <w:t>16.87</w:t>
              </w:r>
            </w:ins>
          </w:p>
        </w:tc>
        <w:tc>
          <w:tcPr>
            <w:tcW w:w="539" w:type="dxa"/>
            <w:gridSpan w:val="2"/>
            <w:tcBorders>
              <w:bottom w:val="single" w:color="000000" w:sz="10" w:space="0"/>
            </w:tcBorders>
            <w:shd w:val="clear" w:color="auto" w:fill="F2F2F2"/>
            <w:vAlign w:val="center"/>
          </w:tcPr>
          <w:p w14:paraId="7A5BAC6E">
            <w:pPr>
              <w:keepNext w:val="0"/>
              <w:keepLines/>
              <w:spacing w:before="0" w:after="0" w:line="252" w:lineRule="auto"/>
              <w:ind w:left="0" w:right="0" w:firstLine="0"/>
              <w:jc w:val="center"/>
              <w:rPr>
                <w:ins w:id="3277" w:author="Fa'te" w:date="2026-09-18T16:21:01Z"/>
              </w:rPr>
            </w:pPr>
            <w:ins w:id="3278" w:author="Fa'te" w:date="2026-09-18T16:21:01Z">
              <w:r>
                <w:rPr>
                  <w:rFonts w:ascii="Times New Roman" w:hAnsi="Times New Roman" w:eastAsia="宋体" w:cs="Times New Roman"/>
                  <w:b/>
                  <w:i w:val="0"/>
                  <w:color w:val="000000"/>
                  <w:sz w:val="17"/>
                </w:rPr>
                <w:t>22.78</w:t>
              </w:r>
            </w:ins>
          </w:p>
        </w:tc>
        <w:tc>
          <w:tcPr>
            <w:tcW w:w="539" w:type="dxa"/>
            <w:gridSpan w:val="2"/>
            <w:tcBorders>
              <w:bottom w:val="single" w:color="000000" w:sz="10" w:space="0"/>
            </w:tcBorders>
            <w:shd w:val="clear" w:color="auto" w:fill="F2F2F2"/>
            <w:vAlign w:val="center"/>
          </w:tcPr>
          <w:p w14:paraId="503AD4C2">
            <w:pPr>
              <w:keepNext w:val="0"/>
              <w:keepLines/>
              <w:spacing w:before="0" w:after="0" w:line="252" w:lineRule="auto"/>
              <w:ind w:left="0" w:right="0" w:firstLine="0"/>
              <w:jc w:val="center"/>
              <w:rPr>
                <w:ins w:id="3279" w:author="Fa'te" w:date="2026-09-18T16:21:01Z"/>
              </w:rPr>
            </w:pPr>
            <w:ins w:id="3280" w:author="Fa'te" w:date="2026-09-18T16:21:01Z">
              <w:r>
                <w:rPr>
                  <w:rFonts w:ascii="Times New Roman" w:hAnsi="Times New Roman" w:eastAsia="宋体" w:cs="Times New Roman"/>
                  <w:b/>
                  <w:i w:val="0"/>
                  <w:color w:val="000000"/>
                  <w:sz w:val="17"/>
                </w:rPr>
                <w:t>17.65</w:t>
              </w:r>
            </w:ins>
          </w:p>
        </w:tc>
        <w:tc>
          <w:tcPr>
            <w:tcW w:w="539" w:type="dxa"/>
            <w:gridSpan w:val="2"/>
            <w:tcBorders>
              <w:bottom w:val="single" w:color="000000" w:sz="10" w:space="0"/>
            </w:tcBorders>
            <w:shd w:val="clear" w:color="auto" w:fill="F2F2F2"/>
            <w:vAlign w:val="center"/>
          </w:tcPr>
          <w:p w14:paraId="24E1E899">
            <w:pPr>
              <w:keepNext w:val="0"/>
              <w:keepLines/>
              <w:spacing w:before="0" w:after="0" w:line="252" w:lineRule="auto"/>
              <w:ind w:left="0" w:right="0" w:firstLine="0"/>
              <w:jc w:val="center"/>
              <w:rPr>
                <w:ins w:id="3281" w:author="Fa'te" w:date="2026-09-18T16:21:01Z"/>
              </w:rPr>
            </w:pPr>
            <w:ins w:id="3282" w:author="Fa'te" w:date="2026-09-18T16:21:01Z">
              <w:r>
                <w:rPr>
                  <w:rFonts w:ascii="Times New Roman" w:hAnsi="Times New Roman" w:eastAsia="宋体" w:cs="Times New Roman"/>
                  <w:b/>
                  <w:i w:val="0"/>
                  <w:color w:val="000000"/>
                  <w:sz w:val="17"/>
                </w:rPr>
                <w:t>85.49</w:t>
              </w:r>
            </w:ins>
          </w:p>
        </w:tc>
        <w:tc>
          <w:tcPr>
            <w:tcW w:w="539" w:type="dxa"/>
            <w:gridSpan w:val="2"/>
            <w:tcBorders>
              <w:bottom w:val="single" w:color="000000" w:sz="10" w:space="0"/>
            </w:tcBorders>
            <w:shd w:val="clear" w:color="auto" w:fill="F2F2F2"/>
            <w:vAlign w:val="center"/>
          </w:tcPr>
          <w:p w14:paraId="7CAC2E7D">
            <w:pPr>
              <w:keepNext w:val="0"/>
              <w:keepLines/>
              <w:spacing w:before="0" w:after="0" w:line="252" w:lineRule="auto"/>
              <w:ind w:left="0" w:right="0" w:firstLine="0"/>
              <w:jc w:val="center"/>
              <w:rPr>
                <w:ins w:id="3283" w:author="Fa'te" w:date="2026-09-18T16:21:01Z"/>
              </w:rPr>
            </w:pPr>
            <w:ins w:id="3284" w:author="Fa'te" w:date="2026-09-18T16:21:01Z">
              <w:r>
                <w:rPr>
                  <w:rFonts w:ascii="Times New Roman" w:hAnsi="Times New Roman" w:eastAsia="宋体" w:cs="Times New Roman"/>
                  <w:b/>
                  <w:i w:val="0"/>
                  <w:color w:val="000000"/>
                  <w:sz w:val="17"/>
                </w:rPr>
                <w:t>46.97</w:t>
              </w:r>
            </w:ins>
          </w:p>
        </w:tc>
        <w:tc>
          <w:tcPr>
            <w:tcW w:w="539" w:type="dxa"/>
            <w:gridSpan w:val="2"/>
            <w:tcBorders>
              <w:bottom w:val="single" w:color="000000" w:sz="10" w:space="0"/>
            </w:tcBorders>
            <w:shd w:val="clear" w:color="auto" w:fill="F2F2F2"/>
            <w:vAlign w:val="center"/>
          </w:tcPr>
          <w:p w14:paraId="6E3F2B34">
            <w:pPr>
              <w:keepNext w:val="0"/>
              <w:keepLines/>
              <w:spacing w:before="0" w:after="0" w:line="252" w:lineRule="auto"/>
              <w:ind w:left="0" w:right="0" w:firstLine="0"/>
              <w:jc w:val="center"/>
              <w:rPr>
                <w:ins w:id="3285" w:author="Fa'te" w:date="2026-09-18T16:21:01Z"/>
              </w:rPr>
            </w:pPr>
            <w:ins w:id="3286" w:author="Fa'te" w:date="2026-09-18T16:21:01Z">
              <w:r>
                <w:rPr>
                  <w:rFonts w:ascii="Times New Roman" w:hAnsi="Times New Roman" w:eastAsia="宋体" w:cs="Times New Roman"/>
                  <w:b/>
                  <w:i w:val="0"/>
                  <w:color w:val="000000"/>
                  <w:sz w:val="17"/>
                </w:rPr>
                <w:t>60.63</w:t>
              </w:r>
            </w:ins>
          </w:p>
        </w:tc>
        <w:tc>
          <w:tcPr>
            <w:tcW w:w="539" w:type="dxa"/>
            <w:gridSpan w:val="2"/>
            <w:tcBorders>
              <w:bottom w:val="single" w:color="000000" w:sz="10" w:space="0"/>
            </w:tcBorders>
            <w:shd w:val="clear" w:color="auto" w:fill="F2F2F2"/>
            <w:vAlign w:val="center"/>
          </w:tcPr>
          <w:p w14:paraId="3E1F1FE5">
            <w:pPr>
              <w:keepNext w:val="0"/>
              <w:keepLines/>
              <w:spacing w:before="0" w:after="0" w:line="252" w:lineRule="auto"/>
              <w:ind w:left="0" w:right="0" w:firstLine="0"/>
              <w:jc w:val="center"/>
              <w:rPr>
                <w:ins w:id="3287" w:author="Fa'te" w:date="2026-09-18T16:21:01Z"/>
              </w:rPr>
            </w:pPr>
            <w:ins w:id="3288" w:author="Fa'te" w:date="2026-09-18T16:21:01Z">
              <w:r>
                <w:rPr>
                  <w:rFonts w:ascii="Times New Roman" w:hAnsi="Times New Roman" w:eastAsia="宋体" w:cs="Times New Roman"/>
                  <w:b/>
                  <w:i w:val="0"/>
                  <w:color w:val="000000"/>
                  <w:sz w:val="17"/>
                </w:rPr>
                <w:t>50.38</w:t>
              </w:r>
            </w:ins>
          </w:p>
        </w:tc>
        <w:tc>
          <w:tcPr>
            <w:tcW w:w="539" w:type="dxa"/>
            <w:gridSpan w:val="2"/>
            <w:tcBorders>
              <w:bottom w:val="single" w:color="000000" w:sz="10" w:space="0"/>
            </w:tcBorders>
            <w:shd w:val="clear" w:color="auto" w:fill="F2F2F2"/>
            <w:vAlign w:val="center"/>
          </w:tcPr>
          <w:p w14:paraId="68C8F239">
            <w:pPr>
              <w:keepNext w:val="0"/>
              <w:keepLines/>
              <w:spacing w:before="0" w:after="0" w:line="252" w:lineRule="auto"/>
              <w:ind w:left="0" w:right="0" w:firstLine="0"/>
              <w:jc w:val="center"/>
              <w:rPr>
                <w:ins w:id="3289" w:author="Fa'te" w:date="2026-09-18T16:21:01Z"/>
              </w:rPr>
            </w:pPr>
            <w:ins w:id="3290" w:author="Fa'te" w:date="2026-09-18T16:21:01Z">
              <w:r>
                <w:rPr>
                  <w:rFonts w:ascii="Times New Roman" w:hAnsi="Times New Roman" w:eastAsia="宋体" w:cs="Times New Roman"/>
                  <w:b/>
                  <w:i w:val="0"/>
                  <w:color w:val="000000"/>
                  <w:sz w:val="17"/>
                </w:rPr>
                <w:t>47.28</w:t>
              </w:r>
            </w:ins>
          </w:p>
        </w:tc>
        <w:tc>
          <w:tcPr>
            <w:tcW w:w="539" w:type="dxa"/>
            <w:gridSpan w:val="2"/>
            <w:tcBorders>
              <w:bottom w:val="single" w:color="000000" w:sz="10" w:space="0"/>
            </w:tcBorders>
            <w:shd w:val="clear" w:color="auto" w:fill="F2F2F2"/>
            <w:vAlign w:val="center"/>
          </w:tcPr>
          <w:p w14:paraId="6141396F">
            <w:pPr>
              <w:keepNext w:val="0"/>
              <w:keepLines/>
              <w:spacing w:before="0" w:after="0" w:line="252" w:lineRule="auto"/>
              <w:ind w:left="0" w:right="0" w:firstLine="0"/>
              <w:jc w:val="center"/>
              <w:rPr>
                <w:ins w:id="3291" w:author="Fa'te" w:date="2026-09-18T16:21:01Z"/>
              </w:rPr>
            </w:pPr>
            <w:ins w:id="3292" w:author="Fa'te" w:date="2026-09-18T16:21:01Z">
              <w:r>
                <w:rPr>
                  <w:rFonts w:ascii="Times New Roman" w:hAnsi="Times New Roman" w:eastAsia="宋体" w:cs="Times New Roman"/>
                  <w:b/>
                  <w:i w:val="0"/>
                  <w:color w:val="000000"/>
                  <w:sz w:val="17"/>
                </w:rPr>
                <w:t>25.61</w:t>
              </w:r>
            </w:ins>
          </w:p>
        </w:tc>
        <w:tc>
          <w:tcPr>
            <w:tcW w:w="539" w:type="dxa"/>
            <w:gridSpan w:val="2"/>
            <w:tcBorders>
              <w:bottom w:val="single" w:color="000000" w:sz="10" w:space="0"/>
            </w:tcBorders>
            <w:shd w:val="clear" w:color="auto" w:fill="F2F2F2"/>
            <w:vAlign w:val="center"/>
          </w:tcPr>
          <w:p w14:paraId="28F3ECEE">
            <w:pPr>
              <w:keepNext w:val="0"/>
              <w:keepLines/>
              <w:spacing w:before="0" w:after="0" w:line="252" w:lineRule="auto"/>
              <w:ind w:left="0" w:right="0" w:firstLine="0"/>
              <w:jc w:val="center"/>
              <w:rPr>
                <w:ins w:id="3293" w:author="Fa'te" w:date="2026-09-18T16:21:01Z"/>
              </w:rPr>
            </w:pPr>
            <w:ins w:id="3294" w:author="Fa'te" w:date="2026-09-18T16:21:01Z">
              <w:r>
                <w:rPr>
                  <w:rFonts w:ascii="Times New Roman" w:hAnsi="Times New Roman" w:eastAsia="宋体" w:cs="Times New Roman"/>
                  <w:b/>
                  <w:i w:val="0"/>
                  <w:color w:val="000000"/>
                  <w:sz w:val="17"/>
                </w:rPr>
                <w:t>33.22</w:t>
              </w:r>
            </w:ins>
          </w:p>
        </w:tc>
        <w:tc>
          <w:tcPr>
            <w:tcW w:w="539" w:type="dxa"/>
            <w:gridSpan w:val="2"/>
            <w:tcBorders>
              <w:bottom w:val="single" w:color="000000" w:sz="10" w:space="0"/>
            </w:tcBorders>
            <w:shd w:val="clear" w:color="auto" w:fill="F2F2F2"/>
            <w:vAlign w:val="center"/>
          </w:tcPr>
          <w:p w14:paraId="03472F76">
            <w:pPr>
              <w:keepNext w:val="0"/>
              <w:keepLines/>
              <w:spacing w:before="0" w:after="0" w:line="252" w:lineRule="auto"/>
              <w:ind w:left="0" w:right="0" w:firstLine="0"/>
              <w:jc w:val="center"/>
              <w:rPr>
                <w:ins w:id="3295" w:author="Fa'te" w:date="2026-09-18T16:21:01Z"/>
              </w:rPr>
            </w:pPr>
            <w:ins w:id="3296" w:author="Fa'te" w:date="2026-09-18T16:21:01Z">
              <w:r>
                <w:rPr>
                  <w:rFonts w:ascii="Times New Roman" w:hAnsi="Times New Roman" w:eastAsia="宋体" w:cs="Times New Roman"/>
                  <w:b/>
                  <w:i w:val="0"/>
                  <w:color w:val="000000"/>
                  <w:sz w:val="17"/>
                </w:rPr>
                <w:t>23.96</w:t>
              </w:r>
            </w:ins>
          </w:p>
        </w:tc>
      </w:tr>
    </w:tbl>
    <w:p w14:paraId="19E712E0">
      <w:pPr>
        <w:keepNext w:val="0"/>
        <w:keepLines w:val="0"/>
        <w:pageBreakBefore w:val="0"/>
        <w:widowControl/>
        <w:spacing w:before="0" w:after="0" w:line="360" w:lineRule="auto"/>
        <w:ind w:left="0" w:right="0" w:firstLine="420"/>
        <w:jc w:val="both"/>
        <w:rPr>
          <w:ins w:id="3297" w:author="Fa'te" w:date="2026-09-18T16:21:25Z"/>
        </w:rPr>
      </w:pPr>
      <w:ins w:id="3298" w:author="Fa'te" w:date="2026-09-18T16:12:10Z">
        <w:r>
          <w:rPr>
            <w:rFonts w:ascii="Times New Roman" w:hAnsi="Times New Roman" w:eastAsia="宋体" w:cs="Times New Roman"/>
            <w:b w:val="0"/>
            <w:i w:val="0"/>
            <w:color w:val="000000"/>
            <w:sz w:val="21"/>
          </w:rPr>
          <w:t>表7比较</w:t>
        </w:r>
      </w:ins>
      <w:ins w:id="3299" w:author="Fa'te" w:date="2026-09-18T16:19:27Z">
        <w:r>
          <w:rPr>
            <w:rFonts w:hint="eastAsia" w:cs="Times New Roman"/>
            <w:b w:val="0"/>
            <w:i w:val="0"/>
            <w:color w:val="000000"/>
            <w:sz w:val="21"/>
            <w:lang w:val="en-US" w:eastAsia="zh-CN"/>
          </w:rPr>
          <w:t>了</w:t>
        </w:r>
      </w:ins>
      <w:ins w:id="3300" w:author="Fa'te" w:date="2026-09-18T16:19:28Z">
        <w:r>
          <w:rPr>
            <w:rFonts w:hint="eastAsia" w:cs="Times New Roman"/>
            <w:b w:val="0"/>
            <w:i w:val="0"/>
            <w:color w:val="000000"/>
            <w:sz w:val="21"/>
            <w:lang w:val="en-US" w:eastAsia="zh-CN"/>
          </w:rPr>
          <w:t>不同</w:t>
        </w:r>
      </w:ins>
      <w:ins w:id="3301" w:author="Fa'te" w:date="2026-09-18T16:19:59Z">
        <w:r>
          <w:rPr>
            <w:rFonts w:ascii="Times New Roman" w:hAnsi="Times New Roman" w:eastAsia="宋体" w:cs="Times New Roman"/>
            <w:color w:val="000000"/>
            <w:sz w:val="20"/>
          </w:rPr>
          <w:t>DMIF</w:t>
        </w:r>
      </w:ins>
      <w:ins w:id="3302" w:author="Fa'te" w:date="2026-09-18T16:19:53Z">
        <w:r>
          <w:rPr>
            <w:rFonts w:ascii="Times New Roman" w:hAnsi="Times New Roman" w:eastAsia="宋体" w:cs="Times New Roman"/>
            <w:color w:val="000000"/>
            <w:sz w:val="20"/>
          </w:rPr>
          <w:t>分支与门控</w:t>
        </w:r>
      </w:ins>
      <w:ins w:id="3303" w:author="Fa'te" w:date="2026-09-18T16:19:38Z">
        <w:r>
          <w:rPr>
            <w:rFonts w:hint="eastAsia" w:cs="Times New Roman"/>
            <w:color w:val="000000"/>
            <w:sz w:val="20"/>
            <w:lang w:val="en-US" w:eastAsia="zh-CN"/>
          </w:rPr>
          <w:t>的</w:t>
        </w:r>
      </w:ins>
      <w:ins w:id="3304" w:author="Fa'te" w:date="2026-09-18T16:19:43Z">
        <w:r>
          <w:rPr>
            <w:rFonts w:ascii="Times New Roman" w:hAnsi="Times New Roman" w:eastAsia="宋体" w:cs="Times New Roman"/>
            <w:color w:val="000000"/>
            <w:sz w:val="20"/>
          </w:rPr>
          <w:t>消融实验结果</w:t>
        </w:r>
      </w:ins>
      <w:ins w:id="3305" w:author="Fa'te" w:date="2026-09-18T16:12:10Z">
        <w:r>
          <w:rPr>
            <w:rFonts w:ascii="Times New Roman" w:hAnsi="Times New Roman" w:eastAsia="宋体" w:cs="Times New Roman"/>
            <w:b w:val="0"/>
            <w:i w:val="0"/>
            <w:color w:val="000000"/>
            <w:sz w:val="21"/>
          </w:rPr>
          <w:t>。</w:t>
        </w:r>
      </w:ins>
      <w:ins w:id="3306" w:author="Fa'te" w:date="2026-09-18T16:21:25Z">
        <w:r>
          <w:rPr>
            <w:rFonts w:ascii="Times New Roman" w:hAnsi="Times New Roman" w:eastAsia="宋体" w:cs="Times New Roman"/>
            <w:b w:val="0"/>
            <w:i w:val="0"/>
            <w:color w:val="000000"/>
            <w:sz w:val="21"/>
          </w:rPr>
          <w:t>单分支结果显示，不同数据集对交互方式的需求并不相同。仅模态间分支在VGGSound-GZSL</w:t>
        </w:r>
      </w:ins>
      <w:ins w:id="3307" w:author="Fa'te" w:date="2026-09-18T16:21:25Z">
        <w:r>
          <w:rPr>
            <w:rFonts w:ascii="Times New Roman" w:hAnsi="Times New Roman" w:eastAsia="宋体" w:cs="Times New Roman"/>
            <w:b w:val="0"/>
            <w:i/>
            <w:color w:val="000000"/>
            <w:sz w:val="21"/>
            <w:vertAlign w:val="superscript"/>
          </w:rPr>
          <w:t>cls</w:t>
        </w:r>
      </w:ins>
      <w:ins w:id="3308" w:author="Fa'te" w:date="2026-09-18T16:21:25Z">
        <w:r>
          <w:rPr>
            <w:rFonts w:ascii="Times New Roman" w:hAnsi="Times New Roman" w:eastAsia="宋体" w:cs="Times New Roman"/>
            <w:b w:val="0"/>
            <w:i w:val="0"/>
            <w:color w:val="000000"/>
            <w:sz w:val="21"/>
          </w:rPr>
          <w:t>与UCF-GZSL</w:t>
        </w:r>
      </w:ins>
      <w:ins w:id="3309" w:author="Fa'te" w:date="2026-09-18T16:21:25Z">
        <w:r>
          <w:rPr>
            <w:rFonts w:ascii="Times New Roman" w:hAnsi="Times New Roman" w:eastAsia="宋体" w:cs="Times New Roman"/>
            <w:b w:val="0"/>
            <w:i/>
            <w:color w:val="000000"/>
            <w:sz w:val="21"/>
            <w:vertAlign w:val="superscript"/>
          </w:rPr>
          <w:t>cls</w:t>
        </w:r>
      </w:ins>
      <w:ins w:id="3310" w:author="Fa'te" w:date="2026-09-18T16:21:25Z">
        <w:r>
          <w:rPr>
            <w:rFonts w:ascii="Times New Roman" w:hAnsi="Times New Roman" w:eastAsia="宋体" w:cs="Times New Roman"/>
            <w:b w:val="0"/>
            <w:i w:val="0"/>
            <w:color w:val="000000"/>
            <w:sz w:val="21"/>
          </w:rPr>
          <w:t>上的HM分别为16.56%和39.53%，高于仅模态内分支的14.53%和38.45%；但在ActivityNet-GZSL</w:t>
        </w:r>
      </w:ins>
      <w:ins w:id="3311" w:author="Fa'te" w:date="2026-09-18T16:21:25Z">
        <w:r>
          <w:rPr>
            <w:rFonts w:ascii="Times New Roman" w:hAnsi="Times New Roman" w:eastAsia="宋体" w:cs="Times New Roman"/>
            <w:b w:val="0"/>
            <w:i/>
            <w:color w:val="000000"/>
            <w:sz w:val="21"/>
            <w:vertAlign w:val="superscript"/>
          </w:rPr>
          <w:t>cls</w:t>
        </w:r>
      </w:ins>
      <w:ins w:id="3312" w:author="Fa'te" w:date="2026-09-18T16:21:25Z">
        <w:r>
          <w:rPr>
            <w:rFonts w:ascii="Times New Roman" w:hAnsi="Times New Roman" w:eastAsia="宋体" w:cs="Times New Roman"/>
            <w:b w:val="0"/>
            <w:i w:val="0"/>
            <w:color w:val="000000"/>
            <w:sz w:val="21"/>
          </w:rPr>
          <w:t>上，仅模态内分支的HM为20.17%，高于仅模态间分支的16.71%。模态内交互保留各模态内部的判别线索，模态间交互利用声画之间的互补关系，这两类证据的重要性会随数据和候选类别变化。</w:t>
        </w:r>
      </w:ins>
      <w:ins w:id="3313" w:author="Fa'te" w:date="2026-09-18T16:22:04Z">
        <w:r>
          <w:rPr>
            <w:rFonts w:ascii="Times New Roman" w:hAnsi="Times New Roman" w:eastAsia="宋体" w:cs="Times New Roman"/>
            <w:b w:val="0"/>
            <w:i w:val="0"/>
            <w:color w:val="000000"/>
            <w:sz w:val="21"/>
          </w:rPr>
          <w:t>与三路等权平均相比，</w:t>
        </w:r>
      </w:ins>
      <w:ins w:id="3314" w:author="Fa'te" w:date="2026-09-18T16:22:04Z">
        <w:r>
          <w:rPr>
            <w:rFonts w:ascii="Times New Roman" w:hAnsi="Times New Roman" w:eastAsia="宋体" w:cs="Times New Roman"/>
            <w:b w:val="0"/>
            <w:i w:val="0"/>
            <w:color w:val="000000"/>
            <w:sz w:val="21"/>
            <w:highlight w:val="yellow"/>
            <w:rPrChange w:id="3315" w:author="Fa'te" w:date="2026-09-18T17:29:44Z">
              <w:rPr>
                <w:rFonts w:ascii="Times New Roman" w:hAnsi="Times New Roman" w:eastAsia="宋体" w:cs="Times New Roman"/>
                <w:b w:val="0"/>
                <w:i w:val="0"/>
                <w:color w:val="000000"/>
                <w:sz w:val="21"/>
              </w:rPr>
            </w:rPrChange>
          </w:rPr>
          <w:t>完整门控</w:t>
        </w:r>
      </w:ins>
      <w:ins w:id="3316" w:author="Fa'te" w:date="2026-09-18T16:22:04Z">
        <w:r>
          <w:rPr>
            <w:rFonts w:ascii="Times New Roman" w:hAnsi="Times New Roman" w:eastAsia="宋体" w:cs="Times New Roman"/>
            <w:b w:val="0"/>
            <w:i w:val="0"/>
            <w:color w:val="000000"/>
            <w:sz w:val="21"/>
          </w:rPr>
          <w:t>在三个数据集上的HM分别提高13.02、14.13和5.70个百分点。尤其在VGGSound-GZSL</w:t>
        </w:r>
      </w:ins>
      <w:ins w:id="3317" w:author="Fa'te" w:date="2026-09-18T16:22:04Z">
        <w:r>
          <w:rPr>
            <w:rFonts w:ascii="Times New Roman" w:hAnsi="Times New Roman" w:eastAsia="宋体" w:cs="Times New Roman"/>
            <w:b w:val="0"/>
            <w:i/>
            <w:color w:val="000000"/>
            <w:sz w:val="21"/>
            <w:vertAlign w:val="superscript"/>
          </w:rPr>
          <w:t>cls</w:t>
        </w:r>
      </w:ins>
      <w:ins w:id="3318" w:author="Fa'te" w:date="2026-09-18T16:22:04Z">
        <w:r>
          <w:rPr>
            <w:rFonts w:ascii="Times New Roman" w:hAnsi="Times New Roman" w:eastAsia="宋体" w:cs="Times New Roman"/>
            <w:b w:val="0"/>
            <w:i w:val="0"/>
            <w:color w:val="000000"/>
            <w:sz w:val="21"/>
          </w:rPr>
          <w:t>上，平均融合的HM仅为9.76%，</w:t>
        </w:r>
      </w:ins>
      <w:ins w:id="3319" w:author="Fa'te" w:date="2026-09-18T17:28:59Z">
        <w:r>
          <w:rPr/>
          <w:t>低于两种单分支</w:t>
        </w:r>
      </w:ins>
      <w:ins w:id="3320" w:author="Fa'te" w:date="2026-09-18T17:27:35Z">
        <w:r>
          <w:rPr>
            <w:rFonts w:hint="eastAsia" w:cs="Times New Roman"/>
            <w:b w:val="0"/>
            <w:i w:val="0"/>
            <w:color w:val="000000"/>
            <w:sz w:val="21"/>
            <w:lang w:val="en-US" w:eastAsia="zh-CN"/>
          </w:rPr>
          <w:t>的</w:t>
        </w:r>
      </w:ins>
      <w:ins w:id="3321" w:author="Fa'te" w:date="2026-09-18T17:27:31Z">
        <w:r>
          <w:rPr>
            <w:rFonts w:hint="eastAsia" w:cs="Times New Roman"/>
            <w:b w:val="0"/>
            <w:i w:val="0"/>
            <w:color w:val="000000"/>
            <w:sz w:val="21"/>
            <w:lang w:val="en-US" w:eastAsia="zh-CN"/>
          </w:rPr>
          <w:t>设置</w:t>
        </w:r>
      </w:ins>
      <w:ins w:id="3322" w:author="Fa'te" w:date="2026-09-18T16:22:04Z">
        <w:r>
          <w:rPr>
            <w:rFonts w:ascii="Times New Roman" w:hAnsi="Times New Roman" w:eastAsia="宋体" w:cs="Times New Roman"/>
            <w:b w:val="0"/>
            <w:i w:val="0"/>
            <w:color w:val="000000"/>
            <w:sz w:val="21"/>
          </w:rPr>
          <w:t>，</w:t>
        </w:r>
      </w:ins>
      <w:ins w:id="3323" w:author="Fa'te" w:date="2026-09-18T17:29:29Z">
        <w:r>
          <w:rPr/>
          <w:t>说明引入更多证据并不必然改善识别结果，固定比例融合反而可能使低相关信息干扰有效线索</w:t>
        </w:r>
      </w:ins>
      <w:ins w:id="3324" w:author="Fa'te" w:date="2026-09-18T16:22:04Z">
        <w:r>
          <w:rPr>
            <w:rFonts w:ascii="Times New Roman" w:hAnsi="Times New Roman" w:eastAsia="宋体" w:cs="Times New Roman"/>
            <w:b w:val="0"/>
            <w:i w:val="0"/>
            <w:color w:val="000000"/>
            <w:sz w:val="21"/>
          </w:rPr>
          <w:t>。</w:t>
        </w:r>
      </w:ins>
      <w:ins w:id="3325" w:author="Fa'te" w:date="2026-09-18T17:30:18Z">
        <w:r>
          <w:rPr/>
          <w:t>因此，DMIF的作用不仅是增加交互分支，更在于对不同来源的证据进行有区别的组织和利用。</w:t>
        </w:r>
      </w:ins>
    </w:p>
    <w:p w14:paraId="3F731DF3">
      <w:pPr>
        <w:keepNext w:val="0"/>
        <w:keepLines w:val="0"/>
        <w:pageBreakBefore w:val="0"/>
        <w:widowControl/>
        <w:spacing w:before="0" w:after="0" w:line="360" w:lineRule="auto"/>
        <w:ind w:left="0" w:right="0" w:firstLine="420"/>
        <w:jc w:val="both"/>
        <w:rPr>
          <w:del w:id="3326" w:author="Fa'te" w:date="2026-09-18T16:26:50Z"/>
        </w:rPr>
      </w:pPr>
      <w:del w:id="3327" w:author="Fa'te" w:date="2026-09-18T16:26:50Z">
        <w:r>
          <w:rPr>
            <w:rFonts w:ascii="Times New Roman" w:hAnsi="Times New Roman" w:eastAsia="宋体" w:cs="Times New Roman"/>
            <w:color w:val="000000"/>
            <w:sz w:val="21"/>
          </w:rPr>
          <w:delText>单独使用任一交互分支时，HM与ZSL均低于同时保留两条交互分支的二路门控配置；加入直接证据分支后，完整三路门控对应更高的指标。相较三路等权平均，完整门控在三个数据集上的HM分别提高1.13、2.40和1.77个百分点。模态内分支用于提取各模态内部的稳定线索，模态间分支用于建模声画互补关系，直接证据分支提供未经交互变换的时序信息。类别条件门控允许三路信息的比例随样本及候选类别变化，相较固定等权融合具有更灵活的信息选择能力。</w:delText>
        </w:r>
      </w:del>
    </w:p>
    <w:p w14:paraId="492C37E6">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4.3.6文本编码器消融</w:t>
      </w:r>
    </w:p>
    <w:p w14:paraId="516FB828">
      <w:pPr>
        <w:keepNext w:val="0"/>
        <w:keepLines w:val="0"/>
        <w:pageBreakBefore w:val="0"/>
        <w:widowControl/>
        <w:spacing w:before="0" w:after="0" w:line="360" w:lineRule="auto"/>
        <w:ind w:left="0" w:right="0" w:firstLine="420"/>
        <w:jc w:val="both"/>
        <w:rPr>
          <w:del w:id="3328" w:author="Fa'te" w:date="2026-09-18T17:32:31Z"/>
        </w:rPr>
      </w:pPr>
      <w:del w:id="3329" w:author="Fa'te" w:date="2026-09-18T17:32:31Z">
        <w:r>
          <w:rPr>
            <w:rFonts w:ascii="Times New Roman" w:hAnsi="Times New Roman" w:eastAsia="宋体" w:cs="Times New Roman"/>
            <w:color w:val="000000"/>
            <w:sz w:val="21"/>
          </w:rPr>
          <w:delText>为分析视觉与听觉文本语义的作用，比较仅使用CLIP、仅使用CLAP以及同时使用二者三种方案，见表8。单编码器方案中，属性级语义token与初始原型仅由对应文本编码器生成，视听输入编码器保持不变。各方案采用相同的共享隐藏维度</w:delText>
        </w:r>
      </w:del>
      <m:oMath>
        <w:del w:id="3330" w:author="Fa'te" w:date="2026-09-18T17:32:31Z">
          <m:r>
            <m:rPr/>
            <w:rPr/>
            <m:t>d</m:t>
          </m:r>
        </w:del>
      </m:oMath>
      <w:del w:id="3331" w:author="Fa'te" w:date="2026-09-18T17:32:31Z">
        <w:r>
          <w:rPr>
            <w:rFonts w:ascii="Times New Roman" w:hAnsi="Times New Roman" w:eastAsia="宋体" w:cs="Times New Roman"/>
            <w:color w:val="000000"/>
            <w:sz w:val="21"/>
          </w:rPr>
          <w:delText>与训练预算，原型维度</w:delText>
        </w:r>
      </w:del>
      <m:oMath>
        <m:sSub>
          <m:sSubPr>
            <m:ctrlPr>
              <w:del w:id="3332" w:author="Fa'te" w:date="2026-09-18T17:32:31Z">
                <w:rPr/>
              </w:del>
            </m:ctrlPr>
          </m:sSubPr>
          <m:e>
            <w:del w:id="3333" w:author="Fa'te" w:date="2026-09-18T17:32:31Z">
              <m:r>
                <m:rPr/>
                <w:rPr/>
                <m:t>d</m:t>
              </m:r>
            </w:del>
            <m:ctrlPr>
              <w:del w:id="3334" w:author="Fa'te" w:date="2026-09-18T17:32:31Z">
                <w:rPr/>
              </w:del>
            </m:ctrlPr>
          </m:e>
          <m:sub>
            <w:del w:id="3335" w:author="Fa'te" w:date="2026-09-18T17:32:31Z">
              <m:r>
                <m:rPr/>
                <w:rPr/>
                <m:t>s</m:t>
              </m:r>
            </w:del>
            <m:ctrlPr>
              <w:del w:id="3336" w:author="Fa'te" w:date="2026-09-18T17:32:31Z">
                <w:rPr/>
              </w:del>
            </m:ctrlPr>
          </m:sub>
        </m:sSub>
      </m:oMath>
      <w:del w:id="3337" w:author="Fa'te" w:date="2026-09-18T17:32:31Z">
        <w:r>
          <w:rPr>
            <w:rFonts w:ascii="Times New Roman" w:hAnsi="Times New Roman" w:eastAsia="宋体" w:cs="Times New Roman"/>
            <w:color w:val="000000"/>
            <w:sz w:val="21"/>
          </w:rPr>
          <w:delText>由所用文本嵌入的维度确定。</w:delText>
        </w:r>
      </w:del>
    </w:p>
    <w:p w14:paraId="41151EEE">
      <w:pPr>
        <w:keepNext/>
        <w:keepLines/>
        <w:pageBreakBefore w:val="0"/>
        <w:widowControl/>
        <w:spacing w:before="80" w:after="80" w:line="288" w:lineRule="auto"/>
        <w:ind w:left="0" w:right="0" w:firstLine="0"/>
        <w:jc w:val="center"/>
      </w:pPr>
      <w:r>
        <w:rPr>
          <w:rFonts w:ascii="Times New Roman" w:hAnsi="Times New Roman" w:eastAsia="宋体" w:cs="Times New Roman"/>
          <w:color w:val="000000"/>
          <w:sz w:val="20"/>
        </w:rPr>
        <w:t>表8文本编码器消融实验结果（%）</w:t>
      </w:r>
    </w:p>
    <w:tbl>
      <w:tblPr>
        <w:tblStyle w:val="19"/>
        <w:tblW w:w="83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5" w:type="dxa"/>
          <w:left w:w="15" w:type="dxa"/>
          <w:bottom w:w="35" w:type="dxa"/>
          <w:right w:w="15" w:type="dxa"/>
        </w:tblCellMar>
      </w:tblPr>
      <w:tblGrid>
        <w:gridCol w:w="10"/>
        <w:gridCol w:w="1560"/>
        <w:gridCol w:w="273"/>
        <w:gridCol w:w="289"/>
        <w:gridCol w:w="250"/>
        <w:gridCol w:w="312"/>
        <w:gridCol w:w="227"/>
        <w:gridCol w:w="335"/>
        <w:gridCol w:w="204"/>
        <w:gridCol w:w="358"/>
        <w:gridCol w:w="181"/>
        <w:gridCol w:w="381"/>
        <w:gridCol w:w="158"/>
        <w:gridCol w:w="404"/>
        <w:gridCol w:w="135"/>
        <w:gridCol w:w="427"/>
        <w:gridCol w:w="112"/>
        <w:gridCol w:w="450"/>
        <w:gridCol w:w="89"/>
        <w:gridCol w:w="473"/>
        <w:gridCol w:w="66"/>
        <w:gridCol w:w="496"/>
        <w:gridCol w:w="43"/>
        <w:gridCol w:w="519"/>
        <w:gridCol w:w="20"/>
        <w:gridCol w:w="539"/>
        <w:gridCol w:w="3"/>
      </w:tblGrid>
      <w:tr w14:paraId="66D69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tblHeader/>
          <w:jc w:val="center"/>
          <w:del w:id="3338" w:author="Fa'te" w:date="2026-09-18T17:38:19Z"/>
        </w:trPr>
        <w:tc>
          <w:tcPr>
            <w:tcW w:w="1560" w:type="dxa"/>
            <w:vMerge w:val="restart"/>
            <w:tcBorders>
              <w:top w:val="single" w:color="000000" w:sz="10" w:space="0"/>
              <w:bottom w:val="single" w:color="000000" w:sz="6" w:space="0"/>
            </w:tcBorders>
            <w:vAlign w:val="center"/>
          </w:tcPr>
          <w:p w14:paraId="10D07DBB">
            <w:pPr>
              <w:keepNext/>
              <w:keepLines/>
              <w:spacing w:before="0" w:after="0" w:line="264" w:lineRule="auto"/>
              <w:ind w:left="0" w:right="0" w:firstLine="0"/>
              <w:jc w:val="center"/>
              <w:rPr>
                <w:del w:id="3339" w:author="Fa'te" w:date="2026-09-18T17:38:19Z"/>
              </w:rPr>
            </w:pPr>
            <w:del w:id="3340" w:author="Fa'te" w:date="2026-09-18T17:38:19Z">
              <w:r>
                <w:rPr>
                  <w:rFonts w:ascii="Times New Roman" w:hAnsi="Times New Roman" w:eastAsia="宋体" w:cs="Times New Roman"/>
                  <w:b/>
                  <w:color w:val="000000"/>
                  <w:sz w:val="16"/>
                </w:rPr>
                <w:delText>文本编码器</w:delText>
              </w:r>
            </w:del>
          </w:p>
        </w:tc>
        <w:tc>
          <w:tcPr>
            <w:tcW w:w="2248" w:type="dxa"/>
            <w:gridSpan w:val="8"/>
            <w:tcBorders>
              <w:top w:val="single" w:color="000000" w:sz="10" w:space="0"/>
              <w:bottom w:val="single" w:color="000000" w:sz="4" w:space="0"/>
            </w:tcBorders>
            <w:vAlign w:val="center"/>
          </w:tcPr>
          <w:p w14:paraId="5E84D32D">
            <w:pPr>
              <w:keepNext/>
              <w:keepLines/>
              <w:spacing w:before="0" w:after="0" w:line="264" w:lineRule="auto"/>
              <w:ind w:left="0" w:right="0" w:firstLine="0"/>
              <w:jc w:val="center"/>
              <w:rPr>
                <w:del w:id="3341" w:author="Fa'te" w:date="2026-09-18T17:38:19Z"/>
              </w:rPr>
            </w:pPr>
            <w:del w:id="3342" w:author="Fa'te" w:date="2026-09-18T17:38:19Z">
              <w:r>
                <w:rPr>
                  <w:rFonts w:ascii="Times New Roman" w:hAnsi="Times New Roman" w:eastAsia="宋体" w:cs="Times New Roman"/>
                  <w:b/>
                  <w:color w:val="000000"/>
                  <w:sz w:val="16"/>
                </w:rPr>
                <w:delText>VGGSound-GZSL</w:delText>
              </w:r>
            </w:del>
            <w:del w:id="3343" w:author="Fa'te" w:date="2026-09-18T17:38:19Z">
              <w:r>
                <w:rPr>
                  <w:rFonts w:ascii="Times New Roman" w:hAnsi="Times New Roman" w:eastAsia="宋体" w:cs="Times New Roman"/>
                  <w:b/>
                  <w:color w:val="000000"/>
                  <w:sz w:val="16"/>
                  <w:vertAlign w:val="superscript"/>
                </w:rPr>
                <w:delText>cls</w:delText>
              </w:r>
            </w:del>
          </w:p>
        </w:tc>
        <w:tc>
          <w:tcPr>
            <w:tcW w:w="2248" w:type="dxa"/>
            <w:gridSpan w:val="8"/>
            <w:tcBorders>
              <w:top w:val="single" w:color="000000" w:sz="10" w:space="0"/>
              <w:bottom w:val="single" w:color="000000" w:sz="4" w:space="0"/>
            </w:tcBorders>
            <w:vAlign w:val="center"/>
          </w:tcPr>
          <w:p w14:paraId="2D4EEDB8">
            <w:pPr>
              <w:keepNext/>
              <w:keepLines/>
              <w:spacing w:before="0" w:after="0" w:line="264" w:lineRule="auto"/>
              <w:ind w:left="0" w:right="0" w:firstLine="0"/>
              <w:jc w:val="center"/>
              <w:rPr>
                <w:del w:id="3344" w:author="Fa'te" w:date="2026-09-18T17:38:19Z"/>
              </w:rPr>
            </w:pPr>
            <w:del w:id="3345" w:author="Fa'te" w:date="2026-09-18T17:38:19Z">
              <w:r>
                <w:rPr>
                  <w:rFonts w:ascii="Times New Roman" w:hAnsi="Times New Roman" w:eastAsia="宋体" w:cs="Times New Roman"/>
                  <w:b/>
                  <w:color w:val="000000"/>
                  <w:sz w:val="16"/>
                </w:rPr>
                <w:delText>UCF-GZSL</w:delText>
              </w:r>
            </w:del>
            <w:del w:id="3346" w:author="Fa'te" w:date="2026-09-18T17:38:19Z">
              <w:r>
                <w:rPr>
                  <w:rFonts w:ascii="Times New Roman" w:hAnsi="Times New Roman" w:eastAsia="宋体" w:cs="Times New Roman"/>
                  <w:b/>
                  <w:color w:val="000000"/>
                  <w:sz w:val="16"/>
                  <w:vertAlign w:val="superscript"/>
                </w:rPr>
                <w:delText>cls</w:delText>
              </w:r>
            </w:del>
          </w:p>
        </w:tc>
        <w:tc>
          <w:tcPr>
            <w:tcW w:w="2248" w:type="dxa"/>
            <w:gridSpan w:val="9"/>
            <w:tcBorders>
              <w:top w:val="single" w:color="000000" w:sz="10" w:space="0"/>
              <w:bottom w:val="single" w:color="000000" w:sz="4" w:space="0"/>
            </w:tcBorders>
            <w:vAlign w:val="center"/>
          </w:tcPr>
          <w:p w14:paraId="6AD2BA66">
            <w:pPr>
              <w:keepNext/>
              <w:keepLines/>
              <w:spacing w:before="0" w:after="0" w:line="264" w:lineRule="auto"/>
              <w:ind w:left="0" w:right="0" w:firstLine="0"/>
              <w:jc w:val="center"/>
              <w:rPr>
                <w:del w:id="3347" w:author="Fa'te" w:date="2026-09-18T17:38:19Z"/>
              </w:rPr>
            </w:pPr>
            <w:del w:id="3348" w:author="Fa'te" w:date="2026-09-18T17:38:19Z">
              <w:r>
                <w:rPr>
                  <w:rFonts w:ascii="Times New Roman" w:hAnsi="Times New Roman" w:eastAsia="宋体" w:cs="Times New Roman"/>
                  <w:b/>
                  <w:color w:val="000000"/>
                  <w:sz w:val="16"/>
                </w:rPr>
                <w:delText>ActivityNet-GZSL</w:delText>
              </w:r>
            </w:del>
            <w:del w:id="3349" w:author="Fa'te" w:date="2026-09-18T17:38:19Z">
              <w:r>
                <w:rPr>
                  <w:rFonts w:ascii="Times New Roman" w:hAnsi="Times New Roman" w:eastAsia="宋体" w:cs="Times New Roman"/>
                  <w:b/>
                  <w:color w:val="000000"/>
                  <w:sz w:val="16"/>
                  <w:vertAlign w:val="superscript"/>
                </w:rPr>
                <w:delText>cls</w:delText>
              </w:r>
            </w:del>
          </w:p>
        </w:tc>
      </w:tr>
      <w:tr w14:paraId="4B7EB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tblHeader/>
          <w:jc w:val="center"/>
          <w:del w:id="3350" w:author="Fa'te" w:date="2026-09-18T17:38:19Z"/>
        </w:trPr>
        <w:tc>
          <w:tcPr>
            <w:tcW w:w="1560" w:type="dxa"/>
            <w:vMerge w:val="continue"/>
            <w:vAlign w:val="center"/>
          </w:tcPr>
          <w:p w14:paraId="493AC5D1">
            <w:pPr>
              <w:rPr>
                <w:del w:id="3351" w:author="Fa'te" w:date="2026-09-18T17:38:19Z"/>
              </w:rPr>
            </w:pPr>
          </w:p>
        </w:tc>
        <w:tc>
          <w:tcPr>
            <w:tcW w:w="562" w:type="dxa"/>
            <w:gridSpan w:val="2"/>
            <w:tcBorders>
              <w:bottom w:val="single" w:color="000000" w:sz="6" w:space="0"/>
            </w:tcBorders>
            <w:vAlign w:val="center"/>
          </w:tcPr>
          <w:p w14:paraId="7600C823">
            <w:pPr>
              <w:keepNext/>
              <w:keepLines/>
              <w:spacing w:before="0" w:after="0" w:line="264" w:lineRule="auto"/>
              <w:ind w:left="0" w:right="0" w:firstLine="0"/>
              <w:jc w:val="center"/>
              <w:rPr>
                <w:del w:id="3352" w:author="Fa'te" w:date="2026-09-18T17:38:19Z"/>
              </w:rPr>
            </w:pPr>
            <w:del w:id="3353" w:author="Fa'te" w:date="2026-09-18T17:38:19Z">
              <w:r>
                <w:rPr>
                  <w:rFonts w:ascii="Times New Roman" w:hAnsi="Times New Roman" w:eastAsia="宋体" w:cs="Times New Roman"/>
                  <w:b/>
                  <w:color w:val="000000"/>
                  <w:sz w:val="16"/>
                </w:rPr>
                <w:delText>S</w:delText>
              </w:r>
            </w:del>
          </w:p>
        </w:tc>
        <w:tc>
          <w:tcPr>
            <w:tcW w:w="562" w:type="dxa"/>
            <w:gridSpan w:val="2"/>
            <w:tcBorders>
              <w:bottom w:val="single" w:color="000000" w:sz="6" w:space="0"/>
            </w:tcBorders>
            <w:vAlign w:val="center"/>
          </w:tcPr>
          <w:p w14:paraId="653317B2">
            <w:pPr>
              <w:keepNext/>
              <w:keepLines/>
              <w:spacing w:before="0" w:after="0" w:line="264" w:lineRule="auto"/>
              <w:ind w:left="0" w:right="0" w:firstLine="0"/>
              <w:jc w:val="center"/>
              <w:rPr>
                <w:del w:id="3354" w:author="Fa'te" w:date="2026-09-18T17:38:19Z"/>
              </w:rPr>
            </w:pPr>
            <w:del w:id="3355" w:author="Fa'te" w:date="2026-09-18T17:38:19Z">
              <w:r>
                <w:rPr>
                  <w:rFonts w:ascii="Times New Roman" w:hAnsi="Times New Roman" w:eastAsia="宋体" w:cs="Times New Roman"/>
                  <w:b/>
                  <w:color w:val="000000"/>
                  <w:sz w:val="16"/>
                </w:rPr>
                <w:delText>U</w:delText>
              </w:r>
            </w:del>
          </w:p>
        </w:tc>
        <w:tc>
          <w:tcPr>
            <w:tcW w:w="562" w:type="dxa"/>
            <w:gridSpan w:val="2"/>
            <w:tcBorders>
              <w:bottom w:val="single" w:color="000000" w:sz="6" w:space="0"/>
            </w:tcBorders>
            <w:vAlign w:val="center"/>
          </w:tcPr>
          <w:p w14:paraId="40993158">
            <w:pPr>
              <w:keepNext/>
              <w:keepLines/>
              <w:spacing w:before="0" w:after="0" w:line="264" w:lineRule="auto"/>
              <w:ind w:left="0" w:right="0" w:firstLine="0"/>
              <w:jc w:val="center"/>
              <w:rPr>
                <w:del w:id="3356" w:author="Fa'te" w:date="2026-09-18T17:38:19Z"/>
              </w:rPr>
            </w:pPr>
            <w:del w:id="3357" w:author="Fa'te" w:date="2026-09-18T17:38:19Z">
              <w:r>
                <w:rPr>
                  <w:rFonts w:ascii="Times New Roman" w:hAnsi="Times New Roman" w:eastAsia="宋体" w:cs="Times New Roman"/>
                  <w:b/>
                  <w:color w:val="000000"/>
                  <w:sz w:val="16"/>
                </w:rPr>
                <w:delText>HM</w:delText>
              </w:r>
            </w:del>
          </w:p>
        </w:tc>
        <w:tc>
          <w:tcPr>
            <w:tcW w:w="562" w:type="dxa"/>
            <w:gridSpan w:val="2"/>
            <w:tcBorders>
              <w:bottom w:val="single" w:color="000000" w:sz="6" w:space="0"/>
            </w:tcBorders>
            <w:vAlign w:val="center"/>
          </w:tcPr>
          <w:p w14:paraId="6F26B682">
            <w:pPr>
              <w:keepNext/>
              <w:keepLines/>
              <w:spacing w:before="0" w:after="0" w:line="264" w:lineRule="auto"/>
              <w:ind w:left="0" w:right="0" w:firstLine="0"/>
              <w:jc w:val="center"/>
              <w:rPr>
                <w:del w:id="3358" w:author="Fa'te" w:date="2026-09-18T17:38:19Z"/>
              </w:rPr>
            </w:pPr>
            <w:del w:id="3359" w:author="Fa'te" w:date="2026-09-18T17:38:19Z">
              <w:r>
                <w:rPr>
                  <w:rFonts w:ascii="Times New Roman" w:hAnsi="Times New Roman" w:eastAsia="宋体" w:cs="Times New Roman"/>
                  <w:b/>
                  <w:color w:val="000000"/>
                  <w:sz w:val="16"/>
                </w:rPr>
                <w:delText>ZSL</w:delText>
              </w:r>
            </w:del>
          </w:p>
        </w:tc>
        <w:tc>
          <w:tcPr>
            <w:tcW w:w="562" w:type="dxa"/>
            <w:gridSpan w:val="2"/>
            <w:tcBorders>
              <w:bottom w:val="single" w:color="000000" w:sz="6" w:space="0"/>
            </w:tcBorders>
            <w:vAlign w:val="center"/>
          </w:tcPr>
          <w:p w14:paraId="43F7330C">
            <w:pPr>
              <w:keepNext/>
              <w:keepLines/>
              <w:spacing w:before="0" w:after="0" w:line="264" w:lineRule="auto"/>
              <w:ind w:left="0" w:right="0" w:firstLine="0"/>
              <w:jc w:val="center"/>
              <w:rPr>
                <w:del w:id="3360" w:author="Fa'te" w:date="2026-09-18T17:38:19Z"/>
              </w:rPr>
            </w:pPr>
            <w:del w:id="3361" w:author="Fa'te" w:date="2026-09-18T17:38:19Z">
              <w:r>
                <w:rPr>
                  <w:rFonts w:ascii="Times New Roman" w:hAnsi="Times New Roman" w:eastAsia="宋体" w:cs="Times New Roman"/>
                  <w:b/>
                  <w:color w:val="000000"/>
                  <w:sz w:val="16"/>
                </w:rPr>
                <w:delText>S</w:delText>
              </w:r>
            </w:del>
          </w:p>
        </w:tc>
        <w:tc>
          <w:tcPr>
            <w:tcW w:w="562" w:type="dxa"/>
            <w:gridSpan w:val="2"/>
            <w:tcBorders>
              <w:bottom w:val="single" w:color="000000" w:sz="6" w:space="0"/>
            </w:tcBorders>
            <w:vAlign w:val="center"/>
          </w:tcPr>
          <w:p w14:paraId="315C9950">
            <w:pPr>
              <w:keepNext/>
              <w:keepLines/>
              <w:spacing w:before="0" w:after="0" w:line="264" w:lineRule="auto"/>
              <w:ind w:left="0" w:right="0" w:firstLine="0"/>
              <w:jc w:val="center"/>
              <w:rPr>
                <w:del w:id="3362" w:author="Fa'te" w:date="2026-09-18T17:38:19Z"/>
              </w:rPr>
            </w:pPr>
            <w:del w:id="3363" w:author="Fa'te" w:date="2026-09-18T17:38:19Z">
              <w:r>
                <w:rPr>
                  <w:rFonts w:ascii="Times New Roman" w:hAnsi="Times New Roman" w:eastAsia="宋体" w:cs="Times New Roman"/>
                  <w:b/>
                  <w:color w:val="000000"/>
                  <w:sz w:val="16"/>
                </w:rPr>
                <w:delText>U</w:delText>
              </w:r>
            </w:del>
          </w:p>
        </w:tc>
        <w:tc>
          <w:tcPr>
            <w:tcW w:w="562" w:type="dxa"/>
            <w:gridSpan w:val="2"/>
            <w:tcBorders>
              <w:bottom w:val="single" w:color="000000" w:sz="6" w:space="0"/>
            </w:tcBorders>
            <w:vAlign w:val="center"/>
          </w:tcPr>
          <w:p w14:paraId="1DCB4E87">
            <w:pPr>
              <w:keepNext/>
              <w:keepLines/>
              <w:spacing w:before="0" w:after="0" w:line="264" w:lineRule="auto"/>
              <w:ind w:left="0" w:right="0" w:firstLine="0"/>
              <w:jc w:val="center"/>
              <w:rPr>
                <w:del w:id="3364" w:author="Fa'te" w:date="2026-09-18T17:38:19Z"/>
              </w:rPr>
            </w:pPr>
            <w:del w:id="3365" w:author="Fa'te" w:date="2026-09-18T17:38:19Z">
              <w:r>
                <w:rPr>
                  <w:rFonts w:ascii="Times New Roman" w:hAnsi="Times New Roman" w:eastAsia="宋体" w:cs="Times New Roman"/>
                  <w:b/>
                  <w:color w:val="000000"/>
                  <w:sz w:val="16"/>
                </w:rPr>
                <w:delText>HM</w:delText>
              </w:r>
            </w:del>
          </w:p>
        </w:tc>
        <w:tc>
          <w:tcPr>
            <w:tcW w:w="562" w:type="dxa"/>
            <w:gridSpan w:val="2"/>
            <w:tcBorders>
              <w:bottom w:val="single" w:color="000000" w:sz="6" w:space="0"/>
            </w:tcBorders>
            <w:vAlign w:val="center"/>
          </w:tcPr>
          <w:p w14:paraId="272D7CAA">
            <w:pPr>
              <w:keepNext/>
              <w:keepLines/>
              <w:spacing w:before="0" w:after="0" w:line="264" w:lineRule="auto"/>
              <w:ind w:left="0" w:right="0" w:firstLine="0"/>
              <w:jc w:val="center"/>
              <w:rPr>
                <w:del w:id="3366" w:author="Fa'te" w:date="2026-09-18T17:38:19Z"/>
              </w:rPr>
            </w:pPr>
            <w:del w:id="3367" w:author="Fa'te" w:date="2026-09-18T17:38:19Z">
              <w:r>
                <w:rPr>
                  <w:rFonts w:ascii="Times New Roman" w:hAnsi="Times New Roman" w:eastAsia="宋体" w:cs="Times New Roman"/>
                  <w:b/>
                  <w:color w:val="000000"/>
                  <w:sz w:val="16"/>
                </w:rPr>
                <w:delText>ZSL</w:delText>
              </w:r>
            </w:del>
          </w:p>
        </w:tc>
        <w:tc>
          <w:tcPr>
            <w:tcW w:w="562" w:type="dxa"/>
            <w:gridSpan w:val="2"/>
            <w:tcBorders>
              <w:bottom w:val="single" w:color="000000" w:sz="6" w:space="0"/>
            </w:tcBorders>
            <w:vAlign w:val="center"/>
          </w:tcPr>
          <w:p w14:paraId="35D6E820">
            <w:pPr>
              <w:keepNext/>
              <w:keepLines/>
              <w:spacing w:before="0" w:after="0" w:line="264" w:lineRule="auto"/>
              <w:ind w:left="0" w:right="0" w:firstLine="0"/>
              <w:jc w:val="center"/>
              <w:rPr>
                <w:del w:id="3368" w:author="Fa'te" w:date="2026-09-18T17:38:19Z"/>
              </w:rPr>
            </w:pPr>
            <w:del w:id="3369" w:author="Fa'te" w:date="2026-09-18T17:38:19Z">
              <w:r>
                <w:rPr>
                  <w:rFonts w:ascii="Times New Roman" w:hAnsi="Times New Roman" w:eastAsia="宋体" w:cs="Times New Roman"/>
                  <w:b/>
                  <w:color w:val="000000"/>
                  <w:sz w:val="16"/>
                </w:rPr>
                <w:delText>S</w:delText>
              </w:r>
            </w:del>
          </w:p>
        </w:tc>
        <w:tc>
          <w:tcPr>
            <w:tcW w:w="562" w:type="dxa"/>
            <w:gridSpan w:val="2"/>
            <w:tcBorders>
              <w:bottom w:val="single" w:color="000000" w:sz="6" w:space="0"/>
            </w:tcBorders>
            <w:vAlign w:val="center"/>
          </w:tcPr>
          <w:p w14:paraId="4E72F7C9">
            <w:pPr>
              <w:keepNext/>
              <w:keepLines/>
              <w:spacing w:before="0" w:after="0" w:line="264" w:lineRule="auto"/>
              <w:ind w:left="0" w:right="0" w:firstLine="0"/>
              <w:jc w:val="center"/>
              <w:rPr>
                <w:del w:id="3370" w:author="Fa'te" w:date="2026-09-18T17:38:19Z"/>
              </w:rPr>
            </w:pPr>
            <w:del w:id="3371" w:author="Fa'te" w:date="2026-09-18T17:38:19Z">
              <w:r>
                <w:rPr>
                  <w:rFonts w:ascii="Times New Roman" w:hAnsi="Times New Roman" w:eastAsia="宋体" w:cs="Times New Roman"/>
                  <w:b/>
                  <w:color w:val="000000"/>
                  <w:sz w:val="16"/>
                </w:rPr>
                <w:delText>U</w:delText>
              </w:r>
            </w:del>
          </w:p>
        </w:tc>
        <w:tc>
          <w:tcPr>
            <w:tcW w:w="562" w:type="dxa"/>
            <w:gridSpan w:val="2"/>
            <w:tcBorders>
              <w:bottom w:val="single" w:color="000000" w:sz="6" w:space="0"/>
            </w:tcBorders>
            <w:vAlign w:val="center"/>
          </w:tcPr>
          <w:p w14:paraId="674BDCEB">
            <w:pPr>
              <w:keepNext/>
              <w:keepLines/>
              <w:spacing w:before="0" w:after="0" w:line="264" w:lineRule="auto"/>
              <w:ind w:left="0" w:right="0" w:firstLine="0"/>
              <w:jc w:val="center"/>
              <w:rPr>
                <w:del w:id="3372" w:author="Fa'te" w:date="2026-09-18T17:38:19Z"/>
              </w:rPr>
            </w:pPr>
            <w:del w:id="3373" w:author="Fa'te" w:date="2026-09-18T17:38:19Z">
              <w:r>
                <w:rPr>
                  <w:rFonts w:ascii="Times New Roman" w:hAnsi="Times New Roman" w:eastAsia="宋体" w:cs="Times New Roman"/>
                  <w:b/>
                  <w:color w:val="000000"/>
                  <w:sz w:val="16"/>
                </w:rPr>
                <w:delText>HM</w:delText>
              </w:r>
            </w:del>
          </w:p>
        </w:tc>
        <w:tc>
          <w:tcPr>
            <w:tcW w:w="562" w:type="dxa"/>
            <w:gridSpan w:val="3"/>
            <w:tcBorders>
              <w:bottom w:val="single" w:color="000000" w:sz="6" w:space="0"/>
            </w:tcBorders>
            <w:vAlign w:val="center"/>
          </w:tcPr>
          <w:p w14:paraId="6DC928B9">
            <w:pPr>
              <w:keepNext/>
              <w:keepLines/>
              <w:spacing w:before="0" w:after="0" w:line="264" w:lineRule="auto"/>
              <w:ind w:left="0" w:right="0" w:firstLine="0"/>
              <w:jc w:val="center"/>
              <w:rPr>
                <w:del w:id="3374" w:author="Fa'te" w:date="2026-09-18T17:38:19Z"/>
              </w:rPr>
            </w:pPr>
            <w:del w:id="3375" w:author="Fa'te" w:date="2026-09-18T17:38:19Z">
              <w:r>
                <w:rPr>
                  <w:rFonts w:ascii="Times New Roman" w:hAnsi="Times New Roman" w:eastAsia="宋体" w:cs="Times New Roman"/>
                  <w:b/>
                  <w:color w:val="000000"/>
                  <w:sz w:val="16"/>
                </w:rPr>
                <w:delText>ZSL</w:delText>
              </w:r>
            </w:del>
          </w:p>
        </w:tc>
      </w:tr>
      <w:tr w14:paraId="1BE52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jc w:val="center"/>
          <w:del w:id="3376" w:author="Fa'te" w:date="2026-09-18T17:38:19Z"/>
        </w:trPr>
        <w:tc>
          <w:tcPr>
            <w:tcW w:w="1560" w:type="dxa"/>
            <w:vAlign w:val="center"/>
          </w:tcPr>
          <w:p w14:paraId="2338698A">
            <w:pPr>
              <w:keepNext/>
              <w:keepLines/>
              <w:spacing w:before="0" w:after="0" w:line="264" w:lineRule="auto"/>
              <w:ind w:left="0" w:right="0" w:firstLine="0"/>
              <w:jc w:val="left"/>
              <w:rPr>
                <w:del w:id="3377" w:author="Fa'te" w:date="2026-09-18T17:38:19Z"/>
              </w:rPr>
            </w:pPr>
            <w:del w:id="3378" w:author="Fa'te" w:date="2026-09-18T17:38:19Z">
              <w:r>
                <w:rPr>
                  <w:rFonts w:ascii="Times New Roman" w:hAnsi="Times New Roman" w:eastAsia="宋体" w:cs="Times New Roman"/>
                  <w:color w:val="000000"/>
                  <w:sz w:val="16"/>
                </w:rPr>
                <w:delText>仅CLIP</w:delText>
              </w:r>
            </w:del>
          </w:p>
        </w:tc>
        <w:tc>
          <w:tcPr>
            <w:tcW w:w="562" w:type="dxa"/>
            <w:gridSpan w:val="2"/>
            <w:vAlign w:val="center"/>
          </w:tcPr>
          <w:p w14:paraId="27AA9DFC">
            <w:pPr>
              <w:keepNext/>
              <w:keepLines/>
              <w:spacing w:before="0" w:after="0" w:line="264" w:lineRule="auto"/>
              <w:ind w:left="0" w:right="0" w:firstLine="0"/>
              <w:jc w:val="center"/>
              <w:rPr>
                <w:del w:id="3379" w:author="Fa'te" w:date="2026-09-18T17:38:19Z"/>
              </w:rPr>
            </w:pPr>
            <w:del w:id="3380" w:author="Fa'te" w:date="2026-09-18T17:38:19Z">
              <w:r>
                <w:rPr>
                  <w:rFonts w:ascii="Times New Roman" w:hAnsi="Times New Roman" w:eastAsia="宋体" w:cs="Times New Roman"/>
                  <w:color w:val="000000"/>
                  <w:sz w:val="16"/>
                </w:rPr>
                <w:delText>33.23</w:delText>
              </w:r>
            </w:del>
          </w:p>
        </w:tc>
        <w:tc>
          <w:tcPr>
            <w:tcW w:w="562" w:type="dxa"/>
            <w:gridSpan w:val="2"/>
            <w:vAlign w:val="center"/>
          </w:tcPr>
          <w:p w14:paraId="06CCD7AF">
            <w:pPr>
              <w:keepNext/>
              <w:keepLines/>
              <w:spacing w:before="0" w:after="0" w:line="264" w:lineRule="auto"/>
              <w:ind w:left="0" w:right="0" w:firstLine="0"/>
              <w:jc w:val="center"/>
              <w:rPr>
                <w:del w:id="3381" w:author="Fa'te" w:date="2026-09-18T17:38:19Z"/>
              </w:rPr>
            </w:pPr>
            <w:del w:id="3382" w:author="Fa'te" w:date="2026-09-18T17:38:19Z">
              <w:r>
                <w:rPr>
                  <w:rFonts w:ascii="Times New Roman" w:hAnsi="Times New Roman" w:eastAsia="宋体" w:cs="Times New Roman"/>
                  <w:color w:val="000000"/>
                  <w:sz w:val="16"/>
                </w:rPr>
                <w:delText>10.86</w:delText>
              </w:r>
            </w:del>
          </w:p>
        </w:tc>
        <w:tc>
          <w:tcPr>
            <w:tcW w:w="562" w:type="dxa"/>
            <w:gridSpan w:val="2"/>
            <w:vAlign w:val="center"/>
          </w:tcPr>
          <w:p w14:paraId="53FBE247">
            <w:pPr>
              <w:keepNext/>
              <w:keepLines/>
              <w:spacing w:before="0" w:after="0" w:line="264" w:lineRule="auto"/>
              <w:ind w:left="0" w:right="0" w:firstLine="0"/>
              <w:jc w:val="center"/>
              <w:rPr>
                <w:del w:id="3383" w:author="Fa'te" w:date="2026-09-18T17:38:19Z"/>
              </w:rPr>
            </w:pPr>
            <w:del w:id="3384" w:author="Fa'te" w:date="2026-09-18T17:38:19Z">
              <w:r>
                <w:rPr>
                  <w:rFonts w:ascii="Times New Roman" w:hAnsi="Times New Roman" w:eastAsia="宋体" w:cs="Times New Roman"/>
                  <w:color w:val="000000"/>
                  <w:sz w:val="16"/>
                </w:rPr>
                <w:delText>16.37</w:delText>
              </w:r>
            </w:del>
          </w:p>
        </w:tc>
        <w:tc>
          <w:tcPr>
            <w:tcW w:w="562" w:type="dxa"/>
            <w:gridSpan w:val="2"/>
            <w:vAlign w:val="center"/>
          </w:tcPr>
          <w:p w14:paraId="42A9C35B">
            <w:pPr>
              <w:keepNext/>
              <w:keepLines/>
              <w:spacing w:before="0" w:after="0" w:line="264" w:lineRule="auto"/>
              <w:ind w:left="0" w:right="0" w:firstLine="0"/>
              <w:jc w:val="center"/>
              <w:rPr>
                <w:del w:id="3385" w:author="Fa'te" w:date="2026-09-18T17:38:19Z"/>
              </w:rPr>
            </w:pPr>
            <w:del w:id="3386" w:author="Fa'te" w:date="2026-09-18T17:38:19Z">
              <w:r>
                <w:rPr>
                  <w:rFonts w:ascii="Times New Roman" w:hAnsi="Times New Roman" w:eastAsia="宋体" w:cs="Times New Roman"/>
                  <w:color w:val="000000"/>
                  <w:sz w:val="16"/>
                </w:rPr>
                <w:delText>12.02</w:delText>
              </w:r>
            </w:del>
          </w:p>
        </w:tc>
        <w:tc>
          <w:tcPr>
            <w:tcW w:w="562" w:type="dxa"/>
            <w:gridSpan w:val="2"/>
            <w:vAlign w:val="center"/>
          </w:tcPr>
          <w:p w14:paraId="4553BB11">
            <w:pPr>
              <w:keepNext/>
              <w:keepLines/>
              <w:spacing w:before="0" w:after="0" w:line="264" w:lineRule="auto"/>
              <w:ind w:left="0" w:right="0" w:firstLine="0"/>
              <w:jc w:val="center"/>
              <w:rPr>
                <w:del w:id="3387" w:author="Fa'te" w:date="2026-09-18T17:38:19Z"/>
              </w:rPr>
            </w:pPr>
            <w:del w:id="3388" w:author="Fa'te" w:date="2026-09-18T17:38:19Z">
              <w:r>
                <w:rPr>
                  <w:rFonts w:ascii="Times New Roman" w:hAnsi="Times New Roman" w:eastAsia="宋体" w:cs="Times New Roman"/>
                  <w:color w:val="000000"/>
                  <w:sz w:val="16"/>
                  <w:u w:val="single"/>
                </w:rPr>
                <w:delText>84.03</w:delText>
              </w:r>
            </w:del>
          </w:p>
        </w:tc>
        <w:tc>
          <w:tcPr>
            <w:tcW w:w="562" w:type="dxa"/>
            <w:gridSpan w:val="2"/>
            <w:vAlign w:val="center"/>
          </w:tcPr>
          <w:p w14:paraId="4ECFCAD6">
            <w:pPr>
              <w:keepNext/>
              <w:keepLines/>
              <w:spacing w:before="0" w:after="0" w:line="264" w:lineRule="auto"/>
              <w:ind w:left="0" w:right="0" w:firstLine="0"/>
              <w:jc w:val="center"/>
              <w:rPr>
                <w:del w:id="3389" w:author="Fa'te" w:date="2026-09-18T17:38:19Z"/>
              </w:rPr>
            </w:pPr>
            <w:del w:id="3390" w:author="Fa'te" w:date="2026-09-18T17:38:19Z">
              <w:r>
                <w:rPr>
                  <w:rFonts w:ascii="Times New Roman" w:hAnsi="Times New Roman" w:eastAsia="宋体" w:cs="Times New Roman"/>
                  <w:color w:val="000000"/>
                  <w:sz w:val="16"/>
                  <w:u w:val="single"/>
                </w:rPr>
                <w:delText>46.79</w:delText>
              </w:r>
            </w:del>
          </w:p>
        </w:tc>
        <w:tc>
          <w:tcPr>
            <w:tcW w:w="562" w:type="dxa"/>
            <w:gridSpan w:val="2"/>
            <w:vAlign w:val="center"/>
          </w:tcPr>
          <w:p w14:paraId="2C709DD3">
            <w:pPr>
              <w:keepNext/>
              <w:keepLines/>
              <w:spacing w:before="0" w:after="0" w:line="264" w:lineRule="auto"/>
              <w:ind w:left="0" w:right="0" w:firstLine="0"/>
              <w:jc w:val="center"/>
              <w:rPr>
                <w:del w:id="3391" w:author="Fa'te" w:date="2026-09-18T17:38:19Z"/>
              </w:rPr>
            </w:pPr>
            <w:del w:id="3392" w:author="Fa'te" w:date="2026-09-18T17:38:19Z">
              <w:r>
                <w:rPr>
                  <w:rFonts w:ascii="Times New Roman" w:hAnsi="Times New Roman" w:eastAsia="宋体" w:cs="Times New Roman"/>
                  <w:color w:val="000000"/>
                  <w:sz w:val="16"/>
                  <w:u w:val="single"/>
                </w:rPr>
                <w:delText>60.11</w:delText>
              </w:r>
            </w:del>
          </w:p>
        </w:tc>
        <w:tc>
          <w:tcPr>
            <w:tcW w:w="562" w:type="dxa"/>
            <w:gridSpan w:val="2"/>
            <w:vAlign w:val="center"/>
          </w:tcPr>
          <w:p w14:paraId="6CEC5809">
            <w:pPr>
              <w:keepNext/>
              <w:keepLines/>
              <w:spacing w:before="0" w:after="0" w:line="264" w:lineRule="auto"/>
              <w:ind w:left="0" w:right="0" w:firstLine="0"/>
              <w:jc w:val="center"/>
              <w:rPr>
                <w:del w:id="3393" w:author="Fa'te" w:date="2026-09-18T17:38:19Z"/>
              </w:rPr>
            </w:pPr>
            <w:del w:id="3394" w:author="Fa'te" w:date="2026-09-18T17:38:19Z">
              <w:r>
                <w:rPr>
                  <w:rFonts w:ascii="Times New Roman" w:hAnsi="Times New Roman" w:eastAsia="宋体" w:cs="Times New Roman"/>
                  <w:color w:val="000000"/>
                  <w:sz w:val="16"/>
                  <w:u w:val="single"/>
                </w:rPr>
                <w:delText>50.53</w:delText>
              </w:r>
            </w:del>
          </w:p>
        </w:tc>
        <w:tc>
          <w:tcPr>
            <w:tcW w:w="562" w:type="dxa"/>
            <w:gridSpan w:val="2"/>
            <w:vAlign w:val="center"/>
          </w:tcPr>
          <w:p w14:paraId="7274B9C0">
            <w:pPr>
              <w:keepNext/>
              <w:keepLines/>
              <w:spacing w:before="0" w:after="0" w:line="264" w:lineRule="auto"/>
              <w:ind w:left="0" w:right="0" w:firstLine="0"/>
              <w:jc w:val="center"/>
              <w:rPr>
                <w:del w:id="3395" w:author="Fa'te" w:date="2026-09-18T17:38:19Z"/>
              </w:rPr>
            </w:pPr>
            <w:del w:id="3396" w:author="Fa'te" w:date="2026-09-18T17:38:19Z">
              <w:r>
                <w:rPr>
                  <w:rFonts w:ascii="Times New Roman" w:hAnsi="Times New Roman" w:eastAsia="宋体" w:cs="Times New Roman"/>
                  <w:color w:val="000000"/>
                  <w:sz w:val="16"/>
                  <w:u w:val="single"/>
                </w:rPr>
                <w:delText>43.66</w:delText>
              </w:r>
            </w:del>
          </w:p>
        </w:tc>
        <w:tc>
          <w:tcPr>
            <w:tcW w:w="562" w:type="dxa"/>
            <w:gridSpan w:val="2"/>
            <w:vAlign w:val="center"/>
          </w:tcPr>
          <w:p w14:paraId="4D4A3167">
            <w:pPr>
              <w:keepNext/>
              <w:keepLines/>
              <w:spacing w:before="0" w:after="0" w:line="264" w:lineRule="auto"/>
              <w:ind w:left="0" w:right="0" w:firstLine="0"/>
              <w:jc w:val="center"/>
              <w:rPr>
                <w:del w:id="3397" w:author="Fa'te" w:date="2026-09-18T17:38:19Z"/>
              </w:rPr>
            </w:pPr>
            <w:del w:id="3398" w:author="Fa'te" w:date="2026-09-18T17:38:19Z">
              <w:r>
                <w:rPr>
                  <w:rFonts w:ascii="Times New Roman" w:hAnsi="Times New Roman" w:eastAsia="宋体" w:cs="Times New Roman"/>
                  <w:color w:val="000000"/>
                  <w:sz w:val="16"/>
                  <w:u w:val="single"/>
                </w:rPr>
                <w:delText>23.50</w:delText>
              </w:r>
            </w:del>
          </w:p>
        </w:tc>
        <w:tc>
          <w:tcPr>
            <w:tcW w:w="562" w:type="dxa"/>
            <w:gridSpan w:val="2"/>
            <w:vAlign w:val="center"/>
          </w:tcPr>
          <w:p w14:paraId="0632036B">
            <w:pPr>
              <w:keepNext/>
              <w:keepLines/>
              <w:spacing w:before="0" w:after="0" w:line="264" w:lineRule="auto"/>
              <w:ind w:left="0" w:right="0" w:firstLine="0"/>
              <w:jc w:val="center"/>
              <w:rPr>
                <w:del w:id="3399" w:author="Fa'te" w:date="2026-09-18T17:38:19Z"/>
              </w:rPr>
            </w:pPr>
            <w:del w:id="3400" w:author="Fa'te" w:date="2026-09-18T17:38:19Z">
              <w:r>
                <w:rPr>
                  <w:rFonts w:ascii="Times New Roman" w:hAnsi="Times New Roman" w:eastAsia="宋体" w:cs="Times New Roman"/>
                  <w:color w:val="000000"/>
                  <w:sz w:val="16"/>
                  <w:u w:val="single"/>
                </w:rPr>
                <w:delText>30.55</w:delText>
              </w:r>
            </w:del>
          </w:p>
        </w:tc>
        <w:tc>
          <w:tcPr>
            <w:tcW w:w="562" w:type="dxa"/>
            <w:gridSpan w:val="3"/>
            <w:vAlign w:val="center"/>
          </w:tcPr>
          <w:p w14:paraId="0046503F">
            <w:pPr>
              <w:keepNext/>
              <w:keepLines/>
              <w:spacing w:before="0" w:after="0" w:line="264" w:lineRule="auto"/>
              <w:ind w:left="0" w:right="0" w:firstLine="0"/>
              <w:jc w:val="center"/>
              <w:rPr>
                <w:del w:id="3401" w:author="Fa'te" w:date="2026-09-18T17:38:19Z"/>
              </w:rPr>
            </w:pPr>
            <w:del w:id="3402" w:author="Fa'te" w:date="2026-09-18T17:38:19Z">
              <w:r>
                <w:rPr>
                  <w:rFonts w:ascii="Times New Roman" w:hAnsi="Times New Roman" w:eastAsia="宋体" w:cs="Times New Roman"/>
                  <w:color w:val="000000"/>
                  <w:sz w:val="16"/>
                  <w:u w:val="single"/>
                </w:rPr>
                <w:delText>24.51</w:delText>
              </w:r>
            </w:del>
          </w:p>
        </w:tc>
      </w:tr>
      <w:tr w14:paraId="2077D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jc w:val="center"/>
          <w:del w:id="3403" w:author="Fa'te" w:date="2026-09-18T17:38:19Z"/>
        </w:trPr>
        <w:tc>
          <w:tcPr>
            <w:tcW w:w="1560" w:type="dxa"/>
            <w:vAlign w:val="center"/>
          </w:tcPr>
          <w:p w14:paraId="07301A46">
            <w:pPr>
              <w:keepNext/>
              <w:keepLines/>
              <w:spacing w:before="0" w:after="0" w:line="264" w:lineRule="auto"/>
              <w:ind w:left="0" w:right="0" w:firstLine="0"/>
              <w:jc w:val="left"/>
              <w:rPr>
                <w:del w:id="3404" w:author="Fa'te" w:date="2026-09-18T17:38:19Z"/>
              </w:rPr>
            </w:pPr>
            <w:del w:id="3405" w:author="Fa'te" w:date="2026-09-18T17:38:19Z">
              <w:r>
                <w:rPr>
                  <w:rFonts w:ascii="Times New Roman" w:hAnsi="Times New Roman" w:eastAsia="宋体" w:cs="Times New Roman"/>
                  <w:color w:val="000000"/>
                  <w:sz w:val="16"/>
                </w:rPr>
                <w:delText>仅CLAP</w:delText>
              </w:r>
            </w:del>
          </w:p>
        </w:tc>
        <w:tc>
          <w:tcPr>
            <w:tcW w:w="562" w:type="dxa"/>
            <w:gridSpan w:val="2"/>
            <w:vAlign w:val="center"/>
          </w:tcPr>
          <w:p w14:paraId="474FAF2F">
            <w:pPr>
              <w:keepNext/>
              <w:keepLines/>
              <w:spacing w:before="0" w:after="0" w:line="264" w:lineRule="auto"/>
              <w:ind w:left="0" w:right="0" w:firstLine="0"/>
              <w:jc w:val="center"/>
              <w:rPr>
                <w:del w:id="3406" w:author="Fa'te" w:date="2026-09-18T17:38:19Z"/>
              </w:rPr>
            </w:pPr>
            <w:del w:id="3407" w:author="Fa'te" w:date="2026-09-18T17:38:19Z">
              <w:r>
                <w:rPr>
                  <w:rFonts w:ascii="Times New Roman" w:hAnsi="Times New Roman" w:eastAsia="宋体" w:cs="Times New Roman"/>
                  <w:color w:val="000000"/>
                  <w:sz w:val="16"/>
                  <w:u w:val="single"/>
                </w:rPr>
                <w:delText>33.54</w:delText>
              </w:r>
            </w:del>
          </w:p>
        </w:tc>
        <w:tc>
          <w:tcPr>
            <w:tcW w:w="562" w:type="dxa"/>
            <w:gridSpan w:val="2"/>
            <w:vAlign w:val="center"/>
          </w:tcPr>
          <w:p w14:paraId="62BB398C">
            <w:pPr>
              <w:keepNext/>
              <w:keepLines/>
              <w:spacing w:before="0" w:after="0" w:line="264" w:lineRule="auto"/>
              <w:ind w:left="0" w:right="0" w:firstLine="0"/>
              <w:jc w:val="center"/>
              <w:rPr>
                <w:del w:id="3408" w:author="Fa'te" w:date="2026-09-18T17:38:19Z"/>
              </w:rPr>
            </w:pPr>
            <w:del w:id="3409" w:author="Fa'te" w:date="2026-09-18T17:38:19Z">
              <w:r>
                <w:rPr>
                  <w:rFonts w:ascii="Times New Roman" w:hAnsi="Times New Roman" w:eastAsia="宋体" w:cs="Times New Roman"/>
                  <w:color w:val="000000"/>
                  <w:sz w:val="16"/>
                  <w:u w:val="single"/>
                </w:rPr>
                <w:delText>11.22</w:delText>
              </w:r>
            </w:del>
          </w:p>
        </w:tc>
        <w:tc>
          <w:tcPr>
            <w:tcW w:w="562" w:type="dxa"/>
            <w:gridSpan w:val="2"/>
            <w:vAlign w:val="center"/>
          </w:tcPr>
          <w:p w14:paraId="6BA909E1">
            <w:pPr>
              <w:keepNext/>
              <w:keepLines/>
              <w:spacing w:before="0" w:after="0" w:line="264" w:lineRule="auto"/>
              <w:ind w:left="0" w:right="0" w:firstLine="0"/>
              <w:jc w:val="center"/>
              <w:rPr>
                <w:del w:id="3410" w:author="Fa'te" w:date="2026-09-18T17:38:19Z"/>
              </w:rPr>
            </w:pPr>
            <w:del w:id="3411" w:author="Fa'te" w:date="2026-09-18T17:38:19Z">
              <w:r>
                <w:rPr>
                  <w:rFonts w:ascii="Times New Roman" w:hAnsi="Times New Roman" w:eastAsia="宋体" w:cs="Times New Roman"/>
                  <w:color w:val="000000"/>
                  <w:sz w:val="16"/>
                  <w:u w:val="single"/>
                </w:rPr>
                <w:delText>16.81</w:delText>
              </w:r>
            </w:del>
          </w:p>
        </w:tc>
        <w:tc>
          <w:tcPr>
            <w:tcW w:w="562" w:type="dxa"/>
            <w:gridSpan w:val="2"/>
            <w:vAlign w:val="center"/>
          </w:tcPr>
          <w:p w14:paraId="5EE4C777">
            <w:pPr>
              <w:keepNext/>
              <w:keepLines/>
              <w:spacing w:before="0" w:after="0" w:line="264" w:lineRule="auto"/>
              <w:ind w:left="0" w:right="0" w:firstLine="0"/>
              <w:jc w:val="center"/>
              <w:rPr>
                <w:del w:id="3412" w:author="Fa'te" w:date="2026-09-18T17:38:19Z"/>
              </w:rPr>
            </w:pPr>
            <w:del w:id="3413" w:author="Fa'te" w:date="2026-09-18T17:38:19Z">
              <w:r>
                <w:rPr>
                  <w:rFonts w:ascii="Times New Roman" w:hAnsi="Times New Roman" w:eastAsia="宋体" w:cs="Times New Roman"/>
                  <w:color w:val="000000"/>
                  <w:sz w:val="16"/>
                  <w:u w:val="single"/>
                </w:rPr>
                <w:delText>12.29</w:delText>
              </w:r>
            </w:del>
          </w:p>
        </w:tc>
        <w:tc>
          <w:tcPr>
            <w:tcW w:w="562" w:type="dxa"/>
            <w:gridSpan w:val="2"/>
            <w:vAlign w:val="center"/>
          </w:tcPr>
          <w:p w14:paraId="18FE6727">
            <w:pPr>
              <w:keepNext/>
              <w:keepLines/>
              <w:spacing w:before="0" w:after="0" w:line="264" w:lineRule="auto"/>
              <w:ind w:left="0" w:right="0" w:firstLine="0"/>
              <w:jc w:val="center"/>
              <w:rPr>
                <w:del w:id="3414" w:author="Fa'te" w:date="2026-09-18T17:38:19Z"/>
              </w:rPr>
            </w:pPr>
            <w:del w:id="3415" w:author="Fa'te" w:date="2026-09-18T17:38:19Z">
              <w:r>
                <w:rPr>
                  <w:rFonts w:ascii="Times New Roman" w:hAnsi="Times New Roman" w:eastAsia="宋体" w:cs="Times New Roman"/>
                  <w:color w:val="000000"/>
                  <w:sz w:val="16"/>
                </w:rPr>
                <w:delText>83.42</w:delText>
              </w:r>
            </w:del>
          </w:p>
        </w:tc>
        <w:tc>
          <w:tcPr>
            <w:tcW w:w="562" w:type="dxa"/>
            <w:gridSpan w:val="2"/>
            <w:vAlign w:val="center"/>
          </w:tcPr>
          <w:p w14:paraId="3B0B44DD">
            <w:pPr>
              <w:keepNext/>
              <w:keepLines/>
              <w:spacing w:before="0" w:after="0" w:line="264" w:lineRule="auto"/>
              <w:ind w:left="0" w:right="0" w:firstLine="0"/>
              <w:jc w:val="center"/>
              <w:rPr>
                <w:del w:id="3416" w:author="Fa'te" w:date="2026-09-18T17:38:19Z"/>
              </w:rPr>
            </w:pPr>
            <w:del w:id="3417" w:author="Fa'te" w:date="2026-09-18T17:38:19Z">
              <w:r>
                <w:rPr>
                  <w:rFonts w:ascii="Times New Roman" w:hAnsi="Times New Roman" w:eastAsia="宋体" w:cs="Times New Roman"/>
                  <w:color w:val="000000"/>
                  <w:sz w:val="16"/>
                </w:rPr>
                <w:delText>45.47</w:delText>
              </w:r>
            </w:del>
          </w:p>
        </w:tc>
        <w:tc>
          <w:tcPr>
            <w:tcW w:w="562" w:type="dxa"/>
            <w:gridSpan w:val="2"/>
            <w:vAlign w:val="center"/>
          </w:tcPr>
          <w:p w14:paraId="4C035B72">
            <w:pPr>
              <w:keepNext/>
              <w:keepLines/>
              <w:spacing w:before="0" w:after="0" w:line="264" w:lineRule="auto"/>
              <w:ind w:left="0" w:right="0" w:firstLine="0"/>
              <w:jc w:val="center"/>
              <w:rPr>
                <w:del w:id="3418" w:author="Fa'te" w:date="2026-09-18T17:38:19Z"/>
              </w:rPr>
            </w:pPr>
            <w:del w:id="3419" w:author="Fa'te" w:date="2026-09-18T17:38:19Z">
              <w:r>
                <w:rPr>
                  <w:rFonts w:ascii="Times New Roman" w:hAnsi="Times New Roman" w:eastAsia="宋体" w:cs="Times New Roman"/>
                  <w:color w:val="000000"/>
                  <w:sz w:val="16"/>
                </w:rPr>
                <w:delText>58.86</w:delText>
              </w:r>
            </w:del>
          </w:p>
        </w:tc>
        <w:tc>
          <w:tcPr>
            <w:tcW w:w="562" w:type="dxa"/>
            <w:gridSpan w:val="2"/>
            <w:vAlign w:val="center"/>
          </w:tcPr>
          <w:p w14:paraId="72745C9E">
            <w:pPr>
              <w:keepNext/>
              <w:keepLines/>
              <w:spacing w:before="0" w:after="0" w:line="264" w:lineRule="auto"/>
              <w:ind w:left="0" w:right="0" w:firstLine="0"/>
              <w:jc w:val="center"/>
              <w:rPr>
                <w:del w:id="3420" w:author="Fa'te" w:date="2026-09-18T17:38:19Z"/>
              </w:rPr>
            </w:pPr>
            <w:del w:id="3421" w:author="Fa'te" w:date="2026-09-18T17:38:19Z">
              <w:r>
                <w:rPr>
                  <w:rFonts w:ascii="Times New Roman" w:hAnsi="Times New Roman" w:eastAsia="宋体" w:cs="Times New Roman"/>
                  <w:color w:val="000000"/>
                  <w:sz w:val="16"/>
                </w:rPr>
                <w:delText>49.47</w:delText>
              </w:r>
            </w:del>
          </w:p>
        </w:tc>
        <w:tc>
          <w:tcPr>
            <w:tcW w:w="562" w:type="dxa"/>
            <w:gridSpan w:val="2"/>
            <w:vAlign w:val="center"/>
          </w:tcPr>
          <w:p w14:paraId="2D70B80C">
            <w:pPr>
              <w:keepNext/>
              <w:keepLines/>
              <w:spacing w:before="0" w:after="0" w:line="264" w:lineRule="auto"/>
              <w:ind w:left="0" w:right="0" w:firstLine="0"/>
              <w:jc w:val="center"/>
              <w:rPr>
                <w:del w:id="3422" w:author="Fa'te" w:date="2026-09-18T17:38:19Z"/>
              </w:rPr>
            </w:pPr>
            <w:del w:id="3423" w:author="Fa'te" w:date="2026-09-18T17:38:19Z">
              <w:r>
                <w:rPr>
                  <w:rFonts w:ascii="Times New Roman" w:hAnsi="Times New Roman" w:eastAsia="宋体" w:cs="Times New Roman"/>
                  <w:color w:val="000000"/>
                  <w:sz w:val="16"/>
                </w:rPr>
                <w:delText>43.19</w:delText>
              </w:r>
            </w:del>
          </w:p>
        </w:tc>
        <w:tc>
          <w:tcPr>
            <w:tcW w:w="562" w:type="dxa"/>
            <w:gridSpan w:val="2"/>
            <w:vAlign w:val="center"/>
          </w:tcPr>
          <w:p w14:paraId="261D279F">
            <w:pPr>
              <w:keepNext/>
              <w:keepLines/>
              <w:spacing w:before="0" w:after="0" w:line="264" w:lineRule="auto"/>
              <w:ind w:left="0" w:right="0" w:firstLine="0"/>
              <w:jc w:val="center"/>
              <w:rPr>
                <w:del w:id="3424" w:author="Fa'te" w:date="2026-09-18T17:38:19Z"/>
              </w:rPr>
            </w:pPr>
            <w:del w:id="3425" w:author="Fa'te" w:date="2026-09-18T17:38:19Z">
              <w:r>
                <w:rPr>
                  <w:rFonts w:ascii="Times New Roman" w:hAnsi="Times New Roman" w:eastAsia="宋体" w:cs="Times New Roman"/>
                  <w:color w:val="000000"/>
                  <w:sz w:val="16"/>
                </w:rPr>
                <w:delText>22.55</w:delText>
              </w:r>
            </w:del>
          </w:p>
        </w:tc>
        <w:tc>
          <w:tcPr>
            <w:tcW w:w="562" w:type="dxa"/>
            <w:gridSpan w:val="2"/>
            <w:vAlign w:val="center"/>
          </w:tcPr>
          <w:p w14:paraId="04E75DB6">
            <w:pPr>
              <w:keepNext/>
              <w:keepLines/>
              <w:spacing w:before="0" w:after="0" w:line="264" w:lineRule="auto"/>
              <w:ind w:left="0" w:right="0" w:firstLine="0"/>
              <w:jc w:val="center"/>
              <w:rPr>
                <w:del w:id="3426" w:author="Fa'te" w:date="2026-09-18T17:38:19Z"/>
              </w:rPr>
            </w:pPr>
            <w:del w:id="3427" w:author="Fa'te" w:date="2026-09-18T17:38:19Z">
              <w:r>
                <w:rPr>
                  <w:rFonts w:ascii="Times New Roman" w:hAnsi="Times New Roman" w:eastAsia="宋体" w:cs="Times New Roman"/>
                  <w:color w:val="000000"/>
                  <w:sz w:val="16"/>
                </w:rPr>
                <w:delText>29.63</w:delText>
              </w:r>
            </w:del>
          </w:p>
        </w:tc>
        <w:tc>
          <w:tcPr>
            <w:tcW w:w="562" w:type="dxa"/>
            <w:gridSpan w:val="3"/>
            <w:vAlign w:val="center"/>
          </w:tcPr>
          <w:p w14:paraId="67B02730">
            <w:pPr>
              <w:keepNext/>
              <w:keepLines/>
              <w:spacing w:before="0" w:after="0" w:line="264" w:lineRule="auto"/>
              <w:ind w:left="0" w:right="0" w:firstLine="0"/>
              <w:jc w:val="center"/>
              <w:rPr>
                <w:del w:id="3428" w:author="Fa'te" w:date="2026-09-18T17:38:19Z"/>
              </w:rPr>
            </w:pPr>
            <w:del w:id="3429" w:author="Fa'te" w:date="2026-09-18T17:38:19Z">
              <w:r>
                <w:rPr>
                  <w:rFonts w:ascii="Times New Roman" w:hAnsi="Times New Roman" w:eastAsia="宋体" w:cs="Times New Roman"/>
                  <w:color w:val="000000"/>
                  <w:sz w:val="16"/>
                </w:rPr>
                <w:delText>23.72</w:delText>
              </w:r>
            </w:del>
          </w:p>
        </w:tc>
      </w:tr>
      <w:tr w14:paraId="74FD4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wBefore w:w="10" w:type="dxa"/>
          <w:cantSplit/>
          <w:jc w:val="center"/>
          <w:del w:id="3430" w:author="Fa'te" w:date="2026-09-18T17:38:19Z"/>
        </w:trPr>
        <w:tc>
          <w:tcPr>
            <w:tcW w:w="1560" w:type="dxa"/>
            <w:tcBorders>
              <w:bottom w:val="single" w:color="000000" w:sz="10" w:space="0"/>
            </w:tcBorders>
            <w:vAlign w:val="center"/>
          </w:tcPr>
          <w:p w14:paraId="4C8C9D3E">
            <w:pPr>
              <w:keepNext w:val="0"/>
              <w:keepLines/>
              <w:spacing w:before="0" w:after="0" w:line="264" w:lineRule="auto"/>
              <w:ind w:left="0" w:right="0" w:firstLine="0"/>
              <w:jc w:val="left"/>
              <w:rPr>
                <w:del w:id="3431" w:author="Fa'te" w:date="2026-09-18T17:38:19Z"/>
              </w:rPr>
            </w:pPr>
            <w:del w:id="3432" w:author="Fa'te" w:date="2026-09-18T17:38:19Z">
              <w:r>
                <w:rPr>
                  <w:rFonts w:ascii="Times New Roman" w:hAnsi="Times New Roman" w:eastAsia="宋体" w:cs="Times New Roman"/>
                  <w:b/>
                  <w:color w:val="000000"/>
                  <w:sz w:val="16"/>
                </w:rPr>
                <w:delText>CLIP+CLAP</w:delText>
              </w:r>
            </w:del>
          </w:p>
        </w:tc>
        <w:tc>
          <w:tcPr>
            <w:tcW w:w="562" w:type="dxa"/>
            <w:gridSpan w:val="2"/>
            <w:tcBorders>
              <w:bottom w:val="single" w:color="000000" w:sz="10" w:space="0"/>
            </w:tcBorders>
            <w:vAlign w:val="center"/>
          </w:tcPr>
          <w:p w14:paraId="1010E2C2">
            <w:pPr>
              <w:keepNext w:val="0"/>
              <w:keepLines/>
              <w:spacing w:before="0" w:after="0" w:line="264" w:lineRule="auto"/>
              <w:ind w:left="0" w:right="0" w:firstLine="0"/>
              <w:jc w:val="center"/>
              <w:rPr>
                <w:del w:id="3433" w:author="Fa'te" w:date="2026-09-18T17:38:19Z"/>
              </w:rPr>
            </w:pPr>
            <w:del w:id="3434" w:author="Fa'te" w:date="2026-09-18T17:38:19Z">
              <w:r>
                <w:rPr>
                  <w:rFonts w:ascii="Times New Roman" w:hAnsi="Times New Roman" w:eastAsia="宋体" w:cs="Times New Roman"/>
                  <w:b/>
                  <w:color w:val="000000"/>
                  <w:sz w:val="16"/>
                </w:rPr>
                <w:delText>34.10</w:delText>
              </w:r>
            </w:del>
          </w:p>
        </w:tc>
        <w:tc>
          <w:tcPr>
            <w:tcW w:w="562" w:type="dxa"/>
            <w:gridSpan w:val="2"/>
            <w:tcBorders>
              <w:bottom w:val="single" w:color="000000" w:sz="10" w:space="0"/>
            </w:tcBorders>
            <w:vAlign w:val="center"/>
          </w:tcPr>
          <w:p w14:paraId="27C80279">
            <w:pPr>
              <w:keepNext w:val="0"/>
              <w:keepLines/>
              <w:spacing w:before="0" w:after="0" w:line="264" w:lineRule="auto"/>
              <w:ind w:left="0" w:right="0" w:firstLine="0"/>
              <w:jc w:val="center"/>
              <w:rPr>
                <w:del w:id="3435" w:author="Fa'te" w:date="2026-09-18T17:38:19Z"/>
              </w:rPr>
            </w:pPr>
            <w:del w:id="3436" w:author="Fa'te" w:date="2026-09-18T17:38:19Z">
              <w:r>
                <w:rPr>
                  <w:rFonts w:ascii="Times New Roman" w:hAnsi="Times New Roman" w:eastAsia="宋体" w:cs="Times New Roman"/>
                  <w:b/>
                  <w:color w:val="000000"/>
                  <w:sz w:val="16"/>
                </w:rPr>
                <w:delText>11.88</w:delText>
              </w:r>
            </w:del>
          </w:p>
        </w:tc>
        <w:tc>
          <w:tcPr>
            <w:tcW w:w="562" w:type="dxa"/>
            <w:gridSpan w:val="2"/>
            <w:tcBorders>
              <w:bottom w:val="single" w:color="000000" w:sz="10" w:space="0"/>
            </w:tcBorders>
            <w:vAlign w:val="center"/>
          </w:tcPr>
          <w:p w14:paraId="39883E8B">
            <w:pPr>
              <w:keepNext w:val="0"/>
              <w:keepLines/>
              <w:spacing w:before="0" w:after="0" w:line="264" w:lineRule="auto"/>
              <w:ind w:left="0" w:right="0" w:firstLine="0"/>
              <w:jc w:val="center"/>
              <w:rPr>
                <w:del w:id="3437" w:author="Fa'te" w:date="2026-09-18T17:38:19Z"/>
              </w:rPr>
            </w:pPr>
            <w:del w:id="3438" w:author="Fa'te" w:date="2026-09-18T17:38:19Z">
              <w:r>
                <w:rPr>
                  <w:rFonts w:ascii="Times New Roman" w:hAnsi="Times New Roman" w:eastAsia="宋体" w:cs="Times New Roman"/>
                  <w:b/>
                  <w:color w:val="000000"/>
                  <w:sz w:val="16"/>
                </w:rPr>
                <w:delText>17.62</w:delText>
              </w:r>
            </w:del>
          </w:p>
        </w:tc>
        <w:tc>
          <w:tcPr>
            <w:tcW w:w="562" w:type="dxa"/>
            <w:gridSpan w:val="2"/>
            <w:tcBorders>
              <w:bottom w:val="single" w:color="000000" w:sz="10" w:space="0"/>
            </w:tcBorders>
            <w:vAlign w:val="center"/>
          </w:tcPr>
          <w:p w14:paraId="6BDC11C5">
            <w:pPr>
              <w:keepNext w:val="0"/>
              <w:keepLines/>
              <w:spacing w:before="0" w:after="0" w:line="264" w:lineRule="auto"/>
              <w:ind w:left="0" w:right="0" w:firstLine="0"/>
              <w:jc w:val="center"/>
              <w:rPr>
                <w:del w:id="3439" w:author="Fa'te" w:date="2026-09-18T17:38:19Z"/>
              </w:rPr>
            </w:pPr>
            <w:del w:id="3440" w:author="Fa'te" w:date="2026-09-18T17:38:19Z">
              <w:r>
                <w:rPr>
                  <w:rFonts w:ascii="Times New Roman" w:hAnsi="Times New Roman" w:eastAsia="宋体" w:cs="Times New Roman"/>
                  <w:b/>
                  <w:color w:val="000000"/>
                  <w:sz w:val="16"/>
                </w:rPr>
                <w:delText>12.89</w:delText>
              </w:r>
            </w:del>
          </w:p>
        </w:tc>
        <w:tc>
          <w:tcPr>
            <w:tcW w:w="562" w:type="dxa"/>
            <w:gridSpan w:val="2"/>
            <w:tcBorders>
              <w:bottom w:val="single" w:color="000000" w:sz="10" w:space="0"/>
            </w:tcBorders>
            <w:vAlign w:val="center"/>
          </w:tcPr>
          <w:p w14:paraId="3210D88D">
            <w:pPr>
              <w:keepNext w:val="0"/>
              <w:keepLines/>
              <w:spacing w:before="0" w:after="0" w:line="264" w:lineRule="auto"/>
              <w:ind w:left="0" w:right="0" w:firstLine="0"/>
              <w:jc w:val="center"/>
              <w:rPr>
                <w:del w:id="3441" w:author="Fa'te" w:date="2026-09-18T17:38:19Z"/>
              </w:rPr>
            </w:pPr>
            <w:del w:id="3442" w:author="Fa'te" w:date="2026-09-18T17:38:19Z">
              <w:r>
                <w:rPr>
                  <w:rFonts w:ascii="Times New Roman" w:hAnsi="Times New Roman" w:eastAsia="宋体" w:cs="Times New Roman"/>
                  <w:b/>
                  <w:color w:val="000000"/>
                  <w:sz w:val="16"/>
                </w:rPr>
                <w:delText>84.60</w:delText>
              </w:r>
            </w:del>
          </w:p>
        </w:tc>
        <w:tc>
          <w:tcPr>
            <w:tcW w:w="562" w:type="dxa"/>
            <w:gridSpan w:val="2"/>
            <w:tcBorders>
              <w:bottom w:val="single" w:color="000000" w:sz="10" w:space="0"/>
            </w:tcBorders>
            <w:vAlign w:val="center"/>
          </w:tcPr>
          <w:p w14:paraId="4CAC5C1F">
            <w:pPr>
              <w:keepNext w:val="0"/>
              <w:keepLines/>
              <w:spacing w:before="0" w:after="0" w:line="264" w:lineRule="auto"/>
              <w:ind w:left="0" w:right="0" w:firstLine="0"/>
              <w:jc w:val="center"/>
              <w:rPr>
                <w:del w:id="3443" w:author="Fa'te" w:date="2026-09-18T17:38:19Z"/>
              </w:rPr>
            </w:pPr>
            <w:del w:id="3444" w:author="Fa'te" w:date="2026-09-18T17:38:19Z">
              <w:r>
                <w:rPr>
                  <w:rFonts w:ascii="Times New Roman" w:hAnsi="Times New Roman" w:eastAsia="宋体" w:cs="Times New Roman"/>
                  <w:b/>
                  <w:color w:val="000000"/>
                  <w:sz w:val="16"/>
                </w:rPr>
                <w:delText>48.04</w:delText>
              </w:r>
            </w:del>
          </w:p>
        </w:tc>
        <w:tc>
          <w:tcPr>
            <w:tcW w:w="562" w:type="dxa"/>
            <w:gridSpan w:val="2"/>
            <w:tcBorders>
              <w:bottom w:val="single" w:color="000000" w:sz="10" w:space="0"/>
            </w:tcBorders>
            <w:vAlign w:val="center"/>
          </w:tcPr>
          <w:p w14:paraId="2404633E">
            <w:pPr>
              <w:keepNext w:val="0"/>
              <w:keepLines/>
              <w:spacing w:before="0" w:after="0" w:line="264" w:lineRule="auto"/>
              <w:ind w:left="0" w:right="0" w:firstLine="0"/>
              <w:jc w:val="center"/>
              <w:rPr>
                <w:del w:id="3445" w:author="Fa'te" w:date="2026-09-18T17:38:19Z"/>
              </w:rPr>
            </w:pPr>
            <w:del w:id="3446" w:author="Fa'te" w:date="2026-09-18T17:38:19Z">
              <w:r>
                <w:rPr>
                  <w:rFonts w:ascii="Times New Roman" w:hAnsi="Times New Roman" w:eastAsia="宋体" w:cs="Times New Roman"/>
                  <w:b/>
                  <w:color w:val="000000"/>
                  <w:sz w:val="16"/>
                </w:rPr>
                <w:delText>61.28</w:delText>
              </w:r>
            </w:del>
          </w:p>
        </w:tc>
        <w:tc>
          <w:tcPr>
            <w:tcW w:w="562" w:type="dxa"/>
            <w:gridSpan w:val="2"/>
            <w:tcBorders>
              <w:bottom w:val="single" w:color="000000" w:sz="10" w:space="0"/>
            </w:tcBorders>
            <w:vAlign w:val="center"/>
          </w:tcPr>
          <w:p w14:paraId="47527ADD">
            <w:pPr>
              <w:keepNext w:val="0"/>
              <w:keepLines/>
              <w:spacing w:before="0" w:after="0" w:line="264" w:lineRule="auto"/>
              <w:ind w:left="0" w:right="0" w:firstLine="0"/>
              <w:jc w:val="center"/>
              <w:rPr>
                <w:del w:id="3447" w:author="Fa'te" w:date="2026-09-18T17:38:19Z"/>
              </w:rPr>
            </w:pPr>
            <w:del w:id="3448" w:author="Fa'te" w:date="2026-09-18T17:38:19Z">
              <w:r>
                <w:rPr>
                  <w:rFonts w:ascii="Times New Roman" w:hAnsi="Times New Roman" w:eastAsia="宋体" w:cs="Times New Roman"/>
                  <w:b/>
                  <w:color w:val="000000"/>
                  <w:sz w:val="16"/>
                </w:rPr>
                <w:delText>51.74</w:delText>
              </w:r>
            </w:del>
          </w:p>
        </w:tc>
        <w:tc>
          <w:tcPr>
            <w:tcW w:w="562" w:type="dxa"/>
            <w:gridSpan w:val="2"/>
            <w:tcBorders>
              <w:bottom w:val="single" w:color="000000" w:sz="10" w:space="0"/>
            </w:tcBorders>
            <w:vAlign w:val="center"/>
          </w:tcPr>
          <w:p w14:paraId="6D24C1C2">
            <w:pPr>
              <w:keepNext w:val="0"/>
              <w:keepLines/>
              <w:spacing w:before="0" w:after="0" w:line="264" w:lineRule="auto"/>
              <w:ind w:left="0" w:right="0" w:firstLine="0"/>
              <w:jc w:val="center"/>
              <w:rPr>
                <w:del w:id="3449" w:author="Fa'te" w:date="2026-09-18T17:38:19Z"/>
              </w:rPr>
            </w:pPr>
            <w:del w:id="3450" w:author="Fa'te" w:date="2026-09-18T17:38:19Z">
              <w:r>
                <w:rPr>
                  <w:rFonts w:ascii="Times New Roman" w:hAnsi="Times New Roman" w:eastAsia="宋体" w:cs="Times New Roman"/>
                  <w:b/>
                  <w:color w:val="000000"/>
                  <w:sz w:val="16"/>
                </w:rPr>
                <w:delText>44.10</w:delText>
              </w:r>
            </w:del>
          </w:p>
        </w:tc>
        <w:tc>
          <w:tcPr>
            <w:tcW w:w="562" w:type="dxa"/>
            <w:gridSpan w:val="2"/>
            <w:tcBorders>
              <w:bottom w:val="single" w:color="000000" w:sz="10" w:space="0"/>
            </w:tcBorders>
            <w:vAlign w:val="center"/>
          </w:tcPr>
          <w:p w14:paraId="22431C76">
            <w:pPr>
              <w:keepNext w:val="0"/>
              <w:keepLines/>
              <w:spacing w:before="0" w:after="0" w:line="264" w:lineRule="auto"/>
              <w:ind w:left="0" w:right="0" w:firstLine="0"/>
              <w:jc w:val="center"/>
              <w:rPr>
                <w:del w:id="3451" w:author="Fa'te" w:date="2026-09-18T17:38:19Z"/>
              </w:rPr>
            </w:pPr>
            <w:del w:id="3452" w:author="Fa'te" w:date="2026-09-18T17:38:19Z">
              <w:r>
                <w:rPr>
                  <w:rFonts w:ascii="Times New Roman" w:hAnsi="Times New Roman" w:eastAsia="宋体" w:cs="Times New Roman"/>
                  <w:b/>
                  <w:color w:val="000000"/>
                  <w:sz w:val="16"/>
                </w:rPr>
                <w:delText>24.43</w:delText>
              </w:r>
            </w:del>
          </w:p>
        </w:tc>
        <w:tc>
          <w:tcPr>
            <w:tcW w:w="562" w:type="dxa"/>
            <w:gridSpan w:val="2"/>
            <w:tcBorders>
              <w:bottom w:val="single" w:color="000000" w:sz="10" w:space="0"/>
            </w:tcBorders>
            <w:vAlign w:val="center"/>
          </w:tcPr>
          <w:p w14:paraId="38BC7ED5">
            <w:pPr>
              <w:keepNext w:val="0"/>
              <w:keepLines/>
              <w:spacing w:before="0" w:after="0" w:line="264" w:lineRule="auto"/>
              <w:ind w:left="0" w:right="0" w:firstLine="0"/>
              <w:jc w:val="center"/>
              <w:rPr>
                <w:del w:id="3453" w:author="Fa'te" w:date="2026-09-18T17:38:19Z"/>
              </w:rPr>
            </w:pPr>
            <w:del w:id="3454" w:author="Fa'te" w:date="2026-09-18T17:38:19Z">
              <w:r>
                <w:rPr>
                  <w:rFonts w:ascii="Times New Roman" w:hAnsi="Times New Roman" w:eastAsia="宋体" w:cs="Times New Roman"/>
                  <w:b/>
                  <w:color w:val="000000"/>
                  <w:sz w:val="16"/>
                </w:rPr>
                <w:delText>31.44</w:delText>
              </w:r>
            </w:del>
          </w:p>
        </w:tc>
        <w:tc>
          <w:tcPr>
            <w:tcW w:w="562" w:type="dxa"/>
            <w:gridSpan w:val="3"/>
            <w:tcBorders>
              <w:bottom w:val="single" w:color="000000" w:sz="10" w:space="0"/>
            </w:tcBorders>
            <w:vAlign w:val="center"/>
          </w:tcPr>
          <w:p w14:paraId="06C5CFF9">
            <w:pPr>
              <w:keepNext w:val="0"/>
              <w:keepLines/>
              <w:spacing w:before="0" w:after="0" w:line="264" w:lineRule="auto"/>
              <w:ind w:left="0" w:right="0" w:firstLine="0"/>
              <w:jc w:val="center"/>
              <w:rPr>
                <w:del w:id="3455" w:author="Fa'te" w:date="2026-09-18T17:38:19Z"/>
              </w:rPr>
            </w:pPr>
            <w:del w:id="3456" w:author="Fa'te" w:date="2026-09-18T17:38:19Z">
              <w:r>
                <w:rPr>
                  <w:rFonts w:ascii="Times New Roman" w:hAnsi="Times New Roman" w:eastAsia="宋体" w:cs="Times New Roman"/>
                  <w:b/>
                  <w:color w:val="000000"/>
                  <w:sz w:val="16"/>
                </w:rPr>
                <w:delText>25.21</w:delText>
              </w:r>
            </w:del>
          </w:p>
        </w:tc>
      </w:tr>
      <w:tr w14:paraId="5E216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3" w:type="dxa"/>
          <w:cantSplit/>
          <w:tblHeader/>
          <w:jc w:val="center"/>
          <w:ins w:id="3457" w:author="Fa'te" w:date="2026-09-18T17:38:19Z"/>
        </w:trPr>
        <w:tc>
          <w:tcPr>
            <w:tcW w:w="1843" w:type="dxa"/>
            <w:gridSpan w:val="3"/>
            <w:vMerge w:val="restart"/>
            <w:tcBorders>
              <w:top w:val="single" w:color="000000" w:sz="10" w:space="0"/>
              <w:bottom w:val="single" w:color="000000" w:sz="6" w:space="0"/>
            </w:tcBorders>
            <w:vAlign w:val="center"/>
          </w:tcPr>
          <w:p w14:paraId="7D3DC2B4">
            <w:pPr>
              <w:keepNext/>
              <w:keepLines/>
              <w:spacing w:before="0" w:after="0" w:line="252" w:lineRule="auto"/>
              <w:ind w:left="0" w:right="0" w:firstLine="0"/>
              <w:jc w:val="center"/>
              <w:rPr>
                <w:ins w:id="3458" w:author="Fa'te" w:date="2026-09-18T17:38:19Z"/>
              </w:rPr>
            </w:pPr>
            <w:ins w:id="3459" w:author="Fa'te" w:date="2026-09-18T17:38:19Z">
              <w:r>
                <w:rPr>
                  <w:rFonts w:ascii="Times New Roman" w:hAnsi="Times New Roman" w:eastAsia="宋体" w:cs="Times New Roman"/>
                  <w:b/>
                  <w:i w:val="0"/>
                  <w:color w:val="000000"/>
                  <w:sz w:val="17"/>
                </w:rPr>
                <w:t>文本编码器</w:t>
              </w:r>
            </w:ins>
          </w:p>
        </w:tc>
        <w:tc>
          <w:tcPr>
            <w:tcW w:w="2156" w:type="dxa"/>
            <w:gridSpan w:val="8"/>
            <w:tcBorders>
              <w:top w:val="single" w:color="000000" w:sz="10" w:space="0"/>
            </w:tcBorders>
            <w:vAlign w:val="center"/>
          </w:tcPr>
          <w:p w14:paraId="4C130DE0">
            <w:pPr>
              <w:keepNext/>
              <w:keepLines/>
              <w:spacing w:before="0" w:after="0" w:line="252" w:lineRule="auto"/>
              <w:ind w:left="0" w:right="0" w:firstLine="0"/>
              <w:jc w:val="center"/>
              <w:rPr>
                <w:ins w:id="3460" w:author="Fa'te" w:date="2026-09-18T17:38:19Z"/>
              </w:rPr>
            </w:pPr>
            <w:ins w:id="3461" w:author="Fa'te" w:date="2026-09-18T17:38:19Z">
              <w:r>
                <w:rPr>
                  <w:rFonts w:ascii="Times New Roman" w:hAnsi="Times New Roman" w:eastAsia="宋体" w:cs="Times New Roman"/>
                  <w:b/>
                  <w:i w:val="0"/>
                  <w:color w:val="000000"/>
                  <w:sz w:val="17"/>
                </w:rPr>
                <w:t>VGGSound-GZSL</w:t>
              </w:r>
            </w:ins>
            <w:ins w:id="3462" w:author="Fa'te" w:date="2026-09-18T17:38:19Z">
              <w:r>
                <w:rPr>
                  <w:rFonts w:ascii="Times New Roman" w:hAnsi="Times New Roman" w:eastAsia="宋体" w:cs="Times New Roman"/>
                  <w:b/>
                  <w:i/>
                  <w:color w:val="000000"/>
                  <w:sz w:val="17"/>
                  <w:vertAlign w:val="superscript"/>
                </w:rPr>
                <w:t>cls</w:t>
              </w:r>
            </w:ins>
          </w:p>
        </w:tc>
        <w:tc>
          <w:tcPr>
            <w:tcW w:w="2156" w:type="dxa"/>
            <w:gridSpan w:val="8"/>
            <w:tcBorders>
              <w:top w:val="single" w:color="000000" w:sz="10" w:space="0"/>
            </w:tcBorders>
            <w:vAlign w:val="center"/>
          </w:tcPr>
          <w:p w14:paraId="3F13F554">
            <w:pPr>
              <w:keepNext/>
              <w:keepLines/>
              <w:spacing w:before="0" w:after="0" w:line="252" w:lineRule="auto"/>
              <w:ind w:left="0" w:right="0" w:firstLine="0"/>
              <w:jc w:val="center"/>
              <w:rPr>
                <w:ins w:id="3463" w:author="Fa'te" w:date="2026-09-18T17:38:19Z"/>
              </w:rPr>
            </w:pPr>
            <w:ins w:id="3464" w:author="Fa'te" w:date="2026-09-18T17:38:19Z">
              <w:r>
                <w:rPr>
                  <w:rFonts w:ascii="Times New Roman" w:hAnsi="Times New Roman" w:eastAsia="宋体" w:cs="Times New Roman"/>
                  <w:b/>
                  <w:i w:val="0"/>
                  <w:color w:val="000000"/>
                  <w:sz w:val="17"/>
                </w:rPr>
                <w:t>UCF-GZSL</w:t>
              </w:r>
            </w:ins>
            <w:ins w:id="3465" w:author="Fa'te" w:date="2026-09-18T17:38:19Z">
              <w:r>
                <w:rPr>
                  <w:rFonts w:ascii="Times New Roman" w:hAnsi="Times New Roman" w:eastAsia="宋体" w:cs="Times New Roman"/>
                  <w:b/>
                  <w:i/>
                  <w:color w:val="000000"/>
                  <w:sz w:val="17"/>
                  <w:vertAlign w:val="superscript"/>
                </w:rPr>
                <w:t>cls</w:t>
              </w:r>
            </w:ins>
          </w:p>
        </w:tc>
        <w:tc>
          <w:tcPr>
            <w:tcW w:w="2156" w:type="dxa"/>
            <w:gridSpan w:val="7"/>
            <w:tcBorders>
              <w:top w:val="single" w:color="000000" w:sz="10" w:space="0"/>
            </w:tcBorders>
            <w:vAlign w:val="center"/>
          </w:tcPr>
          <w:p w14:paraId="5B9564D2">
            <w:pPr>
              <w:keepNext/>
              <w:keepLines/>
              <w:spacing w:before="0" w:after="0" w:line="252" w:lineRule="auto"/>
              <w:ind w:left="0" w:right="0" w:firstLine="0"/>
              <w:jc w:val="center"/>
              <w:rPr>
                <w:ins w:id="3466" w:author="Fa'te" w:date="2026-09-18T17:38:19Z"/>
              </w:rPr>
            </w:pPr>
            <w:ins w:id="3467" w:author="Fa'te" w:date="2026-09-18T17:38:19Z">
              <w:r>
                <w:rPr>
                  <w:rFonts w:ascii="Times New Roman" w:hAnsi="Times New Roman" w:eastAsia="宋体" w:cs="Times New Roman"/>
                  <w:b/>
                  <w:i w:val="0"/>
                  <w:color w:val="000000"/>
                  <w:sz w:val="17"/>
                </w:rPr>
                <w:t>ActivityNet-GZSL</w:t>
              </w:r>
            </w:ins>
            <w:ins w:id="3468" w:author="Fa'te" w:date="2026-09-18T17:38:19Z">
              <w:r>
                <w:rPr>
                  <w:rFonts w:ascii="Times New Roman" w:hAnsi="Times New Roman" w:eastAsia="宋体" w:cs="Times New Roman"/>
                  <w:b/>
                  <w:i/>
                  <w:color w:val="000000"/>
                  <w:sz w:val="17"/>
                  <w:vertAlign w:val="superscript"/>
                </w:rPr>
                <w:t>cls</w:t>
              </w:r>
            </w:ins>
          </w:p>
        </w:tc>
      </w:tr>
      <w:tr w14:paraId="5B985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3" w:type="dxa"/>
          <w:cantSplit/>
          <w:tblHeader/>
          <w:jc w:val="center"/>
          <w:ins w:id="3469" w:author="Fa'te" w:date="2026-09-18T17:38:19Z"/>
        </w:trPr>
        <w:tc>
          <w:tcPr>
            <w:tcW w:w="1843" w:type="dxa"/>
            <w:gridSpan w:val="3"/>
            <w:vMerge w:val="continue"/>
            <w:vAlign w:val="center"/>
          </w:tcPr>
          <w:p w14:paraId="0DE343E5">
            <w:pPr>
              <w:keepNext/>
              <w:keepLines/>
              <w:spacing w:before="0" w:after="0" w:line="252" w:lineRule="auto"/>
              <w:ind w:left="0" w:right="0" w:firstLine="0"/>
              <w:jc w:val="center"/>
              <w:rPr>
                <w:ins w:id="3470" w:author="Fa'te" w:date="2026-09-18T17:38:19Z"/>
              </w:rPr>
            </w:pPr>
          </w:p>
        </w:tc>
        <w:tc>
          <w:tcPr>
            <w:tcW w:w="539" w:type="dxa"/>
            <w:gridSpan w:val="2"/>
            <w:tcBorders>
              <w:bottom w:val="single" w:color="000000" w:sz="6" w:space="0"/>
            </w:tcBorders>
            <w:vAlign w:val="center"/>
          </w:tcPr>
          <w:p w14:paraId="0B7A7867">
            <w:pPr>
              <w:keepNext/>
              <w:keepLines/>
              <w:spacing w:before="0" w:after="0" w:line="252" w:lineRule="auto"/>
              <w:ind w:left="0" w:right="0" w:firstLine="0"/>
              <w:jc w:val="center"/>
              <w:rPr>
                <w:ins w:id="3471" w:author="Fa'te" w:date="2026-09-18T17:38:19Z"/>
              </w:rPr>
            </w:pPr>
            <w:ins w:id="3472" w:author="Fa'te" w:date="2026-09-18T17:38:19Z">
              <w:r>
                <w:rPr>
                  <w:rFonts w:ascii="Times New Roman" w:hAnsi="Times New Roman" w:eastAsia="宋体" w:cs="Times New Roman"/>
                  <w:b/>
                  <w:i w:val="0"/>
                  <w:color w:val="000000"/>
                  <w:sz w:val="17"/>
                </w:rPr>
                <w:t>S</w:t>
              </w:r>
            </w:ins>
          </w:p>
        </w:tc>
        <w:tc>
          <w:tcPr>
            <w:tcW w:w="539" w:type="dxa"/>
            <w:gridSpan w:val="2"/>
            <w:tcBorders>
              <w:bottom w:val="single" w:color="000000" w:sz="6" w:space="0"/>
            </w:tcBorders>
            <w:vAlign w:val="center"/>
          </w:tcPr>
          <w:p w14:paraId="170B04A3">
            <w:pPr>
              <w:keepNext/>
              <w:keepLines/>
              <w:spacing w:before="0" w:after="0" w:line="252" w:lineRule="auto"/>
              <w:ind w:left="0" w:right="0" w:firstLine="0"/>
              <w:jc w:val="center"/>
              <w:rPr>
                <w:ins w:id="3473" w:author="Fa'te" w:date="2026-09-18T17:38:19Z"/>
              </w:rPr>
            </w:pPr>
            <w:ins w:id="3474" w:author="Fa'te" w:date="2026-09-18T17:38:19Z">
              <w:r>
                <w:rPr>
                  <w:rFonts w:ascii="Times New Roman" w:hAnsi="Times New Roman" w:eastAsia="宋体" w:cs="Times New Roman"/>
                  <w:b/>
                  <w:i w:val="0"/>
                  <w:color w:val="000000"/>
                  <w:sz w:val="17"/>
                </w:rPr>
                <w:t>U</w:t>
              </w:r>
            </w:ins>
          </w:p>
        </w:tc>
        <w:tc>
          <w:tcPr>
            <w:tcW w:w="539" w:type="dxa"/>
            <w:gridSpan w:val="2"/>
            <w:tcBorders>
              <w:bottom w:val="single" w:color="000000" w:sz="6" w:space="0"/>
            </w:tcBorders>
            <w:vAlign w:val="center"/>
          </w:tcPr>
          <w:p w14:paraId="11A29A98">
            <w:pPr>
              <w:keepNext/>
              <w:keepLines/>
              <w:spacing w:before="0" w:after="0" w:line="252" w:lineRule="auto"/>
              <w:ind w:left="0" w:right="0" w:firstLine="0"/>
              <w:jc w:val="center"/>
              <w:rPr>
                <w:ins w:id="3475" w:author="Fa'te" w:date="2026-09-18T17:38:19Z"/>
              </w:rPr>
            </w:pPr>
            <w:ins w:id="3476" w:author="Fa'te" w:date="2026-09-18T17:38:19Z">
              <w:r>
                <w:rPr>
                  <w:rFonts w:ascii="Times New Roman" w:hAnsi="Times New Roman" w:eastAsia="宋体" w:cs="Times New Roman"/>
                  <w:b/>
                  <w:i w:val="0"/>
                  <w:color w:val="000000"/>
                  <w:sz w:val="17"/>
                </w:rPr>
                <w:t>HM</w:t>
              </w:r>
            </w:ins>
          </w:p>
        </w:tc>
        <w:tc>
          <w:tcPr>
            <w:tcW w:w="539" w:type="dxa"/>
            <w:gridSpan w:val="2"/>
            <w:tcBorders>
              <w:bottom w:val="single" w:color="000000" w:sz="6" w:space="0"/>
            </w:tcBorders>
            <w:vAlign w:val="center"/>
          </w:tcPr>
          <w:p w14:paraId="46FABFE9">
            <w:pPr>
              <w:keepNext/>
              <w:keepLines/>
              <w:spacing w:before="0" w:after="0" w:line="252" w:lineRule="auto"/>
              <w:ind w:left="0" w:right="0" w:firstLine="0"/>
              <w:jc w:val="center"/>
              <w:rPr>
                <w:ins w:id="3477" w:author="Fa'te" w:date="2026-09-18T17:38:19Z"/>
              </w:rPr>
            </w:pPr>
            <w:ins w:id="3478" w:author="Fa'te" w:date="2026-09-18T17:38:19Z">
              <w:r>
                <w:rPr>
                  <w:rFonts w:ascii="Times New Roman" w:hAnsi="Times New Roman" w:eastAsia="宋体" w:cs="Times New Roman"/>
                  <w:b/>
                  <w:i w:val="0"/>
                  <w:color w:val="000000"/>
                  <w:sz w:val="17"/>
                </w:rPr>
                <w:t>ZSL</w:t>
              </w:r>
            </w:ins>
          </w:p>
        </w:tc>
        <w:tc>
          <w:tcPr>
            <w:tcW w:w="539" w:type="dxa"/>
            <w:gridSpan w:val="2"/>
            <w:tcBorders>
              <w:bottom w:val="single" w:color="000000" w:sz="6" w:space="0"/>
            </w:tcBorders>
            <w:vAlign w:val="center"/>
          </w:tcPr>
          <w:p w14:paraId="6126E0F1">
            <w:pPr>
              <w:keepNext/>
              <w:keepLines/>
              <w:spacing w:before="0" w:after="0" w:line="252" w:lineRule="auto"/>
              <w:ind w:left="0" w:right="0" w:firstLine="0"/>
              <w:jc w:val="center"/>
              <w:rPr>
                <w:ins w:id="3479" w:author="Fa'te" w:date="2026-09-18T17:38:19Z"/>
              </w:rPr>
            </w:pPr>
            <w:ins w:id="3480" w:author="Fa'te" w:date="2026-09-18T17:38:19Z">
              <w:r>
                <w:rPr>
                  <w:rFonts w:ascii="Times New Roman" w:hAnsi="Times New Roman" w:eastAsia="宋体" w:cs="Times New Roman"/>
                  <w:b/>
                  <w:i w:val="0"/>
                  <w:color w:val="000000"/>
                  <w:sz w:val="17"/>
                </w:rPr>
                <w:t>S</w:t>
              </w:r>
            </w:ins>
          </w:p>
        </w:tc>
        <w:tc>
          <w:tcPr>
            <w:tcW w:w="539" w:type="dxa"/>
            <w:gridSpan w:val="2"/>
            <w:tcBorders>
              <w:bottom w:val="single" w:color="000000" w:sz="6" w:space="0"/>
            </w:tcBorders>
            <w:vAlign w:val="center"/>
          </w:tcPr>
          <w:p w14:paraId="022F2712">
            <w:pPr>
              <w:keepNext/>
              <w:keepLines/>
              <w:spacing w:before="0" w:after="0" w:line="252" w:lineRule="auto"/>
              <w:ind w:left="0" w:right="0" w:firstLine="0"/>
              <w:jc w:val="center"/>
              <w:rPr>
                <w:ins w:id="3481" w:author="Fa'te" w:date="2026-09-18T17:38:19Z"/>
              </w:rPr>
            </w:pPr>
            <w:ins w:id="3482" w:author="Fa'te" w:date="2026-09-18T17:38:19Z">
              <w:r>
                <w:rPr>
                  <w:rFonts w:ascii="Times New Roman" w:hAnsi="Times New Roman" w:eastAsia="宋体" w:cs="Times New Roman"/>
                  <w:b/>
                  <w:i w:val="0"/>
                  <w:color w:val="000000"/>
                  <w:sz w:val="17"/>
                </w:rPr>
                <w:t>U</w:t>
              </w:r>
            </w:ins>
          </w:p>
        </w:tc>
        <w:tc>
          <w:tcPr>
            <w:tcW w:w="539" w:type="dxa"/>
            <w:gridSpan w:val="2"/>
            <w:tcBorders>
              <w:bottom w:val="single" w:color="000000" w:sz="6" w:space="0"/>
            </w:tcBorders>
            <w:vAlign w:val="center"/>
          </w:tcPr>
          <w:p w14:paraId="35D85CF8">
            <w:pPr>
              <w:keepNext/>
              <w:keepLines/>
              <w:spacing w:before="0" w:after="0" w:line="252" w:lineRule="auto"/>
              <w:ind w:left="0" w:right="0" w:firstLine="0"/>
              <w:jc w:val="center"/>
              <w:rPr>
                <w:ins w:id="3483" w:author="Fa'te" w:date="2026-09-18T17:38:19Z"/>
              </w:rPr>
            </w:pPr>
            <w:ins w:id="3484" w:author="Fa'te" w:date="2026-09-18T17:38:19Z">
              <w:r>
                <w:rPr>
                  <w:rFonts w:ascii="Times New Roman" w:hAnsi="Times New Roman" w:eastAsia="宋体" w:cs="Times New Roman"/>
                  <w:b/>
                  <w:i w:val="0"/>
                  <w:color w:val="000000"/>
                  <w:sz w:val="17"/>
                </w:rPr>
                <w:t>HM</w:t>
              </w:r>
            </w:ins>
          </w:p>
        </w:tc>
        <w:tc>
          <w:tcPr>
            <w:tcW w:w="539" w:type="dxa"/>
            <w:gridSpan w:val="2"/>
            <w:tcBorders>
              <w:bottom w:val="single" w:color="000000" w:sz="6" w:space="0"/>
            </w:tcBorders>
            <w:vAlign w:val="center"/>
          </w:tcPr>
          <w:p w14:paraId="5AFA3A61">
            <w:pPr>
              <w:keepNext/>
              <w:keepLines/>
              <w:spacing w:before="0" w:after="0" w:line="252" w:lineRule="auto"/>
              <w:ind w:left="0" w:right="0" w:firstLine="0"/>
              <w:jc w:val="center"/>
              <w:rPr>
                <w:ins w:id="3485" w:author="Fa'te" w:date="2026-09-18T17:38:19Z"/>
              </w:rPr>
            </w:pPr>
            <w:ins w:id="3486" w:author="Fa'te" w:date="2026-09-18T17:38:19Z">
              <w:r>
                <w:rPr>
                  <w:rFonts w:ascii="Times New Roman" w:hAnsi="Times New Roman" w:eastAsia="宋体" w:cs="Times New Roman"/>
                  <w:b/>
                  <w:i w:val="0"/>
                  <w:color w:val="000000"/>
                  <w:sz w:val="17"/>
                </w:rPr>
                <w:t>ZSL</w:t>
              </w:r>
            </w:ins>
          </w:p>
        </w:tc>
        <w:tc>
          <w:tcPr>
            <w:tcW w:w="539" w:type="dxa"/>
            <w:gridSpan w:val="2"/>
            <w:tcBorders>
              <w:bottom w:val="single" w:color="000000" w:sz="6" w:space="0"/>
            </w:tcBorders>
            <w:vAlign w:val="center"/>
          </w:tcPr>
          <w:p w14:paraId="213AC2BD">
            <w:pPr>
              <w:keepNext/>
              <w:keepLines/>
              <w:spacing w:before="0" w:after="0" w:line="252" w:lineRule="auto"/>
              <w:ind w:left="0" w:right="0" w:firstLine="0"/>
              <w:jc w:val="center"/>
              <w:rPr>
                <w:ins w:id="3487" w:author="Fa'te" w:date="2026-09-18T17:38:19Z"/>
              </w:rPr>
            </w:pPr>
            <w:ins w:id="3488" w:author="Fa'te" w:date="2026-09-18T17:38:19Z">
              <w:r>
                <w:rPr>
                  <w:rFonts w:ascii="Times New Roman" w:hAnsi="Times New Roman" w:eastAsia="宋体" w:cs="Times New Roman"/>
                  <w:b/>
                  <w:i w:val="0"/>
                  <w:color w:val="000000"/>
                  <w:sz w:val="17"/>
                </w:rPr>
                <w:t>S</w:t>
              </w:r>
            </w:ins>
          </w:p>
        </w:tc>
        <w:tc>
          <w:tcPr>
            <w:tcW w:w="539" w:type="dxa"/>
            <w:gridSpan w:val="2"/>
            <w:tcBorders>
              <w:bottom w:val="single" w:color="000000" w:sz="6" w:space="0"/>
            </w:tcBorders>
            <w:vAlign w:val="center"/>
          </w:tcPr>
          <w:p w14:paraId="004A00F3">
            <w:pPr>
              <w:keepNext/>
              <w:keepLines/>
              <w:spacing w:before="0" w:after="0" w:line="252" w:lineRule="auto"/>
              <w:ind w:left="0" w:right="0" w:firstLine="0"/>
              <w:jc w:val="center"/>
              <w:rPr>
                <w:ins w:id="3489" w:author="Fa'te" w:date="2026-09-18T17:38:19Z"/>
              </w:rPr>
            </w:pPr>
            <w:ins w:id="3490" w:author="Fa'te" w:date="2026-09-18T17:38:19Z">
              <w:r>
                <w:rPr>
                  <w:rFonts w:ascii="Times New Roman" w:hAnsi="Times New Roman" w:eastAsia="宋体" w:cs="Times New Roman"/>
                  <w:b/>
                  <w:i w:val="0"/>
                  <w:color w:val="000000"/>
                  <w:sz w:val="17"/>
                </w:rPr>
                <w:t>U</w:t>
              </w:r>
            </w:ins>
          </w:p>
        </w:tc>
        <w:tc>
          <w:tcPr>
            <w:tcW w:w="539" w:type="dxa"/>
            <w:gridSpan w:val="2"/>
            <w:tcBorders>
              <w:bottom w:val="single" w:color="000000" w:sz="6" w:space="0"/>
            </w:tcBorders>
            <w:vAlign w:val="center"/>
          </w:tcPr>
          <w:p w14:paraId="513CEEA2">
            <w:pPr>
              <w:keepNext/>
              <w:keepLines/>
              <w:spacing w:before="0" w:after="0" w:line="252" w:lineRule="auto"/>
              <w:ind w:left="0" w:right="0" w:firstLine="0"/>
              <w:jc w:val="center"/>
              <w:rPr>
                <w:ins w:id="3491" w:author="Fa'te" w:date="2026-09-18T17:38:19Z"/>
              </w:rPr>
            </w:pPr>
            <w:ins w:id="3492" w:author="Fa'te" w:date="2026-09-18T17:38:19Z">
              <w:r>
                <w:rPr>
                  <w:rFonts w:ascii="Times New Roman" w:hAnsi="Times New Roman" w:eastAsia="宋体" w:cs="Times New Roman"/>
                  <w:b/>
                  <w:i w:val="0"/>
                  <w:color w:val="000000"/>
                  <w:sz w:val="17"/>
                </w:rPr>
                <w:t>HM</w:t>
              </w:r>
            </w:ins>
          </w:p>
        </w:tc>
        <w:tc>
          <w:tcPr>
            <w:tcW w:w="539" w:type="dxa"/>
            <w:tcBorders>
              <w:bottom w:val="single" w:color="000000" w:sz="6" w:space="0"/>
            </w:tcBorders>
            <w:vAlign w:val="center"/>
          </w:tcPr>
          <w:p w14:paraId="049DC2ED">
            <w:pPr>
              <w:keepNext/>
              <w:keepLines/>
              <w:spacing w:before="0" w:after="0" w:line="252" w:lineRule="auto"/>
              <w:ind w:left="0" w:right="0" w:firstLine="0"/>
              <w:jc w:val="center"/>
              <w:rPr>
                <w:ins w:id="3493" w:author="Fa'te" w:date="2026-09-18T17:38:19Z"/>
              </w:rPr>
            </w:pPr>
            <w:ins w:id="3494" w:author="Fa'te" w:date="2026-09-18T17:38:19Z">
              <w:r>
                <w:rPr>
                  <w:rFonts w:ascii="Times New Roman" w:hAnsi="Times New Roman" w:eastAsia="宋体" w:cs="Times New Roman"/>
                  <w:b/>
                  <w:i w:val="0"/>
                  <w:color w:val="000000"/>
                  <w:sz w:val="17"/>
                </w:rPr>
                <w:t>ZSL</w:t>
              </w:r>
            </w:ins>
          </w:p>
        </w:tc>
      </w:tr>
      <w:tr w14:paraId="5D241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3" w:type="dxa"/>
          <w:cantSplit/>
          <w:jc w:val="center"/>
          <w:ins w:id="3495" w:author="Fa'te" w:date="2026-09-18T17:38:19Z"/>
        </w:trPr>
        <w:tc>
          <w:tcPr>
            <w:tcW w:w="1843" w:type="dxa"/>
            <w:gridSpan w:val="3"/>
            <w:vAlign w:val="center"/>
          </w:tcPr>
          <w:p w14:paraId="5415C3EF">
            <w:pPr>
              <w:keepNext/>
              <w:keepLines/>
              <w:spacing w:before="0" w:after="0" w:line="252" w:lineRule="auto"/>
              <w:ind w:left="0" w:right="0" w:firstLine="0"/>
              <w:jc w:val="left"/>
              <w:rPr>
                <w:ins w:id="3496" w:author="Fa'te" w:date="2026-09-18T17:38:19Z"/>
              </w:rPr>
            </w:pPr>
            <w:ins w:id="3497" w:author="Fa'te" w:date="2026-09-18T17:38:19Z">
              <w:r>
                <w:rPr>
                  <w:rFonts w:ascii="Times New Roman" w:hAnsi="Times New Roman" w:eastAsia="宋体" w:cs="Times New Roman"/>
                  <w:b w:val="0"/>
                  <w:i w:val="0"/>
                  <w:color w:val="000000"/>
                  <w:sz w:val="17"/>
                </w:rPr>
                <w:t>CLIP</w:t>
              </w:r>
            </w:ins>
          </w:p>
        </w:tc>
        <w:tc>
          <w:tcPr>
            <w:tcW w:w="539" w:type="dxa"/>
            <w:gridSpan w:val="2"/>
            <w:vAlign w:val="center"/>
          </w:tcPr>
          <w:p w14:paraId="3B21CCD3">
            <w:pPr>
              <w:keepNext/>
              <w:keepLines/>
              <w:spacing w:before="0" w:after="0" w:line="252" w:lineRule="auto"/>
              <w:ind w:left="0" w:right="0" w:firstLine="0"/>
              <w:jc w:val="center"/>
              <w:rPr>
                <w:ins w:id="3498" w:author="Fa'te" w:date="2026-09-18T17:38:19Z"/>
              </w:rPr>
            </w:pPr>
            <w:ins w:id="3499" w:author="Fa'te" w:date="2026-09-18T17:38:19Z">
              <w:r>
                <w:rPr>
                  <w:rFonts w:ascii="Times New Roman" w:hAnsi="Times New Roman" w:eastAsia="宋体" w:cs="Times New Roman"/>
                  <w:b w:val="0"/>
                  <w:i w:val="0"/>
                  <w:color w:val="000000"/>
                  <w:sz w:val="17"/>
                </w:rPr>
                <w:t>18.23</w:t>
              </w:r>
            </w:ins>
          </w:p>
        </w:tc>
        <w:tc>
          <w:tcPr>
            <w:tcW w:w="539" w:type="dxa"/>
            <w:gridSpan w:val="2"/>
            <w:vAlign w:val="center"/>
          </w:tcPr>
          <w:p w14:paraId="3FBC0EE5">
            <w:pPr>
              <w:keepNext/>
              <w:keepLines/>
              <w:spacing w:before="0" w:after="0" w:line="252" w:lineRule="auto"/>
              <w:ind w:left="0" w:right="0" w:firstLine="0"/>
              <w:jc w:val="center"/>
              <w:rPr>
                <w:ins w:id="3500" w:author="Fa'te" w:date="2026-09-18T17:38:19Z"/>
              </w:rPr>
            </w:pPr>
            <w:ins w:id="3501" w:author="Fa'te" w:date="2026-09-18T17:38:19Z">
              <w:r>
                <w:rPr>
                  <w:rFonts w:ascii="Times New Roman" w:hAnsi="Times New Roman" w:eastAsia="宋体" w:cs="Times New Roman"/>
                  <w:b w:val="0"/>
                  <w:i w:val="0"/>
                  <w:color w:val="000000"/>
                  <w:sz w:val="17"/>
                </w:rPr>
                <w:t>10.86</w:t>
              </w:r>
            </w:ins>
          </w:p>
        </w:tc>
        <w:tc>
          <w:tcPr>
            <w:tcW w:w="539" w:type="dxa"/>
            <w:gridSpan w:val="2"/>
            <w:vAlign w:val="center"/>
          </w:tcPr>
          <w:p w14:paraId="3CDCFE2F">
            <w:pPr>
              <w:keepNext/>
              <w:keepLines/>
              <w:spacing w:before="0" w:after="0" w:line="252" w:lineRule="auto"/>
              <w:ind w:left="0" w:right="0" w:firstLine="0"/>
              <w:jc w:val="center"/>
              <w:rPr>
                <w:ins w:id="3502" w:author="Fa'te" w:date="2026-09-18T17:38:19Z"/>
              </w:rPr>
            </w:pPr>
            <w:ins w:id="3503" w:author="Fa'te" w:date="2026-09-18T17:38:19Z">
              <w:r>
                <w:rPr>
                  <w:rFonts w:ascii="Times New Roman" w:hAnsi="Times New Roman" w:eastAsia="宋体" w:cs="Times New Roman"/>
                  <w:b w:val="0"/>
                  <w:i w:val="0"/>
                  <w:color w:val="000000"/>
                  <w:sz w:val="17"/>
                </w:rPr>
                <w:t>13.61</w:t>
              </w:r>
            </w:ins>
          </w:p>
        </w:tc>
        <w:tc>
          <w:tcPr>
            <w:tcW w:w="539" w:type="dxa"/>
            <w:gridSpan w:val="2"/>
            <w:vAlign w:val="center"/>
          </w:tcPr>
          <w:p w14:paraId="74A6DBA8">
            <w:pPr>
              <w:keepNext/>
              <w:keepLines/>
              <w:spacing w:before="0" w:after="0" w:line="252" w:lineRule="auto"/>
              <w:ind w:left="0" w:right="0" w:firstLine="0"/>
              <w:jc w:val="center"/>
              <w:rPr>
                <w:ins w:id="3504" w:author="Fa'te" w:date="2026-09-18T17:38:19Z"/>
              </w:rPr>
            </w:pPr>
            <w:ins w:id="3505" w:author="Fa'te" w:date="2026-09-18T17:38:19Z">
              <w:r>
                <w:rPr>
                  <w:rFonts w:ascii="Times New Roman" w:hAnsi="Times New Roman" w:eastAsia="宋体" w:cs="Times New Roman"/>
                  <w:b w:val="0"/>
                  <w:i w:val="0"/>
                  <w:color w:val="000000"/>
                  <w:sz w:val="17"/>
                </w:rPr>
                <w:t>12.02</w:t>
              </w:r>
            </w:ins>
          </w:p>
        </w:tc>
        <w:tc>
          <w:tcPr>
            <w:tcW w:w="539" w:type="dxa"/>
            <w:gridSpan w:val="2"/>
            <w:vAlign w:val="center"/>
          </w:tcPr>
          <w:p w14:paraId="1BB6BC04">
            <w:pPr>
              <w:keepNext/>
              <w:keepLines/>
              <w:spacing w:before="0" w:after="0" w:line="252" w:lineRule="auto"/>
              <w:ind w:left="0" w:right="0" w:firstLine="0"/>
              <w:jc w:val="center"/>
              <w:rPr>
                <w:ins w:id="3506" w:author="Fa'te" w:date="2026-09-18T17:38:19Z"/>
              </w:rPr>
            </w:pPr>
            <w:ins w:id="3507" w:author="Fa'te" w:date="2026-09-18T17:38:19Z">
              <w:r>
                <w:rPr>
                  <w:rFonts w:ascii="Times New Roman" w:hAnsi="Times New Roman" w:eastAsia="宋体" w:cs="Times New Roman"/>
                  <w:b w:val="0"/>
                  <w:i w:val="0"/>
                  <w:color w:val="000000"/>
                  <w:sz w:val="17"/>
                </w:rPr>
                <w:t>64.03</w:t>
              </w:r>
            </w:ins>
          </w:p>
        </w:tc>
        <w:tc>
          <w:tcPr>
            <w:tcW w:w="539" w:type="dxa"/>
            <w:gridSpan w:val="2"/>
            <w:vAlign w:val="center"/>
          </w:tcPr>
          <w:p w14:paraId="181884FB">
            <w:pPr>
              <w:keepNext/>
              <w:keepLines/>
              <w:spacing w:before="0" w:after="0" w:line="252" w:lineRule="auto"/>
              <w:ind w:left="0" w:right="0" w:firstLine="0"/>
              <w:jc w:val="center"/>
              <w:rPr>
                <w:ins w:id="3508" w:author="Fa'te" w:date="2026-09-18T17:38:19Z"/>
              </w:rPr>
            </w:pPr>
            <w:ins w:id="3509" w:author="Fa'te" w:date="2026-09-18T17:38:19Z">
              <w:r>
                <w:rPr>
                  <w:rFonts w:ascii="Times New Roman" w:hAnsi="Times New Roman" w:eastAsia="宋体" w:cs="Times New Roman"/>
                  <w:b w:val="0"/>
                  <w:i w:val="0"/>
                  <w:color w:val="000000"/>
                  <w:sz w:val="17"/>
                </w:rPr>
                <w:t>33.79</w:t>
              </w:r>
            </w:ins>
          </w:p>
        </w:tc>
        <w:tc>
          <w:tcPr>
            <w:tcW w:w="539" w:type="dxa"/>
            <w:gridSpan w:val="2"/>
            <w:vAlign w:val="center"/>
          </w:tcPr>
          <w:p w14:paraId="1D82C312">
            <w:pPr>
              <w:keepNext/>
              <w:keepLines/>
              <w:spacing w:before="0" w:after="0" w:line="252" w:lineRule="auto"/>
              <w:ind w:left="0" w:right="0" w:firstLine="0"/>
              <w:jc w:val="center"/>
              <w:rPr>
                <w:ins w:id="3510" w:author="Fa'te" w:date="2026-09-18T17:38:19Z"/>
              </w:rPr>
            </w:pPr>
            <w:ins w:id="3511" w:author="Fa'te" w:date="2026-09-18T17:38:19Z">
              <w:r>
                <w:rPr>
                  <w:rFonts w:ascii="Times New Roman" w:hAnsi="Times New Roman" w:eastAsia="宋体" w:cs="Times New Roman"/>
                  <w:b w:val="0"/>
                  <w:i w:val="0"/>
                  <w:color w:val="000000"/>
                  <w:sz w:val="17"/>
                </w:rPr>
                <w:t>44.24</w:t>
              </w:r>
            </w:ins>
          </w:p>
        </w:tc>
        <w:tc>
          <w:tcPr>
            <w:tcW w:w="539" w:type="dxa"/>
            <w:gridSpan w:val="2"/>
            <w:vAlign w:val="center"/>
          </w:tcPr>
          <w:p w14:paraId="0D078D13">
            <w:pPr>
              <w:keepNext/>
              <w:keepLines/>
              <w:spacing w:before="0" w:after="0" w:line="252" w:lineRule="auto"/>
              <w:ind w:left="0" w:right="0" w:firstLine="0"/>
              <w:jc w:val="center"/>
              <w:rPr>
                <w:ins w:id="3512" w:author="Fa'te" w:date="2026-09-18T17:38:19Z"/>
              </w:rPr>
            </w:pPr>
            <w:ins w:id="3513" w:author="Fa'te" w:date="2026-09-18T17:38:19Z">
              <w:r>
                <w:rPr>
                  <w:rFonts w:ascii="Times New Roman" w:hAnsi="Times New Roman" w:eastAsia="宋体" w:cs="Times New Roman"/>
                  <w:b w:val="0"/>
                  <w:i w:val="0"/>
                  <w:color w:val="000000"/>
                  <w:sz w:val="17"/>
                </w:rPr>
                <w:t>39.53</w:t>
              </w:r>
            </w:ins>
          </w:p>
        </w:tc>
        <w:tc>
          <w:tcPr>
            <w:tcW w:w="539" w:type="dxa"/>
            <w:gridSpan w:val="2"/>
            <w:vAlign w:val="center"/>
          </w:tcPr>
          <w:p w14:paraId="00DE7602">
            <w:pPr>
              <w:keepNext/>
              <w:keepLines/>
              <w:spacing w:before="0" w:after="0" w:line="252" w:lineRule="auto"/>
              <w:ind w:left="0" w:right="0" w:firstLine="0"/>
              <w:jc w:val="center"/>
              <w:rPr>
                <w:ins w:id="3514" w:author="Fa'te" w:date="2026-09-18T17:38:19Z"/>
              </w:rPr>
            </w:pPr>
            <w:ins w:id="3515" w:author="Fa'te" w:date="2026-09-18T17:38:19Z">
              <w:r>
                <w:rPr>
                  <w:rFonts w:ascii="Times New Roman" w:hAnsi="Times New Roman" w:eastAsia="宋体" w:cs="Times New Roman"/>
                  <w:b w:val="0"/>
                  <w:i w:val="0"/>
                  <w:color w:val="000000"/>
                  <w:sz w:val="17"/>
                </w:rPr>
                <w:t>38.66</w:t>
              </w:r>
            </w:ins>
          </w:p>
        </w:tc>
        <w:tc>
          <w:tcPr>
            <w:tcW w:w="539" w:type="dxa"/>
            <w:gridSpan w:val="2"/>
            <w:vAlign w:val="center"/>
          </w:tcPr>
          <w:p w14:paraId="5C34C609">
            <w:pPr>
              <w:keepNext/>
              <w:keepLines/>
              <w:spacing w:before="0" w:after="0" w:line="252" w:lineRule="auto"/>
              <w:ind w:left="0" w:right="0" w:firstLine="0"/>
              <w:jc w:val="center"/>
              <w:rPr>
                <w:ins w:id="3516" w:author="Fa'te" w:date="2026-09-18T17:38:19Z"/>
              </w:rPr>
            </w:pPr>
            <w:ins w:id="3517" w:author="Fa'te" w:date="2026-09-18T17:38:19Z">
              <w:r>
                <w:rPr>
                  <w:rFonts w:ascii="Times New Roman" w:hAnsi="Times New Roman" w:eastAsia="宋体" w:cs="Times New Roman"/>
                  <w:b w:val="0"/>
                  <w:i w:val="0"/>
                  <w:color w:val="000000"/>
                  <w:sz w:val="17"/>
                </w:rPr>
                <w:t>13.50</w:t>
              </w:r>
            </w:ins>
          </w:p>
        </w:tc>
        <w:tc>
          <w:tcPr>
            <w:tcW w:w="539" w:type="dxa"/>
            <w:gridSpan w:val="2"/>
            <w:vAlign w:val="center"/>
          </w:tcPr>
          <w:p w14:paraId="49E9285C">
            <w:pPr>
              <w:keepNext/>
              <w:keepLines/>
              <w:spacing w:before="0" w:after="0" w:line="252" w:lineRule="auto"/>
              <w:ind w:left="0" w:right="0" w:firstLine="0"/>
              <w:jc w:val="center"/>
              <w:rPr>
                <w:ins w:id="3518" w:author="Fa'te" w:date="2026-09-18T17:38:19Z"/>
              </w:rPr>
            </w:pPr>
            <w:ins w:id="3519" w:author="Fa'te" w:date="2026-09-18T17:38:19Z">
              <w:r>
                <w:rPr>
                  <w:rFonts w:ascii="Times New Roman" w:hAnsi="Times New Roman" w:eastAsia="宋体" w:cs="Times New Roman"/>
                  <w:b w:val="0"/>
                  <w:i w:val="0"/>
                  <w:color w:val="000000"/>
                  <w:sz w:val="17"/>
                </w:rPr>
                <w:t>20.01</w:t>
              </w:r>
            </w:ins>
          </w:p>
        </w:tc>
        <w:tc>
          <w:tcPr>
            <w:tcW w:w="539" w:type="dxa"/>
            <w:vAlign w:val="center"/>
          </w:tcPr>
          <w:p w14:paraId="0F9600DB">
            <w:pPr>
              <w:keepNext/>
              <w:keepLines/>
              <w:spacing w:before="0" w:after="0" w:line="252" w:lineRule="auto"/>
              <w:ind w:left="0" w:right="0" w:firstLine="0"/>
              <w:jc w:val="center"/>
              <w:rPr>
                <w:ins w:id="3520" w:author="Fa'te" w:date="2026-09-18T17:38:19Z"/>
              </w:rPr>
            </w:pPr>
            <w:ins w:id="3521" w:author="Fa'te" w:date="2026-09-18T17:38:19Z">
              <w:r>
                <w:rPr>
                  <w:rFonts w:ascii="Times New Roman" w:hAnsi="Times New Roman" w:eastAsia="宋体" w:cs="Times New Roman"/>
                  <w:b w:val="0"/>
                  <w:i w:val="0"/>
                  <w:color w:val="000000"/>
                  <w:sz w:val="17"/>
                </w:rPr>
                <w:t>21.51</w:t>
              </w:r>
            </w:ins>
          </w:p>
        </w:tc>
      </w:tr>
      <w:tr w14:paraId="6D626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3" w:type="dxa"/>
          <w:cantSplit/>
          <w:jc w:val="center"/>
          <w:ins w:id="3522" w:author="Fa'te" w:date="2026-09-18T17:38:19Z"/>
        </w:trPr>
        <w:tc>
          <w:tcPr>
            <w:tcW w:w="1843" w:type="dxa"/>
            <w:gridSpan w:val="3"/>
            <w:vAlign w:val="center"/>
          </w:tcPr>
          <w:p w14:paraId="050428CA">
            <w:pPr>
              <w:keepNext/>
              <w:keepLines/>
              <w:spacing w:before="0" w:after="0" w:line="252" w:lineRule="auto"/>
              <w:ind w:left="0" w:right="0" w:firstLine="0"/>
              <w:jc w:val="left"/>
              <w:rPr>
                <w:ins w:id="3523" w:author="Fa'te" w:date="2026-09-18T17:38:19Z"/>
              </w:rPr>
            </w:pPr>
            <w:ins w:id="3524" w:author="Fa'te" w:date="2026-09-18T17:38:19Z">
              <w:r>
                <w:rPr>
                  <w:rFonts w:ascii="Times New Roman" w:hAnsi="Times New Roman" w:eastAsia="宋体" w:cs="Times New Roman"/>
                  <w:b w:val="0"/>
                  <w:i w:val="0"/>
                  <w:color w:val="000000"/>
                  <w:sz w:val="17"/>
                </w:rPr>
                <w:t>CLAP</w:t>
              </w:r>
            </w:ins>
          </w:p>
        </w:tc>
        <w:tc>
          <w:tcPr>
            <w:tcW w:w="539" w:type="dxa"/>
            <w:gridSpan w:val="2"/>
            <w:vAlign w:val="center"/>
          </w:tcPr>
          <w:p w14:paraId="5F8B436B">
            <w:pPr>
              <w:keepNext/>
              <w:keepLines/>
              <w:spacing w:before="0" w:after="0" w:line="252" w:lineRule="auto"/>
              <w:ind w:left="0" w:right="0" w:firstLine="0"/>
              <w:jc w:val="center"/>
              <w:rPr>
                <w:ins w:id="3525" w:author="Fa'te" w:date="2026-09-18T17:38:19Z"/>
              </w:rPr>
            </w:pPr>
            <w:ins w:id="3526" w:author="Fa'te" w:date="2026-09-18T17:38:19Z">
              <w:r>
                <w:rPr>
                  <w:rFonts w:ascii="Times New Roman" w:hAnsi="Times New Roman" w:eastAsia="宋体" w:cs="Times New Roman"/>
                  <w:b w:val="0"/>
                  <w:i w:val="0"/>
                  <w:color w:val="000000"/>
                  <w:sz w:val="17"/>
                </w:rPr>
                <w:t>25.54</w:t>
              </w:r>
            </w:ins>
          </w:p>
        </w:tc>
        <w:tc>
          <w:tcPr>
            <w:tcW w:w="539" w:type="dxa"/>
            <w:gridSpan w:val="2"/>
            <w:vAlign w:val="center"/>
          </w:tcPr>
          <w:p w14:paraId="0A7A103C">
            <w:pPr>
              <w:keepNext/>
              <w:keepLines/>
              <w:spacing w:before="0" w:after="0" w:line="252" w:lineRule="auto"/>
              <w:ind w:left="0" w:right="0" w:firstLine="0"/>
              <w:jc w:val="center"/>
              <w:rPr>
                <w:ins w:id="3527" w:author="Fa'te" w:date="2026-09-18T17:38:19Z"/>
              </w:rPr>
            </w:pPr>
            <w:ins w:id="3528" w:author="Fa'te" w:date="2026-09-18T17:38:19Z">
              <w:r>
                <w:rPr>
                  <w:rFonts w:ascii="Times New Roman" w:hAnsi="Times New Roman" w:eastAsia="宋体" w:cs="Times New Roman"/>
                  <w:b w:val="0"/>
                  <w:i w:val="0"/>
                  <w:color w:val="000000"/>
                  <w:sz w:val="17"/>
                </w:rPr>
                <w:t>11.22</w:t>
              </w:r>
            </w:ins>
          </w:p>
        </w:tc>
        <w:tc>
          <w:tcPr>
            <w:tcW w:w="539" w:type="dxa"/>
            <w:gridSpan w:val="2"/>
            <w:vAlign w:val="center"/>
          </w:tcPr>
          <w:p w14:paraId="18A7EDA1">
            <w:pPr>
              <w:keepNext/>
              <w:keepLines/>
              <w:spacing w:before="0" w:after="0" w:line="252" w:lineRule="auto"/>
              <w:ind w:left="0" w:right="0" w:firstLine="0"/>
              <w:jc w:val="center"/>
              <w:rPr>
                <w:ins w:id="3529" w:author="Fa'te" w:date="2026-09-18T17:38:19Z"/>
              </w:rPr>
            </w:pPr>
            <w:ins w:id="3530" w:author="Fa'te" w:date="2026-09-18T17:38:19Z">
              <w:r>
                <w:rPr>
                  <w:rFonts w:ascii="Times New Roman" w:hAnsi="Times New Roman" w:eastAsia="宋体" w:cs="Times New Roman"/>
                  <w:b w:val="0"/>
                  <w:i w:val="0"/>
                  <w:color w:val="000000"/>
                  <w:sz w:val="17"/>
                </w:rPr>
                <w:t>15.59</w:t>
              </w:r>
            </w:ins>
          </w:p>
        </w:tc>
        <w:tc>
          <w:tcPr>
            <w:tcW w:w="539" w:type="dxa"/>
            <w:gridSpan w:val="2"/>
            <w:vAlign w:val="center"/>
          </w:tcPr>
          <w:p w14:paraId="337E72C1">
            <w:pPr>
              <w:keepNext/>
              <w:keepLines/>
              <w:spacing w:before="0" w:after="0" w:line="252" w:lineRule="auto"/>
              <w:ind w:left="0" w:right="0" w:firstLine="0"/>
              <w:jc w:val="center"/>
              <w:rPr>
                <w:ins w:id="3531" w:author="Fa'te" w:date="2026-09-18T17:38:19Z"/>
              </w:rPr>
            </w:pPr>
            <w:ins w:id="3532" w:author="Fa'te" w:date="2026-09-18T17:38:19Z">
              <w:r>
                <w:rPr>
                  <w:rFonts w:ascii="Times New Roman" w:hAnsi="Times New Roman" w:eastAsia="宋体" w:cs="Times New Roman"/>
                  <w:b w:val="0"/>
                  <w:i w:val="0"/>
                  <w:color w:val="000000"/>
                  <w:sz w:val="17"/>
                </w:rPr>
                <w:t>12.29</w:t>
              </w:r>
            </w:ins>
          </w:p>
        </w:tc>
        <w:tc>
          <w:tcPr>
            <w:tcW w:w="539" w:type="dxa"/>
            <w:gridSpan w:val="2"/>
            <w:vAlign w:val="center"/>
          </w:tcPr>
          <w:p w14:paraId="6A512D75">
            <w:pPr>
              <w:keepNext/>
              <w:keepLines/>
              <w:spacing w:before="0" w:after="0" w:line="252" w:lineRule="auto"/>
              <w:ind w:left="0" w:right="0" w:firstLine="0"/>
              <w:jc w:val="center"/>
              <w:rPr>
                <w:ins w:id="3533" w:author="Fa'te" w:date="2026-09-18T17:38:19Z"/>
              </w:rPr>
            </w:pPr>
            <w:ins w:id="3534" w:author="Fa'te" w:date="2026-09-18T17:38:19Z">
              <w:r>
                <w:rPr>
                  <w:rFonts w:ascii="Times New Roman" w:hAnsi="Times New Roman" w:eastAsia="宋体" w:cs="Times New Roman"/>
                  <w:b w:val="0"/>
                  <w:i w:val="0"/>
                  <w:color w:val="000000"/>
                  <w:sz w:val="17"/>
                </w:rPr>
                <w:t>76.42</w:t>
              </w:r>
            </w:ins>
          </w:p>
        </w:tc>
        <w:tc>
          <w:tcPr>
            <w:tcW w:w="539" w:type="dxa"/>
            <w:gridSpan w:val="2"/>
            <w:vAlign w:val="center"/>
          </w:tcPr>
          <w:p w14:paraId="7673371A">
            <w:pPr>
              <w:keepNext/>
              <w:keepLines/>
              <w:spacing w:before="0" w:after="0" w:line="252" w:lineRule="auto"/>
              <w:ind w:left="0" w:right="0" w:firstLine="0"/>
              <w:jc w:val="center"/>
              <w:rPr>
                <w:ins w:id="3535" w:author="Fa'te" w:date="2026-09-18T17:38:19Z"/>
              </w:rPr>
            </w:pPr>
            <w:ins w:id="3536" w:author="Fa'te" w:date="2026-09-18T17:38:19Z">
              <w:r>
                <w:rPr>
                  <w:rFonts w:ascii="Times New Roman" w:hAnsi="Times New Roman" w:eastAsia="宋体" w:cs="Times New Roman"/>
                  <w:b w:val="0"/>
                  <w:i w:val="0"/>
                  <w:color w:val="000000"/>
                  <w:sz w:val="17"/>
                </w:rPr>
                <w:t>27.47</w:t>
              </w:r>
            </w:ins>
          </w:p>
        </w:tc>
        <w:tc>
          <w:tcPr>
            <w:tcW w:w="539" w:type="dxa"/>
            <w:gridSpan w:val="2"/>
            <w:vAlign w:val="center"/>
          </w:tcPr>
          <w:p w14:paraId="444BAF19">
            <w:pPr>
              <w:keepNext/>
              <w:keepLines/>
              <w:spacing w:before="0" w:after="0" w:line="252" w:lineRule="auto"/>
              <w:ind w:left="0" w:right="0" w:firstLine="0"/>
              <w:jc w:val="center"/>
              <w:rPr>
                <w:ins w:id="3537" w:author="Fa'te" w:date="2026-09-18T17:38:19Z"/>
              </w:rPr>
            </w:pPr>
            <w:ins w:id="3538" w:author="Fa'te" w:date="2026-09-18T17:38:19Z">
              <w:r>
                <w:rPr>
                  <w:rFonts w:ascii="Times New Roman" w:hAnsi="Times New Roman" w:eastAsia="宋体" w:cs="Times New Roman"/>
                  <w:b w:val="0"/>
                  <w:i w:val="0"/>
                  <w:color w:val="000000"/>
                  <w:sz w:val="17"/>
                </w:rPr>
                <w:t>40.41</w:t>
              </w:r>
            </w:ins>
          </w:p>
        </w:tc>
        <w:tc>
          <w:tcPr>
            <w:tcW w:w="539" w:type="dxa"/>
            <w:gridSpan w:val="2"/>
            <w:vAlign w:val="center"/>
          </w:tcPr>
          <w:p w14:paraId="1775A1B1">
            <w:pPr>
              <w:keepNext/>
              <w:keepLines/>
              <w:spacing w:before="0" w:after="0" w:line="252" w:lineRule="auto"/>
              <w:ind w:left="0" w:right="0" w:firstLine="0"/>
              <w:jc w:val="center"/>
              <w:rPr>
                <w:ins w:id="3539" w:author="Fa'te" w:date="2026-09-18T17:38:19Z"/>
              </w:rPr>
            </w:pPr>
            <w:ins w:id="3540" w:author="Fa'te" w:date="2026-09-18T17:38:19Z">
              <w:r>
                <w:rPr>
                  <w:rFonts w:ascii="Times New Roman" w:hAnsi="Times New Roman" w:eastAsia="宋体" w:cs="Times New Roman"/>
                  <w:b w:val="0"/>
                  <w:i w:val="0"/>
                  <w:color w:val="000000"/>
                  <w:sz w:val="17"/>
                </w:rPr>
                <w:t>41.47</w:t>
              </w:r>
            </w:ins>
          </w:p>
        </w:tc>
        <w:tc>
          <w:tcPr>
            <w:tcW w:w="539" w:type="dxa"/>
            <w:gridSpan w:val="2"/>
            <w:vAlign w:val="center"/>
          </w:tcPr>
          <w:p w14:paraId="6FF0D589">
            <w:pPr>
              <w:keepNext/>
              <w:keepLines/>
              <w:spacing w:before="0" w:after="0" w:line="252" w:lineRule="auto"/>
              <w:ind w:left="0" w:right="0" w:firstLine="0"/>
              <w:jc w:val="center"/>
              <w:rPr>
                <w:ins w:id="3541" w:author="Fa'te" w:date="2026-09-18T17:38:19Z"/>
              </w:rPr>
            </w:pPr>
            <w:ins w:id="3542" w:author="Fa'te" w:date="2026-09-18T17:38:19Z">
              <w:r>
                <w:rPr>
                  <w:rFonts w:ascii="Times New Roman" w:hAnsi="Times New Roman" w:eastAsia="宋体" w:cs="Times New Roman"/>
                  <w:b w:val="0"/>
                  <w:i w:val="0"/>
                  <w:color w:val="000000"/>
                  <w:sz w:val="17"/>
                </w:rPr>
                <w:t>33.19</w:t>
              </w:r>
            </w:ins>
          </w:p>
        </w:tc>
        <w:tc>
          <w:tcPr>
            <w:tcW w:w="539" w:type="dxa"/>
            <w:gridSpan w:val="2"/>
            <w:vAlign w:val="center"/>
          </w:tcPr>
          <w:p w14:paraId="374350D7">
            <w:pPr>
              <w:keepNext/>
              <w:keepLines/>
              <w:spacing w:before="0" w:after="0" w:line="252" w:lineRule="auto"/>
              <w:ind w:left="0" w:right="0" w:firstLine="0"/>
              <w:jc w:val="center"/>
              <w:rPr>
                <w:ins w:id="3543" w:author="Fa'te" w:date="2026-09-18T17:38:19Z"/>
              </w:rPr>
            </w:pPr>
            <w:ins w:id="3544" w:author="Fa'te" w:date="2026-09-18T17:38:19Z">
              <w:r>
                <w:rPr>
                  <w:rFonts w:ascii="Times New Roman" w:hAnsi="Times New Roman" w:eastAsia="宋体" w:cs="Times New Roman"/>
                  <w:b w:val="0"/>
                  <w:i w:val="0"/>
                  <w:color w:val="000000"/>
                  <w:sz w:val="17"/>
                </w:rPr>
                <w:t>19.55</w:t>
              </w:r>
            </w:ins>
          </w:p>
        </w:tc>
        <w:tc>
          <w:tcPr>
            <w:tcW w:w="539" w:type="dxa"/>
            <w:gridSpan w:val="2"/>
            <w:vAlign w:val="center"/>
          </w:tcPr>
          <w:p w14:paraId="29197C60">
            <w:pPr>
              <w:keepNext/>
              <w:keepLines/>
              <w:spacing w:before="0" w:after="0" w:line="252" w:lineRule="auto"/>
              <w:ind w:left="0" w:right="0" w:firstLine="0"/>
              <w:jc w:val="center"/>
              <w:rPr>
                <w:ins w:id="3545" w:author="Fa'te" w:date="2026-09-18T17:38:19Z"/>
              </w:rPr>
            </w:pPr>
            <w:ins w:id="3546" w:author="Fa'te" w:date="2026-09-18T17:38:19Z">
              <w:r>
                <w:rPr>
                  <w:rFonts w:ascii="Times New Roman" w:hAnsi="Times New Roman" w:eastAsia="宋体" w:cs="Times New Roman"/>
                  <w:b w:val="0"/>
                  <w:i w:val="0"/>
                  <w:color w:val="000000"/>
                  <w:sz w:val="17"/>
                </w:rPr>
                <w:t>24.61</w:t>
              </w:r>
            </w:ins>
          </w:p>
        </w:tc>
        <w:tc>
          <w:tcPr>
            <w:tcW w:w="539" w:type="dxa"/>
            <w:vAlign w:val="center"/>
          </w:tcPr>
          <w:p w14:paraId="34A7E431">
            <w:pPr>
              <w:keepNext/>
              <w:keepLines/>
              <w:spacing w:before="0" w:after="0" w:line="252" w:lineRule="auto"/>
              <w:ind w:left="0" w:right="0" w:firstLine="0"/>
              <w:jc w:val="center"/>
              <w:rPr>
                <w:ins w:id="3547" w:author="Fa'te" w:date="2026-09-18T17:38:19Z"/>
              </w:rPr>
            </w:pPr>
            <w:ins w:id="3548" w:author="Fa'te" w:date="2026-09-18T17:38:19Z">
              <w:r>
                <w:rPr>
                  <w:rFonts w:ascii="Times New Roman" w:hAnsi="Times New Roman" w:eastAsia="宋体" w:cs="Times New Roman"/>
                  <w:b w:val="0"/>
                  <w:i w:val="0"/>
                  <w:color w:val="000000"/>
                  <w:sz w:val="17"/>
                </w:rPr>
                <w:t>17.72</w:t>
              </w:r>
            </w:ins>
          </w:p>
        </w:tc>
      </w:tr>
      <w:tr w14:paraId="08DA6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gridAfter w:val="1"/>
          <w:wAfter w:w="3" w:type="dxa"/>
          <w:cantSplit/>
          <w:jc w:val="center"/>
          <w:ins w:id="3549" w:author="Fa'te" w:date="2026-09-18T17:38:19Z"/>
        </w:trPr>
        <w:tc>
          <w:tcPr>
            <w:tcW w:w="1843" w:type="dxa"/>
            <w:gridSpan w:val="3"/>
            <w:tcBorders>
              <w:bottom w:val="single" w:color="000000" w:sz="10" w:space="0"/>
            </w:tcBorders>
            <w:shd w:val="clear" w:color="auto" w:fill="F2F2F2"/>
            <w:vAlign w:val="center"/>
          </w:tcPr>
          <w:p w14:paraId="22BC4296">
            <w:pPr>
              <w:keepNext w:val="0"/>
              <w:keepLines/>
              <w:spacing w:before="0" w:after="0" w:line="252" w:lineRule="auto"/>
              <w:ind w:left="0" w:right="0" w:firstLine="0"/>
              <w:jc w:val="left"/>
              <w:rPr>
                <w:ins w:id="3550" w:author="Fa'te" w:date="2026-09-18T17:38:19Z"/>
              </w:rPr>
            </w:pPr>
            <w:ins w:id="3551" w:author="Fa'te" w:date="2026-09-18T17:38:19Z">
              <w:r>
                <w:rPr>
                  <w:rFonts w:ascii="Times New Roman" w:hAnsi="Times New Roman" w:eastAsia="宋体" w:cs="Times New Roman"/>
                  <w:b/>
                  <w:i w:val="0"/>
                  <w:color w:val="000000"/>
                  <w:sz w:val="17"/>
                </w:rPr>
                <w:t>CLIP+CLAP</w:t>
              </w:r>
            </w:ins>
          </w:p>
        </w:tc>
        <w:tc>
          <w:tcPr>
            <w:tcW w:w="539" w:type="dxa"/>
            <w:gridSpan w:val="2"/>
            <w:tcBorders>
              <w:bottom w:val="single" w:color="000000" w:sz="10" w:space="0"/>
            </w:tcBorders>
            <w:shd w:val="clear" w:color="auto" w:fill="F2F2F2"/>
            <w:vAlign w:val="center"/>
          </w:tcPr>
          <w:p w14:paraId="5AE8F7D8">
            <w:pPr>
              <w:keepNext w:val="0"/>
              <w:keepLines/>
              <w:spacing w:before="0" w:after="0" w:line="252" w:lineRule="auto"/>
              <w:ind w:left="0" w:right="0" w:firstLine="0"/>
              <w:jc w:val="center"/>
              <w:rPr>
                <w:ins w:id="3552" w:author="Fa'te" w:date="2026-09-18T17:38:19Z"/>
              </w:rPr>
            </w:pPr>
            <w:ins w:id="3553" w:author="Fa'te" w:date="2026-09-18T17:38:19Z">
              <w:r>
                <w:rPr>
                  <w:rFonts w:ascii="Times New Roman" w:hAnsi="Times New Roman" w:eastAsia="宋体" w:cs="Times New Roman"/>
                  <w:b/>
                  <w:i w:val="0"/>
                  <w:color w:val="000000"/>
                  <w:sz w:val="17"/>
                </w:rPr>
                <w:t>35.08</w:t>
              </w:r>
            </w:ins>
          </w:p>
        </w:tc>
        <w:tc>
          <w:tcPr>
            <w:tcW w:w="539" w:type="dxa"/>
            <w:gridSpan w:val="2"/>
            <w:tcBorders>
              <w:bottom w:val="single" w:color="000000" w:sz="10" w:space="0"/>
            </w:tcBorders>
            <w:shd w:val="clear" w:color="auto" w:fill="F2F2F2"/>
            <w:vAlign w:val="center"/>
          </w:tcPr>
          <w:p w14:paraId="2B0A5317">
            <w:pPr>
              <w:keepNext w:val="0"/>
              <w:keepLines/>
              <w:spacing w:before="0" w:after="0" w:line="252" w:lineRule="auto"/>
              <w:ind w:left="0" w:right="0" w:firstLine="0"/>
              <w:jc w:val="center"/>
              <w:rPr>
                <w:ins w:id="3554" w:author="Fa'te" w:date="2026-09-18T17:38:19Z"/>
              </w:rPr>
            </w:pPr>
            <w:ins w:id="3555" w:author="Fa'te" w:date="2026-09-18T17:38:19Z">
              <w:r>
                <w:rPr>
                  <w:rFonts w:ascii="Times New Roman" w:hAnsi="Times New Roman" w:eastAsia="宋体" w:cs="Times New Roman"/>
                  <w:b/>
                  <w:i w:val="0"/>
                  <w:color w:val="000000"/>
                  <w:sz w:val="17"/>
                </w:rPr>
                <w:t>16.87</w:t>
              </w:r>
            </w:ins>
          </w:p>
        </w:tc>
        <w:tc>
          <w:tcPr>
            <w:tcW w:w="539" w:type="dxa"/>
            <w:gridSpan w:val="2"/>
            <w:tcBorders>
              <w:bottom w:val="single" w:color="000000" w:sz="10" w:space="0"/>
            </w:tcBorders>
            <w:shd w:val="clear" w:color="auto" w:fill="F2F2F2"/>
            <w:vAlign w:val="center"/>
          </w:tcPr>
          <w:p w14:paraId="138CC7BB">
            <w:pPr>
              <w:keepNext w:val="0"/>
              <w:keepLines/>
              <w:spacing w:before="0" w:after="0" w:line="252" w:lineRule="auto"/>
              <w:ind w:left="0" w:right="0" w:firstLine="0"/>
              <w:jc w:val="center"/>
              <w:rPr>
                <w:ins w:id="3556" w:author="Fa'te" w:date="2026-09-18T17:38:19Z"/>
              </w:rPr>
            </w:pPr>
            <w:ins w:id="3557" w:author="Fa'te" w:date="2026-09-18T17:38:19Z">
              <w:r>
                <w:rPr>
                  <w:rFonts w:ascii="Times New Roman" w:hAnsi="Times New Roman" w:eastAsia="宋体" w:cs="Times New Roman"/>
                  <w:b/>
                  <w:i w:val="0"/>
                  <w:color w:val="000000"/>
                  <w:sz w:val="17"/>
                </w:rPr>
                <w:t>22.78</w:t>
              </w:r>
            </w:ins>
          </w:p>
        </w:tc>
        <w:tc>
          <w:tcPr>
            <w:tcW w:w="539" w:type="dxa"/>
            <w:gridSpan w:val="2"/>
            <w:tcBorders>
              <w:bottom w:val="single" w:color="000000" w:sz="10" w:space="0"/>
            </w:tcBorders>
            <w:shd w:val="clear" w:color="auto" w:fill="F2F2F2"/>
            <w:vAlign w:val="center"/>
          </w:tcPr>
          <w:p w14:paraId="4EA8676A">
            <w:pPr>
              <w:keepNext w:val="0"/>
              <w:keepLines/>
              <w:spacing w:before="0" w:after="0" w:line="252" w:lineRule="auto"/>
              <w:ind w:left="0" w:right="0" w:firstLine="0"/>
              <w:jc w:val="center"/>
              <w:rPr>
                <w:ins w:id="3558" w:author="Fa'te" w:date="2026-09-18T17:38:19Z"/>
              </w:rPr>
            </w:pPr>
            <w:ins w:id="3559" w:author="Fa'te" w:date="2026-09-18T17:38:19Z">
              <w:r>
                <w:rPr>
                  <w:rFonts w:ascii="Times New Roman" w:hAnsi="Times New Roman" w:eastAsia="宋体" w:cs="Times New Roman"/>
                  <w:b/>
                  <w:i w:val="0"/>
                  <w:color w:val="000000"/>
                  <w:sz w:val="17"/>
                </w:rPr>
                <w:t>17.65</w:t>
              </w:r>
            </w:ins>
          </w:p>
        </w:tc>
        <w:tc>
          <w:tcPr>
            <w:tcW w:w="539" w:type="dxa"/>
            <w:gridSpan w:val="2"/>
            <w:tcBorders>
              <w:bottom w:val="single" w:color="000000" w:sz="10" w:space="0"/>
            </w:tcBorders>
            <w:shd w:val="clear" w:color="auto" w:fill="F2F2F2"/>
            <w:vAlign w:val="center"/>
          </w:tcPr>
          <w:p w14:paraId="0E1ED0D8">
            <w:pPr>
              <w:keepNext w:val="0"/>
              <w:keepLines/>
              <w:spacing w:before="0" w:after="0" w:line="252" w:lineRule="auto"/>
              <w:ind w:left="0" w:right="0" w:firstLine="0"/>
              <w:jc w:val="center"/>
              <w:rPr>
                <w:ins w:id="3560" w:author="Fa'te" w:date="2026-09-18T17:38:19Z"/>
              </w:rPr>
            </w:pPr>
            <w:ins w:id="3561" w:author="Fa'te" w:date="2026-09-18T17:38:19Z">
              <w:r>
                <w:rPr>
                  <w:rFonts w:ascii="Times New Roman" w:hAnsi="Times New Roman" w:eastAsia="宋体" w:cs="Times New Roman"/>
                  <w:b/>
                  <w:i w:val="0"/>
                  <w:color w:val="000000"/>
                  <w:sz w:val="17"/>
                </w:rPr>
                <w:t>85.49</w:t>
              </w:r>
            </w:ins>
          </w:p>
        </w:tc>
        <w:tc>
          <w:tcPr>
            <w:tcW w:w="539" w:type="dxa"/>
            <w:gridSpan w:val="2"/>
            <w:tcBorders>
              <w:bottom w:val="single" w:color="000000" w:sz="10" w:space="0"/>
            </w:tcBorders>
            <w:shd w:val="clear" w:color="auto" w:fill="F2F2F2"/>
            <w:vAlign w:val="center"/>
          </w:tcPr>
          <w:p w14:paraId="0A8AB442">
            <w:pPr>
              <w:keepNext w:val="0"/>
              <w:keepLines/>
              <w:spacing w:before="0" w:after="0" w:line="252" w:lineRule="auto"/>
              <w:ind w:left="0" w:right="0" w:firstLine="0"/>
              <w:jc w:val="center"/>
              <w:rPr>
                <w:ins w:id="3562" w:author="Fa'te" w:date="2026-09-18T17:38:19Z"/>
              </w:rPr>
            </w:pPr>
            <w:ins w:id="3563" w:author="Fa'te" w:date="2026-09-18T17:38:19Z">
              <w:r>
                <w:rPr>
                  <w:rFonts w:ascii="Times New Roman" w:hAnsi="Times New Roman" w:eastAsia="宋体" w:cs="Times New Roman"/>
                  <w:b/>
                  <w:i w:val="0"/>
                  <w:color w:val="000000"/>
                  <w:sz w:val="17"/>
                </w:rPr>
                <w:t>46.97</w:t>
              </w:r>
            </w:ins>
          </w:p>
        </w:tc>
        <w:tc>
          <w:tcPr>
            <w:tcW w:w="539" w:type="dxa"/>
            <w:gridSpan w:val="2"/>
            <w:tcBorders>
              <w:bottom w:val="single" w:color="000000" w:sz="10" w:space="0"/>
            </w:tcBorders>
            <w:shd w:val="clear" w:color="auto" w:fill="F2F2F2"/>
            <w:vAlign w:val="center"/>
          </w:tcPr>
          <w:p w14:paraId="332A51AA">
            <w:pPr>
              <w:keepNext w:val="0"/>
              <w:keepLines/>
              <w:spacing w:before="0" w:after="0" w:line="252" w:lineRule="auto"/>
              <w:ind w:left="0" w:right="0" w:firstLine="0"/>
              <w:jc w:val="center"/>
              <w:rPr>
                <w:ins w:id="3564" w:author="Fa'te" w:date="2026-09-18T17:38:19Z"/>
              </w:rPr>
            </w:pPr>
            <w:ins w:id="3565" w:author="Fa'te" w:date="2026-09-18T17:38:19Z">
              <w:r>
                <w:rPr>
                  <w:rFonts w:ascii="Times New Roman" w:hAnsi="Times New Roman" w:eastAsia="宋体" w:cs="Times New Roman"/>
                  <w:b/>
                  <w:i w:val="0"/>
                  <w:color w:val="000000"/>
                  <w:sz w:val="17"/>
                </w:rPr>
                <w:t>60.63</w:t>
              </w:r>
            </w:ins>
          </w:p>
        </w:tc>
        <w:tc>
          <w:tcPr>
            <w:tcW w:w="539" w:type="dxa"/>
            <w:gridSpan w:val="2"/>
            <w:tcBorders>
              <w:bottom w:val="single" w:color="000000" w:sz="10" w:space="0"/>
            </w:tcBorders>
            <w:shd w:val="clear" w:color="auto" w:fill="F2F2F2"/>
            <w:vAlign w:val="center"/>
          </w:tcPr>
          <w:p w14:paraId="4634F23C">
            <w:pPr>
              <w:keepNext w:val="0"/>
              <w:keepLines/>
              <w:spacing w:before="0" w:after="0" w:line="252" w:lineRule="auto"/>
              <w:ind w:left="0" w:right="0" w:firstLine="0"/>
              <w:jc w:val="center"/>
              <w:rPr>
                <w:ins w:id="3566" w:author="Fa'te" w:date="2026-09-18T17:38:19Z"/>
              </w:rPr>
            </w:pPr>
            <w:ins w:id="3567" w:author="Fa'te" w:date="2026-09-18T17:38:19Z">
              <w:r>
                <w:rPr>
                  <w:rFonts w:ascii="Times New Roman" w:hAnsi="Times New Roman" w:eastAsia="宋体" w:cs="Times New Roman"/>
                  <w:b/>
                  <w:i w:val="0"/>
                  <w:color w:val="000000"/>
                  <w:sz w:val="17"/>
                </w:rPr>
                <w:t>50.38</w:t>
              </w:r>
            </w:ins>
          </w:p>
        </w:tc>
        <w:tc>
          <w:tcPr>
            <w:tcW w:w="539" w:type="dxa"/>
            <w:gridSpan w:val="2"/>
            <w:tcBorders>
              <w:bottom w:val="single" w:color="000000" w:sz="10" w:space="0"/>
            </w:tcBorders>
            <w:shd w:val="clear" w:color="auto" w:fill="F2F2F2"/>
            <w:vAlign w:val="center"/>
          </w:tcPr>
          <w:p w14:paraId="1A170001">
            <w:pPr>
              <w:keepNext w:val="0"/>
              <w:keepLines/>
              <w:spacing w:before="0" w:after="0" w:line="252" w:lineRule="auto"/>
              <w:ind w:left="0" w:right="0" w:firstLine="0"/>
              <w:jc w:val="center"/>
              <w:rPr>
                <w:ins w:id="3568" w:author="Fa'te" w:date="2026-09-18T17:38:19Z"/>
              </w:rPr>
            </w:pPr>
            <w:ins w:id="3569" w:author="Fa'te" w:date="2026-09-18T17:38:19Z">
              <w:r>
                <w:rPr>
                  <w:rFonts w:ascii="Times New Roman" w:hAnsi="Times New Roman" w:eastAsia="宋体" w:cs="Times New Roman"/>
                  <w:b/>
                  <w:i w:val="0"/>
                  <w:color w:val="000000"/>
                  <w:sz w:val="17"/>
                </w:rPr>
                <w:t>47.28</w:t>
              </w:r>
            </w:ins>
          </w:p>
        </w:tc>
        <w:tc>
          <w:tcPr>
            <w:tcW w:w="539" w:type="dxa"/>
            <w:gridSpan w:val="2"/>
            <w:tcBorders>
              <w:bottom w:val="single" w:color="000000" w:sz="10" w:space="0"/>
            </w:tcBorders>
            <w:shd w:val="clear" w:color="auto" w:fill="F2F2F2"/>
            <w:vAlign w:val="center"/>
          </w:tcPr>
          <w:p w14:paraId="3E60F346">
            <w:pPr>
              <w:keepNext w:val="0"/>
              <w:keepLines/>
              <w:spacing w:before="0" w:after="0" w:line="252" w:lineRule="auto"/>
              <w:ind w:left="0" w:right="0" w:firstLine="0"/>
              <w:jc w:val="center"/>
              <w:rPr>
                <w:ins w:id="3570" w:author="Fa'te" w:date="2026-09-18T17:38:19Z"/>
              </w:rPr>
            </w:pPr>
            <w:ins w:id="3571" w:author="Fa'te" w:date="2026-09-18T17:38:19Z">
              <w:r>
                <w:rPr>
                  <w:rFonts w:ascii="Times New Roman" w:hAnsi="Times New Roman" w:eastAsia="宋体" w:cs="Times New Roman"/>
                  <w:b/>
                  <w:i w:val="0"/>
                  <w:color w:val="000000"/>
                  <w:sz w:val="17"/>
                </w:rPr>
                <w:t>25.61</w:t>
              </w:r>
            </w:ins>
          </w:p>
        </w:tc>
        <w:tc>
          <w:tcPr>
            <w:tcW w:w="539" w:type="dxa"/>
            <w:gridSpan w:val="2"/>
            <w:tcBorders>
              <w:bottom w:val="single" w:color="000000" w:sz="10" w:space="0"/>
            </w:tcBorders>
            <w:shd w:val="clear" w:color="auto" w:fill="F2F2F2"/>
            <w:vAlign w:val="center"/>
          </w:tcPr>
          <w:p w14:paraId="5AA06CF2">
            <w:pPr>
              <w:keepNext w:val="0"/>
              <w:keepLines/>
              <w:spacing w:before="0" w:after="0" w:line="252" w:lineRule="auto"/>
              <w:ind w:left="0" w:right="0" w:firstLine="0"/>
              <w:jc w:val="center"/>
              <w:rPr>
                <w:ins w:id="3572" w:author="Fa'te" w:date="2026-09-18T17:38:19Z"/>
              </w:rPr>
            </w:pPr>
            <w:ins w:id="3573" w:author="Fa'te" w:date="2026-09-18T17:38:19Z">
              <w:r>
                <w:rPr>
                  <w:rFonts w:ascii="Times New Roman" w:hAnsi="Times New Roman" w:eastAsia="宋体" w:cs="Times New Roman"/>
                  <w:b/>
                  <w:i w:val="0"/>
                  <w:color w:val="000000"/>
                  <w:sz w:val="17"/>
                </w:rPr>
                <w:t>33.22</w:t>
              </w:r>
            </w:ins>
          </w:p>
        </w:tc>
        <w:tc>
          <w:tcPr>
            <w:tcW w:w="539" w:type="dxa"/>
            <w:tcBorders>
              <w:bottom w:val="single" w:color="000000" w:sz="10" w:space="0"/>
            </w:tcBorders>
            <w:shd w:val="clear" w:color="auto" w:fill="F2F2F2"/>
            <w:vAlign w:val="center"/>
          </w:tcPr>
          <w:p w14:paraId="3CCB5E40">
            <w:pPr>
              <w:keepNext w:val="0"/>
              <w:keepLines/>
              <w:spacing w:before="0" w:after="0" w:line="252" w:lineRule="auto"/>
              <w:ind w:left="0" w:right="0" w:firstLine="0"/>
              <w:jc w:val="center"/>
              <w:rPr>
                <w:ins w:id="3574" w:author="Fa'te" w:date="2026-09-18T17:38:19Z"/>
              </w:rPr>
            </w:pPr>
            <w:ins w:id="3575" w:author="Fa'te" w:date="2026-09-18T17:38:19Z">
              <w:r>
                <w:rPr>
                  <w:rFonts w:ascii="Times New Roman" w:hAnsi="Times New Roman" w:eastAsia="宋体" w:cs="Times New Roman"/>
                  <w:b/>
                  <w:i w:val="0"/>
                  <w:color w:val="000000"/>
                  <w:sz w:val="17"/>
                </w:rPr>
                <w:t>23.96</w:t>
              </w:r>
            </w:ins>
          </w:p>
        </w:tc>
      </w:tr>
    </w:tbl>
    <w:p w14:paraId="1F1B62F9">
      <w:pPr>
        <w:keepNext w:val="0"/>
        <w:keepLines w:val="0"/>
        <w:pageBreakBefore w:val="0"/>
        <w:widowControl/>
        <w:spacing w:before="0" w:after="0" w:line="360" w:lineRule="auto"/>
        <w:ind w:left="0" w:right="0" w:firstLine="420"/>
        <w:jc w:val="both"/>
      </w:pPr>
      <w:ins w:id="3576" w:author="Fa'te" w:date="2026-09-18T17:31:05Z">
        <w:r>
          <w:rPr>
            <w:rFonts w:ascii="Times New Roman" w:hAnsi="Times New Roman" w:eastAsia="宋体" w:cs="Times New Roman"/>
            <w:b w:val="0"/>
            <w:i w:val="0"/>
            <w:color w:val="000000"/>
            <w:sz w:val="21"/>
          </w:rPr>
          <w:t>表8比较</w:t>
        </w:r>
      </w:ins>
      <w:ins w:id="3577" w:author="Fa'te" w:date="2026-09-18T17:31:23Z">
        <w:r>
          <w:rPr>
            <w:rFonts w:hint="eastAsia" w:cs="Times New Roman"/>
            <w:b w:val="0"/>
            <w:i w:val="0"/>
            <w:color w:val="000000"/>
            <w:sz w:val="21"/>
            <w:lang w:val="en-US" w:eastAsia="zh-CN"/>
          </w:rPr>
          <w:t>使用</w:t>
        </w:r>
      </w:ins>
      <w:ins w:id="3578" w:author="Fa'te" w:date="2026-09-18T17:31:28Z">
        <w:r>
          <w:rPr>
            <w:rFonts w:hint="eastAsia" w:cs="Times New Roman"/>
            <w:b w:val="0"/>
            <w:i w:val="0"/>
            <w:color w:val="000000"/>
            <w:sz w:val="21"/>
            <w:lang w:val="en-US" w:eastAsia="zh-CN"/>
          </w:rPr>
          <w:t>不同</w:t>
        </w:r>
      </w:ins>
      <w:ins w:id="3579" w:author="Fa'te" w:date="2026-09-18T17:31:40Z">
        <w:r>
          <w:rPr>
            <w:rFonts w:ascii="Times New Roman" w:hAnsi="Times New Roman" w:eastAsia="宋体" w:cs="Times New Roman"/>
            <w:color w:val="000000"/>
            <w:sz w:val="20"/>
          </w:rPr>
          <w:t>文本</w:t>
        </w:r>
      </w:ins>
      <w:ins w:id="3580" w:author="Fa'te" w:date="2026-09-18T17:31:28Z">
        <w:r>
          <w:rPr>
            <w:rFonts w:hint="eastAsia" w:cs="Times New Roman"/>
            <w:b w:val="0"/>
            <w:i w:val="0"/>
            <w:color w:val="000000"/>
            <w:sz w:val="21"/>
            <w:lang w:val="en-US" w:eastAsia="zh-CN"/>
          </w:rPr>
          <w:t>编码器</w:t>
        </w:r>
      </w:ins>
      <w:ins w:id="3581" w:author="Fa'te" w:date="2026-09-18T17:31:29Z">
        <w:r>
          <w:rPr>
            <w:rFonts w:hint="eastAsia" w:cs="Times New Roman"/>
            <w:b w:val="0"/>
            <w:i w:val="0"/>
            <w:color w:val="000000"/>
            <w:sz w:val="21"/>
            <w:lang w:val="en-US" w:eastAsia="zh-CN"/>
          </w:rPr>
          <w:t>的</w:t>
        </w:r>
      </w:ins>
      <w:ins w:id="3582" w:author="Fa'te" w:date="2026-09-18T17:31:31Z">
        <w:r>
          <w:rPr>
            <w:rFonts w:hint="eastAsia" w:cs="Times New Roman"/>
            <w:b w:val="0"/>
            <w:i w:val="0"/>
            <w:color w:val="000000"/>
            <w:sz w:val="21"/>
            <w:lang w:val="en-US" w:eastAsia="zh-CN"/>
          </w:rPr>
          <w:t>结果</w:t>
        </w:r>
      </w:ins>
      <w:ins w:id="3583" w:author="Fa'te" w:date="2026-09-18T17:31:32Z">
        <w:r>
          <w:rPr>
            <w:rFonts w:hint="eastAsia" w:cs="Times New Roman"/>
            <w:b w:val="0"/>
            <w:i w:val="0"/>
            <w:color w:val="000000"/>
            <w:sz w:val="21"/>
            <w:lang w:val="en-US" w:eastAsia="zh-CN"/>
          </w:rPr>
          <w:t>。</w:t>
        </w:r>
      </w:ins>
      <w:ins w:id="3584" w:author="Fa'te" w:date="2026-09-18T17:32:03Z">
        <w:r>
          <w:rPr>
            <w:rFonts w:ascii="Times New Roman" w:hAnsi="Times New Roman" w:eastAsia="宋体" w:cs="Times New Roman"/>
            <w:b w:val="0"/>
            <w:i w:val="0"/>
            <w:color w:val="000000"/>
            <w:sz w:val="21"/>
          </w:rPr>
          <w:t>仅使用CLAP时，VGGSound-GZSL</w:t>
        </w:r>
      </w:ins>
      <w:ins w:id="3585" w:author="Fa'te" w:date="2026-09-18T17:32:03Z">
        <w:r>
          <w:rPr>
            <w:rFonts w:ascii="Times New Roman" w:hAnsi="Times New Roman" w:eastAsia="宋体" w:cs="Times New Roman"/>
            <w:b w:val="0"/>
            <w:i/>
            <w:color w:val="000000"/>
            <w:sz w:val="21"/>
            <w:vertAlign w:val="superscript"/>
          </w:rPr>
          <w:t>cls</w:t>
        </w:r>
      </w:ins>
      <w:ins w:id="3586" w:author="Fa'te" w:date="2026-09-18T17:32:03Z">
        <w:r>
          <w:rPr>
            <w:rFonts w:ascii="Times New Roman" w:hAnsi="Times New Roman" w:eastAsia="宋体" w:cs="Times New Roman"/>
            <w:b w:val="0"/>
            <w:i w:val="0"/>
            <w:color w:val="000000"/>
            <w:sz w:val="21"/>
          </w:rPr>
          <w:t>与ActivityNet-GZSL</w:t>
        </w:r>
      </w:ins>
      <w:ins w:id="3587" w:author="Fa'te" w:date="2026-09-18T17:32:03Z">
        <w:r>
          <w:rPr>
            <w:rFonts w:ascii="Times New Roman" w:hAnsi="Times New Roman" w:eastAsia="宋体" w:cs="Times New Roman"/>
            <w:b w:val="0"/>
            <w:i/>
            <w:color w:val="000000"/>
            <w:sz w:val="21"/>
            <w:vertAlign w:val="superscript"/>
          </w:rPr>
          <w:t>cls</w:t>
        </w:r>
      </w:ins>
      <w:ins w:id="3588" w:author="Fa'te" w:date="2026-09-18T17:32:03Z">
        <w:r>
          <w:rPr>
            <w:rFonts w:ascii="Times New Roman" w:hAnsi="Times New Roman" w:eastAsia="宋体" w:cs="Times New Roman"/>
            <w:b w:val="0"/>
            <w:i w:val="0"/>
            <w:color w:val="000000"/>
            <w:sz w:val="21"/>
          </w:rPr>
          <w:t>上的HM分别为15.59%和24.61%，高于仅使用CLIP的13.61%和20.01%；而在UCF-GZSL</w:t>
        </w:r>
      </w:ins>
      <w:ins w:id="3589" w:author="Fa'te" w:date="2026-09-18T17:32:03Z">
        <w:r>
          <w:rPr>
            <w:rFonts w:ascii="Times New Roman" w:hAnsi="Times New Roman" w:eastAsia="宋体" w:cs="Times New Roman"/>
            <w:b w:val="0"/>
            <w:i/>
            <w:color w:val="000000"/>
            <w:sz w:val="21"/>
            <w:vertAlign w:val="superscript"/>
          </w:rPr>
          <w:t>cls</w:t>
        </w:r>
      </w:ins>
      <w:ins w:id="3590" w:author="Fa'te" w:date="2026-09-18T17:32:03Z">
        <w:r>
          <w:rPr>
            <w:rFonts w:ascii="Times New Roman" w:hAnsi="Times New Roman" w:eastAsia="宋体" w:cs="Times New Roman"/>
            <w:b w:val="0"/>
            <w:i w:val="0"/>
            <w:color w:val="000000"/>
            <w:sz w:val="21"/>
          </w:rPr>
          <w:t>上，仅使用CLIP的HM为44.24%，高于仅使用CLAP的40.41%。联合使用两种文本编码器后，三个数据集的四项指标均高于对应的单编码器方案，HM相较各数据集上较强的单编码器分别提高7.19、16.39和8.61个百分点。</w:t>
        </w:r>
      </w:ins>
      <w:ins w:id="3591" w:author="Fa'te" w:date="2026-09-18T17:32:51Z">
        <w:r>
          <w:rPr>
            <w:rFonts w:hint="eastAsia" w:cs="Times New Roman"/>
            <w:b w:val="0"/>
            <w:i w:val="0"/>
            <w:color w:val="000000"/>
            <w:sz w:val="21"/>
            <w:lang w:val="en-US" w:eastAsia="zh-CN"/>
          </w:rPr>
          <w:t>实验</w:t>
        </w:r>
      </w:ins>
      <w:ins w:id="3592" w:author="Fa'te" w:date="2026-09-18T17:32:55Z">
        <w:r>
          <w:rPr>
            <w:rFonts w:hint="eastAsia" w:cs="Times New Roman"/>
            <w:b w:val="0"/>
            <w:i w:val="0"/>
            <w:color w:val="000000"/>
            <w:sz w:val="21"/>
            <w:lang w:val="en-US" w:eastAsia="zh-CN"/>
          </w:rPr>
          <w:t>结果</w:t>
        </w:r>
      </w:ins>
      <w:ins w:id="3593" w:author="Fa'te" w:date="2026-09-18T17:32:51Z">
        <w:r>
          <w:rPr>
            <w:rFonts w:hint="eastAsia" w:cs="Times New Roman"/>
            <w:b w:val="0"/>
            <w:i w:val="0"/>
            <w:color w:val="000000"/>
            <w:sz w:val="21"/>
            <w:lang w:val="en-US" w:eastAsia="zh-CN"/>
          </w:rPr>
          <w:t>说明，</w:t>
        </w:r>
      </w:ins>
      <w:ins w:id="3594" w:author="Fa'te" w:date="2026-09-18T17:33:18Z">
        <w:r>
          <w:rPr/>
          <w:t>相比依赖单一语义空间，</w:t>
        </w:r>
      </w:ins>
      <w:ins w:id="3595" w:author="Fa'te" w:date="2026-09-18T17:32:25Z">
        <w:r>
          <w:rPr>
            <w:rFonts w:ascii="Times New Roman" w:hAnsi="Times New Roman" w:eastAsia="宋体" w:cs="Times New Roman"/>
            <w:b w:val="0"/>
            <w:i w:val="0"/>
            <w:color w:val="000000"/>
            <w:sz w:val="21"/>
          </w:rPr>
          <w:t>CLIP与CLAP分别提供视觉相关和听觉相关的文本先验，联合表示能够为原型构建与类别条件化提供互补的语义信息。</w:t>
        </w:r>
      </w:ins>
      <w:del w:id="3596" w:author="Fa'te" w:date="2026-09-18T17:32:03Z">
        <w:r>
          <w:rPr>
            <w:rFonts w:ascii="Times New Roman" w:hAnsi="Times New Roman" w:eastAsia="宋体" w:cs="Times New Roman"/>
            <w:color w:val="000000"/>
            <w:sz w:val="21"/>
          </w:rPr>
          <w:delText>在VGGSound-GZSL</w:delText>
        </w:r>
      </w:del>
      <w:del w:id="3597" w:author="Fa'te" w:date="2026-09-18T17:32:03Z">
        <w:r>
          <w:rPr>
            <w:rFonts w:ascii="Times New Roman" w:hAnsi="Times New Roman" w:eastAsia="宋体" w:cs="Times New Roman"/>
            <w:color w:val="000000"/>
            <w:sz w:val="21"/>
            <w:vertAlign w:val="superscript"/>
          </w:rPr>
          <w:delText>cls</w:delText>
        </w:r>
      </w:del>
      <w:del w:id="3598" w:author="Fa'te" w:date="2026-09-18T17:32:03Z">
        <w:r>
          <w:rPr>
            <w:rFonts w:ascii="Times New Roman" w:hAnsi="Times New Roman" w:eastAsia="宋体" w:cs="Times New Roman"/>
            <w:color w:val="000000"/>
            <w:sz w:val="21"/>
          </w:rPr>
          <w:delText>上，仅CLAP的HM和ZSL分别为16.81%和12.29%，高于仅CLIP的16.37%和12.02%；在UCF-GZSL</w:delText>
        </w:r>
      </w:del>
      <w:del w:id="3599" w:author="Fa'te" w:date="2026-09-18T17:32:03Z">
        <w:r>
          <w:rPr>
            <w:rFonts w:ascii="Times New Roman" w:hAnsi="Times New Roman" w:eastAsia="宋体" w:cs="Times New Roman"/>
            <w:color w:val="000000"/>
            <w:sz w:val="21"/>
            <w:vertAlign w:val="superscript"/>
          </w:rPr>
          <w:delText>cls</w:delText>
        </w:r>
      </w:del>
      <w:del w:id="3600" w:author="Fa'te" w:date="2026-09-18T17:32:03Z">
        <w:r>
          <w:rPr>
            <w:rFonts w:ascii="Times New Roman" w:hAnsi="Times New Roman" w:eastAsia="宋体" w:cs="Times New Roman"/>
            <w:color w:val="000000"/>
            <w:sz w:val="21"/>
          </w:rPr>
          <w:delText>与ActivityNet-GZSL</w:delText>
        </w:r>
      </w:del>
      <w:del w:id="3601" w:author="Fa'te" w:date="2026-09-18T17:32:03Z">
        <w:r>
          <w:rPr>
            <w:rFonts w:ascii="Times New Roman" w:hAnsi="Times New Roman" w:eastAsia="宋体" w:cs="Times New Roman"/>
            <w:color w:val="000000"/>
            <w:sz w:val="21"/>
            <w:vertAlign w:val="superscript"/>
          </w:rPr>
          <w:delText>cls</w:delText>
        </w:r>
      </w:del>
      <w:del w:id="3602" w:author="Fa'te" w:date="2026-09-18T17:32:03Z">
        <w:r>
          <w:rPr>
            <w:rFonts w:ascii="Times New Roman" w:hAnsi="Times New Roman" w:eastAsia="宋体" w:cs="Times New Roman"/>
            <w:color w:val="000000"/>
            <w:sz w:val="21"/>
          </w:rPr>
          <w:delText>上，仅CLIP的HM分别比仅CLAP高1.25和0.92个百分点。双文本编码器在三个数据集上的四项指标均最高。该差异呈现出视觉与听觉语义在不同数据集上的互补趋势：CLIP与CLAP提供不同模态的文本先验，联合使用能够为语义条件化与原型构建提供更丰富的类别信息。</w:delText>
        </w:r>
      </w:del>
    </w:p>
    <w:p w14:paraId="652766DA">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4.3.7细粒度描述消融</w:t>
      </w:r>
    </w:p>
    <w:p w14:paraId="08B3A0D0">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比较仅类别名称模板、加入视觉侧细粒度描述、加入听觉侧细粒度描述及完整双侧描述四种策略，见表9。</w:t>
      </w:r>
    </w:p>
    <w:p w14:paraId="43B9A6AD">
      <w:pPr>
        <w:keepNext/>
        <w:keepLines/>
        <w:pageBreakBefore w:val="0"/>
        <w:widowControl/>
        <w:spacing w:before="80" w:after="80" w:line="288" w:lineRule="auto"/>
        <w:ind w:left="0" w:right="0" w:firstLine="0"/>
        <w:jc w:val="center"/>
      </w:pPr>
      <w:r>
        <w:rPr>
          <w:rFonts w:ascii="Times New Roman" w:hAnsi="Times New Roman" w:eastAsia="宋体" w:cs="Times New Roman"/>
          <w:color w:val="000000"/>
          <w:sz w:val="20"/>
        </w:rPr>
        <w:t>表9描述构建策略消融实验结果（%）</w:t>
      </w:r>
    </w:p>
    <w:tbl>
      <w:tblPr>
        <w:tblStyle w:val="19"/>
        <w:tblW w:w="831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5" w:type="dxa"/>
          <w:left w:w="15" w:type="dxa"/>
          <w:bottom w:w="35" w:type="dxa"/>
          <w:right w:w="15" w:type="dxa"/>
        </w:tblCellMar>
      </w:tblPr>
      <w:tblGrid>
        <w:gridCol w:w="10"/>
        <w:gridCol w:w="1820"/>
        <w:gridCol w:w="13"/>
        <w:gridCol w:w="527"/>
        <w:gridCol w:w="12"/>
        <w:gridCol w:w="528"/>
        <w:gridCol w:w="11"/>
        <w:gridCol w:w="529"/>
        <w:gridCol w:w="10"/>
        <w:gridCol w:w="530"/>
        <w:gridCol w:w="9"/>
        <w:gridCol w:w="531"/>
        <w:gridCol w:w="8"/>
        <w:gridCol w:w="532"/>
        <w:gridCol w:w="7"/>
        <w:gridCol w:w="533"/>
        <w:gridCol w:w="6"/>
        <w:gridCol w:w="534"/>
        <w:gridCol w:w="5"/>
        <w:gridCol w:w="535"/>
        <w:gridCol w:w="4"/>
        <w:gridCol w:w="536"/>
        <w:gridCol w:w="3"/>
        <w:gridCol w:w="537"/>
        <w:gridCol w:w="2"/>
        <w:gridCol w:w="538"/>
        <w:gridCol w:w="1"/>
      </w:tblGrid>
      <w:tr w14:paraId="4FF7E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gridAfter w:val="1"/>
          <w:wBefore w:w="10" w:type="dxa"/>
          <w:wAfter w:w="1" w:type="dxa"/>
          <w:cantSplit/>
          <w:tblHeader/>
          <w:jc w:val="center"/>
          <w:del w:id="3603" w:author="Fa'te" w:date="2026-09-18T17:38:37Z"/>
        </w:trPr>
        <w:tc>
          <w:tcPr>
            <w:tcW w:w="1820" w:type="dxa"/>
            <w:vMerge w:val="restart"/>
            <w:tcBorders>
              <w:top w:val="single" w:color="000000" w:sz="10" w:space="0"/>
              <w:bottom w:val="single" w:color="000000" w:sz="6" w:space="0"/>
            </w:tcBorders>
            <w:vAlign w:val="center"/>
          </w:tcPr>
          <w:p w14:paraId="45DDAEA0">
            <w:pPr>
              <w:keepNext/>
              <w:keepLines/>
              <w:spacing w:before="0" w:after="0" w:line="264" w:lineRule="auto"/>
              <w:ind w:left="0" w:right="0" w:firstLine="0"/>
              <w:jc w:val="center"/>
              <w:rPr>
                <w:del w:id="3604" w:author="Fa'te" w:date="2026-09-18T17:38:37Z"/>
              </w:rPr>
            </w:pPr>
          </w:p>
        </w:tc>
        <w:tc>
          <w:tcPr>
            <w:tcW w:w="2160" w:type="dxa"/>
            <w:gridSpan w:val="8"/>
            <w:tcBorders>
              <w:top w:val="single" w:color="000000" w:sz="10" w:space="0"/>
              <w:bottom w:val="single" w:color="000000" w:sz="4" w:space="0"/>
            </w:tcBorders>
            <w:vAlign w:val="center"/>
          </w:tcPr>
          <w:p w14:paraId="44BD643D">
            <w:pPr>
              <w:keepNext/>
              <w:keepLines/>
              <w:spacing w:before="0" w:after="0" w:line="264" w:lineRule="auto"/>
              <w:ind w:left="0" w:right="0" w:firstLine="0"/>
              <w:jc w:val="center"/>
              <w:rPr>
                <w:del w:id="3605" w:author="Fa'te" w:date="2026-09-18T17:38:37Z"/>
              </w:rPr>
            </w:pPr>
            <w:del w:id="3606" w:author="Fa'te" w:date="2026-09-18T17:38:37Z">
              <w:r>
                <w:rPr>
                  <w:rFonts w:ascii="Times New Roman" w:hAnsi="Times New Roman" w:eastAsia="宋体" w:cs="Times New Roman"/>
                  <w:b/>
                  <w:color w:val="000000"/>
                  <w:sz w:val="16"/>
                </w:rPr>
                <w:delText>VGGSound-GZSL</w:delText>
              </w:r>
            </w:del>
            <w:del w:id="3607" w:author="Fa'te" w:date="2026-09-18T17:38:37Z">
              <w:r>
                <w:rPr>
                  <w:rFonts w:ascii="Times New Roman" w:hAnsi="Times New Roman" w:eastAsia="宋体" w:cs="Times New Roman"/>
                  <w:b/>
                  <w:color w:val="000000"/>
                  <w:sz w:val="16"/>
                  <w:vertAlign w:val="superscript"/>
                </w:rPr>
                <w:delText>cls</w:delText>
              </w:r>
            </w:del>
          </w:p>
        </w:tc>
        <w:tc>
          <w:tcPr>
            <w:tcW w:w="2160" w:type="dxa"/>
            <w:gridSpan w:val="8"/>
            <w:tcBorders>
              <w:top w:val="single" w:color="000000" w:sz="10" w:space="0"/>
              <w:bottom w:val="single" w:color="000000" w:sz="4" w:space="0"/>
            </w:tcBorders>
            <w:vAlign w:val="center"/>
          </w:tcPr>
          <w:p w14:paraId="32CA159D">
            <w:pPr>
              <w:keepNext/>
              <w:keepLines/>
              <w:spacing w:before="0" w:after="0" w:line="264" w:lineRule="auto"/>
              <w:ind w:left="0" w:right="0" w:firstLine="0"/>
              <w:jc w:val="center"/>
              <w:rPr>
                <w:del w:id="3608" w:author="Fa'te" w:date="2026-09-18T17:38:37Z"/>
              </w:rPr>
            </w:pPr>
            <w:del w:id="3609" w:author="Fa'te" w:date="2026-09-18T17:38:37Z">
              <w:r>
                <w:rPr>
                  <w:rFonts w:ascii="Times New Roman" w:hAnsi="Times New Roman" w:eastAsia="宋体" w:cs="Times New Roman"/>
                  <w:b/>
                  <w:color w:val="000000"/>
                  <w:sz w:val="16"/>
                </w:rPr>
                <w:delText>UCF-GZSL</w:delText>
              </w:r>
            </w:del>
            <w:del w:id="3610" w:author="Fa'te" w:date="2026-09-18T17:38:37Z">
              <w:r>
                <w:rPr>
                  <w:rFonts w:ascii="Times New Roman" w:hAnsi="Times New Roman" w:eastAsia="宋体" w:cs="Times New Roman"/>
                  <w:b/>
                  <w:color w:val="000000"/>
                  <w:sz w:val="16"/>
                  <w:vertAlign w:val="superscript"/>
                </w:rPr>
                <w:delText>cls</w:delText>
              </w:r>
            </w:del>
          </w:p>
        </w:tc>
        <w:tc>
          <w:tcPr>
            <w:tcW w:w="2160" w:type="dxa"/>
            <w:gridSpan w:val="8"/>
            <w:tcBorders>
              <w:top w:val="single" w:color="000000" w:sz="10" w:space="0"/>
              <w:bottom w:val="single" w:color="000000" w:sz="4" w:space="0"/>
            </w:tcBorders>
            <w:vAlign w:val="center"/>
          </w:tcPr>
          <w:p w14:paraId="4096B388">
            <w:pPr>
              <w:keepNext/>
              <w:keepLines/>
              <w:spacing w:before="0" w:after="0" w:line="264" w:lineRule="auto"/>
              <w:ind w:left="0" w:right="0" w:firstLine="0"/>
              <w:jc w:val="center"/>
              <w:rPr>
                <w:del w:id="3611" w:author="Fa'te" w:date="2026-09-18T17:38:37Z"/>
              </w:rPr>
            </w:pPr>
            <w:del w:id="3612" w:author="Fa'te" w:date="2026-09-18T17:38:37Z">
              <w:r>
                <w:rPr>
                  <w:rFonts w:ascii="Times New Roman" w:hAnsi="Times New Roman" w:eastAsia="宋体" w:cs="Times New Roman"/>
                  <w:b/>
                  <w:color w:val="000000"/>
                  <w:sz w:val="16"/>
                </w:rPr>
                <w:delText>ActivityNet-GZSL</w:delText>
              </w:r>
            </w:del>
            <w:del w:id="3613" w:author="Fa'te" w:date="2026-09-18T17:38:37Z">
              <w:r>
                <w:rPr>
                  <w:rFonts w:ascii="Times New Roman" w:hAnsi="Times New Roman" w:eastAsia="宋体" w:cs="Times New Roman"/>
                  <w:b/>
                  <w:color w:val="000000"/>
                  <w:sz w:val="16"/>
                  <w:vertAlign w:val="superscript"/>
                </w:rPr>
                <w:delText>cls</w:delText>
              </w:r>
            </w:del>
          </w:p>
        </w:tc>
      </w:tr>
      <w:tr w14:paraId="27057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gridAfter w:val="1"/>
          <w:wBefore w:w="10" w:type="dxa"/>
          <w:wAfter w:w="1" w:type="dxa"/>
          <w:cantSplit/>
          <w:tblHeader/>
          <w:jc w:val="center"/>
          <w:del w:id="3614" w:author="Fa'te" w:date="2026-09-18T17:38:37Z"/>
        </w:trPr>
        <w:tc>
          <w:tcPr>
            <w:tcW w:w="1820" w:type="dxa"/>
            <w:vMerge w:val="continue"/>
            <w:vAlign w:val="center"/>
          </w:tcPr>
          <w:p w14:paraId="3199983A">
            <w:pPr>
              <w:rPr>
                <w:del w:id="3615" w:author="Fa'te" w:date="2026-09-18T17:38:37Z"/>
              </w:rPr>
            </w:pPr>
          </w:p>
        </w:tc>
        <w:tc>
          <w:tcPr>
            <w:tcW w:w="540" w:type="dxa"/>
            <w:gridSpan w:val="2"/>
            <w:tcBorders>
              <w:bottom w:val="single" w:color="000000" w:sz="6" w:space="0"/>
            </w:tcBorders>
            <w:vAlign w:val="center"/>
          </w:tcPr>
          <w:p w14:paraId="2CFA635F">
            <w:pPr>
              <w:keepNext/>
              <w:keepLines/>
              <w:spacing w:before="0" w:after="0" w:line="264" w:lineRule="auto"/>
              <w:ind w:left="0" w:right="0" w:firstLine="0"/>
              <w:jc w:val="center"/>
              <w:rPr>
                <w:del w:id="3616" w:author="Fa'te" w:date="2026-09-18T17:38:37Z"/>
              </w:rPr>
            </w:pPr>
            <w:del w:id="3617" w:author="Fa'te" w:date="2026-09-18T17:38:37Z">
              <w:r>
                <w:rPr>
                  <w:rFonts w:ascii="Times New Roman" w:hAnsi="Times New Roman" w:eastAsia="宋体" w:cs="Times New Roman"/>
                  <w:b/>
                  <w:color w:val="000000"/>
                  <w:sz w:val="16"/>
                </w:rPr>
                <w:delText>S</w:delText>
              </w:r>
            </w:del>
          </w:p>
        </w:tc>
        <w:tc>
          <w:tcPr>
            <w:tcW w:w="540" w:type="dxa"/>
            <w:gridSpan w:val="2"/>
            <w:tcBorders>
              <w:bottom w:val="single" w:color="000000" w:sz="6" w:space="0"/>
            </w:tcBorders>
            <w:vAlign w:val="center"/>
          </w:tcPr>
          <w:p w14:paraId="1C7FFF5D">
            <w:pPr>
              <w:keepNext/>
              <w:keepLines/>
              <w:spacing w:before="0" w:after="0" w:line="264" w:lineRule="auto"/>
              <w:ind w:left="0" w:right="0" w:firstLine="0"/>
              <w:jc w:val="center"/>
              <w:rPr>
                <w:del w:id="3618" w:author="Fa'te" w:date="2026-09-18T17:38:37Z"/>
              </w:rPr>
            </w:pPr>
            <w:del w:id="3619" w:author="Fa'te" w:date="2026-09-18T17:38:37Z">
              <w:r>
                <w:rPr>
                  <w:rFonts w:ascii="Times New Roman" w:hAnsi="Times New Roman" w:eastAsia="宋体" w:cs="Times New Roman"/>
                  <w:b/>
                  <w:color w:val="000000"/>
                  <w:sz w:val="16"/>
                </w:rPr>
                <w:delText>U</w:delText>
              </w:r>
            </w:del>
          </w:p>
        </w:tc>
        <w:tc>
          <w:tcPr>
            <w:tcW w:w="540" w:type="dxa"/>
            <w:gridSpan w:val="2"/>
            <w:tcBorders>
              <w:bottom w:val="single" w:color="000000" w:sz="6" w:space="0"/>
            </w:tcBorders>
            <w:vAlign w:val="center"/>
          </w:tcPr>
          <w:p w14:paraId="2E110CBD">
            <w:pPr>
              <w:keepNext/>
              <w:keepLines/>
              <w:spacing w:before="0" w:after="0" w:line="264" w:lineRule="auto"/>
              <w:ind w:left="0" w:right="0" w:firstLine="0"/>
              <w:jc w:val="center"/>
              <w:rPr>
                <w:del w:id="3620" w:author="Fa'te" w:date="2026-09-18T17:38:37Z"/>
              </w:rPr>
            </w:pPr>
            <w:del w:id="3621" w:author="Fa'te" w:date="2026-09-18T17:38:37Z">
              <w:r>
                <w:rPr>
                  <w:rFonts w:ascii="Times New Roman" w:hAnsi="Times New Roman" w:eastAsia="宋体" w:cs="Times New Roman"/>
                  <w:b/>
                  <w:color w:val="000000"/>
                  <w:sz w:val="16"/>
                </w:rPr>
                <w:delText>HM</w:delText>
              </w:r>
            </w:del>
          </w:p>
        </w:tc>
        <w:tc>
          <w:tcPr>
            <w:tcW w:w="540" w:type="dxa"/>
            <w:gridSpan w:val="2"/>
            <w:tcBorders>
              <w:bottom w:val="single" w:color="000000" w:sz="6" w:space="0"/>
            </w:tcBorders>
            <w:vAlign w:val="center"/>
          </w:tcPr>
          <w:p w14:paraId="49615310">
            <w:pPr>
              <w:keepNext/>
              <w:keepLines/>
              <w:spacing w:before="0" w:after="0" w:line="264" w:lineRule="auto"/>
              <w:ind w:left="0" w:right="0" w:firstLine="0"/>
              <w:jc w:val="center"/>
              <w:rPr>
                <w:del w:id="3622" w:author="Fa'te" w:date="2026-09-18T17:38:37Z"/>
              </w:rPr>
            </w:pPr>
            <w:del w:id="3623" w:author="Fa'te" w:date="2026-09-18T17:38:37Z">
              <w:r>
                <w:rPr>
                  <w:rFonts w:ascii="Times New Roman" w:hAnsi="Times New Roman" w:eastAsia="宋体" w:cs="Times New Roman"/>
                  <w:b/>
                  <w:color w:val="000000"/>
                  <w:sz w:val="16"/>
                </w:rPr>
                <w:delText>ZSL</w:delText>
              </w:r>
            </w:del>
          </w:p>
        </w:tc>
        <w:tc>
          <w:tcPr>
            <w:tcW w:w="540" w:type="dxa"/>
            <w:gridSpan w:val="2"/>
            <w:tcBorders>
              <w:bottom w:val="single" w:color="000000" w:sz="6" w:space="0"/>
            </w:tcBorders>
            <w:vAlign w:val="center"/>
          </w:tcPr>
          <w:p w14:paraId="5ADD2BC4">
            <w:pPr>
              <w:keepNext/>
              <w:keepLines/>
              <w:spacing w:before="0" w:after="0" w:line="264" w:lineRule="auto"/>
              <w:ind w:left="0" w:right="0" w:firstLine="0"/>
              <w:jc w:val="center"/>
              <w:rPr>
                <w:del w:id="3624" w:author="Fa'te" w:date="2026-09-18T17:38:37Z"/>
              </w:rPr>
            </w:pPr>
            <w:del w:id="3625" w:author="Fa'te" w:date="2026-09-18T17:38:37Z">
              <w:r>
                <w:rPr>
                  <w:rFonts w:ascii="Times New Roman" w:hAnsi="Times New Roman" w:eastAsia="宋体" w:cs="Times New Roman"/>
                  <w:b/>
                  <w:color w:val="000000"/>
                  <w:sz w:val="16"/>
                </w:rPr>
                <w:delText>S</w:delText>
              </w:r>
            </w:del>
          </w:p>
        </w:tc>
        <w:tc>
          <w:tcPr>
            <w:tcW w:w="540" w:type="dxa"/>
            <w:gridSpan w:val="2"/>
            <w:tcBorders>
              <w:bottom w:val="single" w:color="000000" w:sz="6" w:space="0"/>
            </w:tcBorders>
            <w:vAlign w:val="center"/>
          </w:tcPr>
          <w:p w14:paraId="3291B6DE">
            <w:pPr>
              <w:keepNext/>
              <w:keepLines/>
              <w:spacing w:before="0" w:after="0" w:line="264" w:lineRule="auto"/>
              <w:ind w:left="0" w:right="0" w:firstLine="0"/>
              <w:jc w:val="center"/>
              <w:rPr>
                <w:del w:id="3626" w:author="Fa'te" w:date="2026-09-18T17:38:37Z"/>
              </w:rPr>
            </w:pPr>
            <w:del w:id="3627" w:author="Fa'te" w:date="2026-09-18T17:38:37Z">
              <w:r>
                <w:rPr>
                  <w:rFonts w:ascii="Times New Roman" w:hAnsi="Times New Roman" w:eastAsia="宋体" w:cs="Times New Roman"/>
                  <w:b/>
                  <w:color w:val="000000"/>
                  <w:sz w:val="16"/>
                </w:rPr>
                <w:delText>U</w:delText>
              </w:r>
            </w:del>
          </w:p>
        </w:tc>
        <w:tc>
          <w:tcPr>
            <w:tcW w:w="540" w:type="dxa"/>
            <w:gridSpan w:val="2"/>
            <w:tcBorders>
              <w:bottom w:val="single" w:color="000000" w:sz="6" w:space="0"/>
            </w:tcBorders>
            <w:vAlign w:val="center"/>
          </w:tcPr>
          <w:p w14:paraId="16C808DF">
            <w:pPr>
              <w:keepNext/>
              <w:keepLines/>
              <w:spacing w:before="0" w:after="0" w:line="264" w:lineRule="auto"/>
              <w:ind w:left="0" w:right="0" w:firstLine="0"/>
              <w:jc w:val="center"/>
              <w:rPr>
                <w:del w:id="3628" w:author="Fa'te" w:date="2026-09-18T17:38:37Z"/>
              </w:rPr>
            </w:pPr>
            <w:del w:id="3629" w:author="Fa'te" w:date="2026-09-18T17:38:37Z">
              <w:r>
                <w:rPr>
                  <w:rFonts w:ascii="Times New Roman" w:hAnsi="Times New Roman" w:eastAsia="宋体" w:cs="Times New Roman"/>
                  <w:b/>
                  <w:color w:val="000000"/>
                  <w:sz w:val="16"/>
                </w:rPr>
                <w:delText>HM</w:delText>
              </w:r>
            </w:del>
          </w:p>
        </w:tc>
        <w:tc>
          <w:tcPr>
            <w:tcW w:w="540" w:type="dxa"/>
            <w:gridSpan w:val="2"/>
            <w:tcBorders>
              <w:bottom w:val="single" w:color="000000" w:sz="6" w:space="0"/>
            </w:tcBorders>
            <w:vAlign w:val="center"/>
          </w:tcPr>
          <w:p w14:paraId="2734347B">
            <w:pPr>
              <w:keepNext/>
              <w:keepLines/>
              <w:spacing w:before="0" w:after="0" w:line="264" w:lineRule="auto"/>
              <w:ind w:left="0" w:right="0" w:firstLine="0"/>
              <w:jc w:val="center"/>
              <w:rPr>
                <w:del w:id="3630" w:author="Fa'te" w:date="2026-09-18T17:38:37Z"/>
              </w:rPr>
            </w:pPr>
            <w:del w:id="3631" w:author="Fa'te" w:date="2026-09-18T17:38:37Z">
              <w:r>
                <w:rPr>
                  <w:rFonts w:ascii="Times New Roman" w:hAnsi="Times New Roman" w:eastAsia="宋体" w:cs="Times New Roman"/>
                  <w:b/>
                  <w:color w:val="000000"/>
                  <w:sz w:val="16"/>
                </w:rPr>
                <w:delText>ZSL</w:delText>
              </w:r>
            </w:del>
          </w:p>
        </w:tc>
        <w:tc>
          <w:tcPr>
            <w:tcW w:w="540" w:type="dxa"/>
            <w:gridSpan w:val="2"/>
            <w:tcBorders>
              <w:bottom w:val="single" w:color="000000" w:sz="6" w:space="0"/>
            </w:tcBorders>
            <w:vAlign w:val="center"/>
          </w:tcPr>
          <w:p w14:paraId="7CF8EAA2">
            <w:pPr>
              <w:keepNext/>
              <w:keepLines/>
              <w:spacing w:before="0" w:after="0" w:line="264" w:lineRule="auto"/>
              <w:ind w:left="0" w:right="0" w:firstLine="0"/>
              <w:jc w:val="center"/>
              <w:rPr>
                <w:del w:id="3632" w:author="Fa'te" w:date="2026-09-18T17:38:37Z"/>
              </w:rPr>
            </w:pPr>
            <w:del w:id="3633" w:author="Fa'te" w:date="2026-09-18T17:38:37Z">
              <w:r>
                <w:rPr>
                  <w:rFonts w:ascii="Times New Roman" w:hAnsi="Times New Roman" w:eastAsia="宋体" w:cs="Times New Roman"/>
                  <w:b/>
                  <w:color w:val="000000"/>
                  <w:sz w:val="16"/>
                </w:rPr>
                <w:delText>S</w:delText>
              </w:r>
            </w:del>
          </w:p>
        </w:tc>
        <w:tc>
          <w:tcPr>
            <w:tcW w:w="540" w:type="dxa"/>
            <w:gridSpan w:val="2"/>
            <w:tcBorders>
              <w:bottom w:val="single" w:color="000000" w:sz="6" w:space="0"/>
            </w:tcBorders>
            <w:vAlign w:val="center"/>
          </w:tcPr>
          <w:p w14:paraId="66037C5D">
            <w:pPr>
              <w:keepNext/>
              <w:keepLines/>
              <w:spacing w:before="0" w:after="0" w:line="264" w:lineRule="auto"/>
              <w:ind w:left="0" w:right="0" w:firstLine="0"/>
              <w:jc w:val="center"/>
              <w:rPr>
                <w:del w:id="3634" w:author="Fa'te" w:date="2026-09-18T17:38:37Z"/>
              </w:rPr>
            </w:pPr>
            <w:del w:id="3635" w:author="Fa'te" w:date="2026-09-18T17:38:37Z">
              <w:r>
                <w:rPr>
                  <w:rFonts w:ascii="Times New Roman" w:hAnsi="Times New Roman" w:eastAsia="宋体" w:cs="Times New Roman"/>
                  <w:b/>
                  <w:color w:val="000000"/>
                  <w:sz w:val="16"/>
                </w:rPr>
                <w:delText>U</w:delText>
              </w:r>
            </w:del>
          </w:p>
        </w:tc>
        <w:tc>
          <w:tcPr>
            <w:tcW w:w="540" w:type="dxa"/>
            <w:gridSpan w:val="2"/>
            <w:tcBorders>
              <w:bottom w:val="single" w:color="000000" w:sz="6" w:space="0"/>
            </w:tcBorders>
            <w:vAlign w:val="center"/>
          </w:tcPr>
          <w:p w14:paraId="1589B282">
            <w:pPr>
              <w:keepNext/>
              <w:keepLines/>
              <w:spacing w:before="0" w:after="0" w:line="264" w:lineRule="auto"/>
              <w:ind w:left="0" w:right="0" w:firstLine="0"/>
              <w:jc w:val="center"/>
              <w:rPr>
                <w:del w:id="3636" w:author="Fa'te" w:date="2026-09-18T17:38:37Z"/>
              </w:rPr>
            </w:pPr>
            <w:del w:id="3637" w:author="Fa'te" w:date="2026-09-18T17:38:37Z">
              <w:r>
                <w:rPr>
                  <w:rFonts w:ascii="Times New Roman" w:hAnsi="Times New Roman" w:eastAsia="宋体" w:cs="Times New Roman"/>
                  <w:b/>
                  <w:color w:val="000000"/>
                  <w:sz w:val="16"/>
                </w:rPr>
                <w:delText>HM</w:delText>
              </w:r>
            </w:del>
          </w:p>
        </w:tc>
        <w:tc>
          <w:tcPr>
            <w:tcW w:w="540" w:type="dxa"/>
            <w:gridSpan w:val="2"/>
            <w:tcBorders>
              <w:bottom w:val="single" w:color="000000" w:sz="6" w:space="0"/>
            </w:tcBorders>
            <w:vAlign w:val="center"/>
          </w:tcPr>
          <w:p w14:paraId="5DE778A8">
            <w:pPr>
              <w:keepNext/>
              <w:keepLines/>
              <w:spacing w:before="0" w:after="0" w:line="264" w:lineRule="auto"/>
              <w:ind w:left="0" w:right="0" w:firstLine="0"/>
              <w:jc w:val="center"/>
              <w:rPr>
                <w:del w:id="3638" w:author="Fa'te" w:date="2026-09-18T17:38:37Z"/>
              </w:rPr>
            </w:pPr>
            <w:del w:id="3639" w:author="Fa'te" w:date="2026-09-18T17:38:37Z">
              <w:r>
                <w:rPr>
                  <w:rFonts w:ascii="Times New Roman" w:hAnsi="Times New Roman" w:eastAsia="宋体" w:cs="Times New Roman"/>
                  <w:b/>
                  <w:color w:val="000000"/>
                  <w:sz w:val="16"/>
                </w:rPr>
                <w:delText>ZSL</w:delText>
              </w:r>
            </w:del>
          </w:p>
        </w:tc>
      </w:tr>
      <w:tr w14:paraId="0B5D4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gridAfter w:val="1"/>
          <w:wBefore w:w="10" w:type="dxa"/>
          <w:wAfter w:w="1" w:type="dxa"/>
          <w:cantSplit/>
          <w:jc w:val="center"/>
          <w:del w:id="3640" w:author="Fa'te" w:date="2026-09-18T17:38:37Z"/>
        </w:trPr>
        <w:tc>
          <w:tcPr>
            <w:tcW w:w="1820" w:type="dxa"/>
            <w:vAlign w:val="center"/>
          </w:tcPr>
          <w:p w14:paraId="5930C1BB">
            <w:pPr>
              <w:keepNext/>
              <w:keepLines/>
              <w:spacing w:before="0" w:after="0" w:line="264" w:lineRule="auto"/>
              <w:ind w:left="0" w:right="0" w:firstLine="0"/>
              <w:jc w:val="left"/>
              <w:rPr>
                <w:del w:id="3641" w:author="Fa'te" w:date="2026-09-18T17:38:37Z"/>
              </w:rPr>
            </w:pPr>
            <w:del w:id="3642" w:author="Fa'te" w:date="2026-09-18T17:38:37Z">
              <w:r>
                <w:rPr>
                  <w:rFonts w:ascii="Times New Roman" w:hAnsi="Times New Roman" w:eastAsia="宋体" w:cs="Times New Roman"/>
                  <w:color w:val="000000"/>
                  <w:sz w:val="16"/>
                </w:rPr>
                <w:delText>仅类别名称模板</w:delText>
              </w:r>
            </w:del>
          </w:p>
        </w:tc>
        <w:tc>
          <w:tcPr>
            <w:tcW w:w="540" w:type="dxa"/>
            <w:gridSpan w:val="2"/>
            <w:vAlign w:val="center"/>
          </w:tcPr>
          <w:p w14:paraId="2096746D">
            <w:pPr>
              <w:keepNext/>
              <w:keepLines/>
              <w:spacing w:before="0" w:after="0" w:line="264" w:lineRule="auto"/>
              <w:ind w:left="0" w:right="0" w:firstLine="0"/>
              <w:jc w:val="center"/>
              <w:rPr>
                <w:del w:id="3643" w:author="Fa'te" w:date="2026-09-18T17:38:37Z"/>
              </w:rPr>
            </w:pPr>
            <w:del w:id="3644" w:author="Fa'te" w:date="2026-09-18T17:38:37Z">
              <w:r>
                <w:rPr>
                  <w:rFonts w:ascii="Times New Roman" w:hAnsi="Times New Roman" w:eastAsia="宋体" w:cs="Times New Roman"/>
                  <w:color w:val="000000"/>
                  <w:sz w:val="16"/>
                </w:rPr>
                <w:delText>32.88</w:delText>
              </w:r>
            </w:del>
          </w:p>
        </w:tc>
        <w:tc>
          <w:tcPr>
            <w:tcW w:w="540" w:type="dxa"/>
            <w:gridSpan w:val="2"/>
            <w:vAlign w:val="center"/>
          </w:tcPr>
          <w:p w14:paraId="10629C25">
            <w:pPr>
              <w:keepNext/>
              <w:keepLines/>
              <w:spacing w:before="0" w:after="0" w:line="264" w:lineRule="auto"/>
              <w:ind w:left="0" w:right="0" w:firstLine="0"/>
              <w:jc w:val="center"/>
              <w:rPr>
                <w:del w:id="3645" w:author="Fa'te" w:date="2026-09-18T17:38:37Z"/>
              </w:rPr>
            </w:pPr>
            <w:del w:id="3646" w:author="Fa'te" w:date="2026-09-18T17:38:37Z">
              <w:r>
                <w:rPr>
                  <w:rFonts w:ascii="Times New Roman" w:hAnsi="Times New Roman" w:eastAsia="宋体" w:cs="Times New Roman"/>
                  <w:color w:val="000000"/>
                  <w:sz w:val="16"/>
                </w:rPr>
                <w:delText>10.48</w:delText>
              </w:r>
            </w:del>
          </w:p>
        </w:tc>
        <w:tc>
          <w:tcPr>
            <w:tcW w:w="540" w:type="dxa"/>
            <w:gridSpan w:val="2"/>
            <w:vAlign w:val="center"/>
          </w:tcPr>
          <w:p w14:paraId="79FDAECD">
            <w:pPr>
              <w:keepNext/>
              <w:keepLines/>
              <w:spacing w:before="0" w:after="0" w:line="264" w:lineRule="auto"/>
              <w:ind w:left="0" w:right="0" w:firstLine="0"/>
              <w:jc w:val="center"/>
              <w:rPr>
                <w:del w:id="3647" w:author="Fa'te" w:date="2026-09-18T17:38:37Z"/>
              </w:rPr>
            </w:pPr>
            <w:del w:id="3648" w:author="Fa'te" w:date="2026-09-18T17:38:37Z">
              <w:r>
                <w:rPr>
                  <w:rFonts w:ascii="Times New Roman" w:hAnsi="Times New Roman" w:eastAsia="宋体" w:cs="Times New Roman"/>
                  <w:color w:val="000000"/>
                  <w:sz w:val="16"/>
                </w:rPr>
                <w:delText>15.89</w:delText>
              </w:r>
            </w:del>
          </w:p>
        </w:tc>
        <w:tc>
          <w:tcPr>
            <w:tcW w:w="540" w:type="dxa"/>
            <w:gridSpan w:val="2"/>
            <w:vAlign w:val="center"/>
          </w:tcPr>
          <w:p w14:paraId="6D23AA14">
            <w:pPr>
              <w:keepNext/>
              <w:keepLines/>
              <w:spacing w:before="0" w:after="0" w:line="264" w:lineRule="auto"/>
              <w:ind w:left="0" w:right="0" w:firstLine="0"/>
              <w:jc w:val="center"/>
              <w:rPr>
                <w:del w:id="3649" w:author="Fa'te" w:date="2026-09-18T17:38:37Z"/>
              </w:rPr>
            </w:pPr>
            <w:del w:id="3650" w:author="Fa'te" w:date="2026-09-18T17:38:37Z">
              <w:r>
                <w:rPr>
                  <w:rFonts w:ascii="Times New Roman" w:hAnsi="Times New Roman" w:eastAsia="宋体" w:cs="Times New Roman"/>
                  <w:color w:val="000000"/>
                  <w:sz w:val="16"/>
                </w:rPr>
                <w:delText>11.48</w:delText>
              </w:r>
            </w:del>
          </w:p>
        </w:tc>
        <w:tc>
          <w:tcPr>
            <w:tcW w:w="540" w:type="dxa"/>
            <w:gridSpan w:val="2"/>
            <w:vAlign w:val="center"/>
          </w:tcPr>
          <w:p w14:paraId="77A4214D">
            <w:pPr>
              <w:keepNext/>
              <w:keepLines/>
              <w:spacing w:before="0" w:after="0" w:line="264" w:lineRule="auto"/>
              <w:ind w:left="0" w:right="0" w:firstLine="0"/>
              <w:jc w:val="center"/>
              <w:rPr>
                <w:del w:id="3651" w:author="Fa'te" w:date="2026-09-18T17:38:37Z"/>
              </w:rPr>
            </w:pPr>
            <w:del w:id="3652" w:author="Fa'te" w:date="2026-09-18T17:38:37Z">
              <w:r>
                <w:rPr>
                  <w:rFonts w:ascii="Times New Roman" w:hAnsi="Times New Roman" w:eastAsia="宋体" w:cs="Times New Roman"/>
                  <w:color w:val="000000"/>
                  <w:sz w:val="16"/>
                </w:rPr>
                <w:delText>82.97</w:delText>
              </w:r>
            </w:del>
          </w:p>
        </w:tc>
        <w:tc>
          <w:tcPr>
            <w:tcW w:w="540" w:type="dxa"/>
            <w:gridSpan w:val="2"/>
            <w:vAlign w:val="center"/>
          </w:tcPr>
          <w:p w14:paraId="333F22FF">
            <w:pPr>
              <w:keepNext/>
              <w:keepLines/>
              <w:spacing w:before="0" w:after="0" w:line="264" w:lineRule="auto"/>
              <w:ind w:left="0" w:right="0" w:firstLine="0"/>
              <w:jc w:val="center"/>
              <w:rPr>
                <w:del w:id="3653" w:author="Fa'te" w:date="2026-09-18T17:38:37Z"/>
              </w:rPr>
            </w:pPr>
            <w:del w:id="3654" w:author="Fa'te" w:date="2026-09-18T17:38:37Z">
              <w:r>
                <w:rPr>
                  <w:rFonts w:ascii="Times New Roman" w:hAnsi="Times New Roman" w:eastAsia="宋体" w:cs="Times New Roman"/>
                  <w:color w:val="000000"/>
                  <w:sz w:val="16"/>
                </w:rPr>
                <w:delText>44.54</w:delText>
              </w:r>
            </w:del>
          </w:p>
        </w:tc>
        <w:tc>
          <w:tcPr>
            <w:tcW w:w="540" w:type="dxa"/>
            <w:gridSpan w:val="2"/>
            <w:vAlign w:val="center"/>
          </w:tcPr>
          <w:p w14:paraId="38BF3054">
            <w:pPr>
              <w:keepNext/>
              <w:keepLines/>
              <w:spacing w:before="0" w:after="0" w:line="264" w:lineRule="auto"/>
              <w:ind w:left="0" w:right="0" w:firstLine="0"/>
              <w:jc w:val="center"/>
              <w:rPr>
                <w:del w:id="3655" w:author="Fa'te" w:date="2026-09-18T17:38:37Z"/>
              </w:rPr>
            </w:pPr>
            <w:del w:id="3656" w:author="Fa'te" w:date="2026-09-18T17:38:37Z">
              <w:r>
                <w:rPr>
                  <w:rFonts w:ascii="Times New Roman" w:hAnsi="Times New Roman" w:eastAsia="宋体" w:cs="Times New Roman"/>
                  <w:color w:val="000000"/>
                  <w:sz w:val="16"/>
                </w:rPr>
                <w:delText>57.96</w:delText>
              </w:r>
            </w:del>
          </w:p>
        </w:tc>
        <w:tc>
          <w:tcPr>
            <w:tcW w:w="540" w:type="dxa"/>
            <w:gridSpan w:val="2"/>
            <w:vAlign w:val="center"/>
          </w:tcPr>
          <w:p w14:paraId="152A50D3">
            <w:pPr>
              <w:keepNext/>
              <w:keepLines/>
              <w:spacing w:before="0" w:after="0" w:line="264" w:lineRule="auto"/>
              <w:ind w:left="0" w:right="0" w:firstLine="0"/>
              <w:jc w:val="center"/>
              <w:rPr>
                <w:del w:id="3657" w:author="Fa'te" w:date="2026-09-18T17:38:37Z"/>
              </w:rPr>
            </w:pPr>
            <w:del w:id="3658" w:author="Fa'te" w:date="2026-09-18T17:38:37Z">
              <w:r>
                <w:rPr>
                  <w:rFonts w:ascii="Times New Roman" w:hAnsi="Times New Roman" w:eastAsia="宋体" w:cs="Times New Roman"/>
                  <w:color w:val="000000"/>
                  <w:sz w:val="16"/>
                </w:rPr>
                <w:delText>48.65</w:delText>
              </w:r>
            </w:del>
          </w:p>
        </w:tc>
        <w:tc>
          <w:tcPr>
            <w:tcW w:w="540" w:type="dxa"/>
            <w:gridSpan w:val="2"/>
            <w:vAlign w:val="center"/>
          </w:tcPr>
          <w:p w14:paraId="299981FF">
            <w:pPr>
              <w:keepNext/>
              <w:keepLines/>
              <w:spacing w:before="0" w:after="0" w:line="264" w:lineRule="auto"/>
              <w:ind w:left="0" w:right="0" w:firstLine="0"/>
              <w:jc w:val="center"/>
              <w:rPr>
                <w:del w:id="3659" w:author="Fa'te" w:date="2026-09-18T17:38:37Z"/>
              </w:rPr>
            </w:pPr>
            <w:del w:id="3660" w:author="Fa'te" w:date="2026-09-18T17:38:37Z">
              <w:r>
                <w:rPr>
                  <w:rFonts w:ascii="Times New Roman" w:hAnsi="Times New Roman" w:eastAsia="宋体" w:cs="Times New Roman"/>
                  <w:color w:val="000000"/>
                  <w:sz w:val="16"/>
                </w:rPr>
                <w:delText>42.86</w:delText>
              </w:r>
            </w:del>
          </w:p>
        </w:tc>
        <w:tc>
          <w:tcPr>
            <w:tcW w:w="540" w:type="dxa"/>
            <w:gridSpan w:val="2"/>
            <w:vAlign w:val="center"/>
          </w:tcPr>
          <w:p w14:paraId="19B54A57">
            <w:pPr>
              <w:keepNext/>
              <w:keepLines/>
              <w:spacing w:before="0" w:after="0" w:line="264" w:lineRule="auto"/>
              <w:ind w:left="0" w:right="0" w:firstLine="0"/>
              <w:jc w:val="center"/>
              <w:rPr>
                <w:del w:id="3661" w:author="Fa'te" w:date="2026-09-18T17:38:37Z"/>
              </w:rPr>
            </w:pPr>
            <w:del w:id="3662" w:author="Fa'te" w:date="2026-09-18T17:38:37Z">
              <w:r>
                <w:rPr>
                  <w:rFonts w:ascii="Times New Roman" w:hAnsi="Times New Roman" w:eastAsia="宋体" w:cs="Times New Roman"/>
                  <w:color w:val="000000"/>
                  <w:sz w:val="16"/>
                </w:rPr>
                <w:delText>21.89</w:delText>
              </w:r>
            </w:del>
          </w:p>
        </w:tc>
        <w:tc>
          <w:tcPr>
            <w:tcW w:w="540" w:type="dxa"/>
            <w:gridSpan w:val="2"/>
            <w:vAlign w:val="center"/>
          </w:tcPr>
          <w:p w14:paraId="36E8E08B">
            <w:pPr>
              <w:keepNext/>
              <w:keepLines/>
              <w:spacing w:before="0" w:after="0" w:line="264" w:lineRule="auto"/>
              <w:ind w:left="0" w:right="0" w:firstLine="0"/>
              <w:jc w:val="center"/>
              <w:rPr>
                <w:del w:id="3663" w:author="Fa'te" w:date="2026-09-18T17:38:37Z"/>
              </w:rPr>
            </w:pPr>
            <w:del w:id="3664" w:author="Fa'te" w:date="2026-09-18T17:38:37Z">
              <w:r>
                <w:rPr>
                  <w:rFonts w:ascii="Times New Roman" w:hAnsi="Times New Roman" w:eastAsia="宋体" w:cs="Times New Roman"/>
                  <w:color w:val="000000"/>
                  <w:sz w:val="16"/>
                </w:rPr>
                <w:delText>28.98</w:delText>
              </w:r>
            </w:del>
          </w:p>
        </w:tc>
        <w:tc>
          <w:tcPr>
            <w:tcW w:w="540" w:type="dxa"/>
            <w:gridSpan w:val="2"/>
            <w:vAlign w:val="center"/>
          </w:tcPr>
          <w:p w14:paraId="653F7A0E">
            <w:pPr>
              <w:keepNext/>
              <w:keepLines/>
              <w:spacing w:before="0" w:after="0" w:line="264" w:lineRule="auto"/>
              <w:ind w:left="0" w:right="0" w:firstLine="0"/>
              <w:jc w:val="center"/>
              <w:rPr>
                <w:del w:id="3665" w:author="Fa'te" w:date="2026-09-18T17:38:37Z"/>
              </w:rPr>
            </w:pPr>
            <w:del w:id="3666" w:author="Fa'te" w:date="2026-09-18T17:38:37Z">
              <w:r>
                <w:rPr>
                  <w:rFonts w:ascii="Times New Roman" w:hAnsi="Times New Roman" w:eastAsia="宋体" w:cs="Times New Roman"/>
                  <w:color w:val="000000"/>
                  <w:sz w:val="16"/>
                </w:rPr>
                <w:delText>23.04</w:delText>
              </w:r>
            </w:del>
          </w:p>
        </w:tc>
      </w:tr>
      <w:tr w14:paraId="6152E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gridAfter w:val="1"/>
          <w:wBefore w:w="10" w:type="dxa"/>
          <w:wAfter w:w="1" w:type="dxa"/>
          <w:cantSplit/>
          <w:jc w:val="center"/>
          <w:del w:id="3667" w:author="Fa'te" w:date="2026-09-18T17:38:37Z"/>
        </w:trPr>
        <w:tc>
          <w:tcPr>
            <w:tcW w:w="1820" w:type="dxa"/>
            <w:vAlign w:val="center"/>
          </w:tcPr>
          <w:p w14:paraId="32B48791">
            <w:pPr>
              <w:keepNext/>
              <w:keepLines/>
              <w:spacing w:before="0" w:after="0" w:line="264" w:lineRule="auto"/>
              <w:ind w:left="0" w:right="0" w:firstLine="0"/>
              <w:jc w:val="left"/>
              <w:rPr>
                <w:del w:id="3668" w:author="Fa'te" w:date="2026-09-18T17:38:37Z"/>
              </w:rPr>
            </w:pPr>
            <w:del w:id="3669" w:author="Fa'te" w:date="2026-09-18T17:38:37Z">
              <w:r>
                <w:rPr>
                  <w:rFonts w:ascii="Times New Roman" w:hAnsi="Times New Roman" w:eastAsia="宋体" w:cs="Times New Roman"/>
                  <w:color w:val="000000"/>
                  <w:sz w:val="16"/>
                </w:rPr>
                <w:delText>+视觉侧描述</w:delText>
              </w:r>
            </w:del>
          </w:p>
        </w:tc>
        <w:tc>
          <w:tcPr>
            <w:tcW w:w="540" w:type="dxa"/>
            <w:gridSpan w:val="2"/>
            <w:vAlign w:val="center"/>
          </w:tcPr>
          <w:p w14:paraId="7F03FB53">
            <w:pPr>
              <w:keepNext/>
              <w:keepLines/>
              <w:spacing w:before="0" w:after="0" w:line="264" w:lineRule="auto"/>
              <w:ind w:left="0" w:right="0" w:firstLine="0"/>
              <w:jc w:val="center"/>
              <w:rPr>
                <w:del w:id="3670" w:author="Fa'te" w:date="2026-09-18T17:38:37Z"/>
              </w:rPr>
            </w:pPr>
            <w:del w:id="3671" w:author="Fa'te" w:date="2026-09-18T17:38:37Z">
              <w:r>
                <w:rPr>
                  <w:rFonts w:ascii="Times New Roman" w:hAnsi="Times New Roman" w:eastAsia="宋体" w:cs="Times New Roman"/>
                  <w:color w:val="000000"/>
                  <w:sz w:val="16"/>
                </w:rPr>
                <w:delText>33.45</w:delText>
              </w:r>
            </w:del>
          </w:p>
        </w:tc>
        <w:tc>
          <w:tcPr>
            <w:tcW w:w="540" w:type="dxa"/>
            <w:gridSpan w:val="2"/>
            <w:vAlign w:val="center"/>
          </w:tcPr>
          <w:p w14:paraId="5D760C53">
            <w:pPr>
              <w:keepNext/>
              <w:keepLines/>
              <w:spacing w:before="0" w:after="0" w:line="264" w:lineRule="auto"/>
              <w:ind w:left="0" w:right="0" w:firstLine="0"/>
              <w:jc w:val="center"/>
              <w:rPr>
                <w:del w:id="3672" w:author="Fa'te" w:date="2026-09-18T17:38:37Z"/>
              </w:rPr>
            </w:pPr>
            <w:del w:id="3673" w:author="Fa'te" w:date="2026-09-18T17:38:37Z">
              <w:r>
                <w:rPr>
                  <w:rFonts w:ascii="Times New Roman" w:hAnsi="Times New Roman" w:eastAsia="宋体" w:cs="Times New Roman"/>
                  <w:color w:val="000000"/>
                  <w:sz w:val="16"/>
                </w:rPr>
                <w:delText>11.11</w:delText>
              </w:r>
            </w:del>
          </w:p>
        </w:tc>
        <w:tc>
          <w:tcPr>
            <w:tcW w:w="540" w:type="dxa"/>
            <w:gridSpan w:val="2"/>
            <w:vAlign w:val="center"/>
          </w:tcPr>
          <w:p w14:paraId="3F09E897">
            <w:pPr>
              <w:keepNext/>
              <w:keepLines/>
              <w:spacing w:before="0" w:after="0" w:line="264" w:lineRule="auto"/>
              <w:ind w:left="0" w:right="0" w:firstLine="0"/>
              <w:jc w:val="center"/>
              <w:rPr>
                <w:del w:id="3674" w:author="Fa'te" w:date="2026-09-18T17:38:37Z"/>
              </w:rPr>
            </w:pPr>
            <w:del w:id="3675" w:author="Fa'te" w:date="2026-09-18T17:38:37Z">
              <w:r>
                <w:rPr>
                  <w:rFonts w:ascii="Times New Roman" w:hAnsi="Times New Roman" w:eastAsia="宋体" w:cs="Times New Roman"/>
                  <w:color w:val="000000"/>
                  <w:sz w:val="16"/>
                </w:rPr>
                <w:delText>16.68</w:delText>
              </w:r>
            </w:del>
          </w:p>
        </w:tc>
        <w:tc>
          <w:tcPr>
            <w:tcW w:w="540" w:type="dxa"/>
            <w:gridSpan w:val="2"/>
            <w:vAlign w:val="center"/>
          </w:tcPr>
          <w:p w14:paraId="59A7D513">
            <w:pPr>
              <w:keepNext/>
              <w:keepLines/>
              <w:spacing w:before="0" w:after="0" w:line="264" w:lineRule="auto"/>
              <w:ind w:left="0" w:right="0" w:firstLine="0"/>
              <w:jc w:val="center"/>
              <w:rPr>
                <w:del w:id="3676" w:author="Fa'te" w:date="2026-09-18T17:38:37Z"/>
              </w:rPr>
            </w:pPr>
            <w:del w:id="3677" w:author="Fa'te" w:date="2026-09-18T17:38:37Z">
              <w:r>
                <w:rPr>
                  <w:rFonts w:ascii="Times New Roman" w:hAnsi="Times New Roman" w:eastAsia="宋体" w:cs="Times New Roman"/>
                  <w:color w:val="000000"/>
                  <w:sz w:val="16"/>
                </w:rPr>
                <w:delText>12.06</w:delText>
              </w:r>
            </w:del>
          </w:p>
        </w:tc>
        <w:tc>
          <w:tcPr>
            <w:tcW w:w="540" w:type="dxa"/>
            <w:gridSpan w:val="2"/>
            <w:vAlign w:val="center"/>
          </w:tcPr>
          <w:p w14:paraId="4E8054DC">
            <w:pPr>
              <w:keepNext/>
              <w:keepLines/>
              <w:spacing w:before="0" w:after="0" w:line="264" w:lineRule="auto"/>
              <w:ind w:left="0" w:right="0" w:firstLine="0"/>
              <w:jc w:val="center"/>
              <w:rPr>
                <w:del w:id="3678" w:author="Fa'te" w:date="2026-09-18T17:38:37Z"/>
              </w:rPr>
            </w:pPr>
            <w:del w:id="3679" w:author="Fa'te" w:date="2026-09-18T17:38:37Z">
              <w:r>
                <w:rPr>
                  <w:rFonts w:ascii="Times New Roman" w:hAnsi="Times New Roman" w:eastAsia="宋体" w:cs="Times New Roman"/>
                  <w:color w:val="000000"/>
                  <w:sz w:val="16"/>
                  <w:u w:val="single"/>
                </w:rPr>
                <w:delText>84.13</w:delText>
              </w:r>
            </w:del>
          </w:p>
        </w:tc>
        <w:tc>
          <w:tcPr>
            <w:tcW w:w="540" w:type="dxa"/>
            <w:gridSpan w:val="2"/>
            <w:vAlign w:val="center"/>
          </w:tcPr>
          <w:p w14:paraId="081B5A23">
            <w:pPr>
              <w:keepNext/>
              <w:keepLines/>
              <w:spacing w:before="0" w:after="0" w:line="264" w:lineRule="auto"/>
              <w:ind w:left="0" w:right="0" w:firstLine="0"/>
              <w:jc w:val="center"/>
              <w:rPr>
                <w:del w:id="3680" w:author="Fa'te" w:date="2026-09-18T17:38:37Z"/>
              </w:rPr>
            </w:pPr>
            <w:del w:id="3681" w:author="Fa'te" w:date="2026-09-18T17:38:37Z">
              <w:r>
                <w:rPr>
                  <w:rFonts w:ascii="Times New Roman" w:hAnsi="Times New Roman" w:eastAsia="宋体" w:cs="Times New Roman"/>
                  <w:color w:val="000000"/>
                  <w:sz w:val="16"/>
                  <w:u w:val="single"/>
                </w:rPr>
                <w:delText>47.00</w:delText>
              </w:r>
            </w:del>
          </w:p>
        </w:tc>
        <w:tc>
          <w:tcPr>
            <w:tcW w:w="540" w:type="dxa"/>
            <w:gridSpan w:val="2"/>
            <w:vAlign w:val="center"/>
          </w:tcPr>
          <w:p w14:paraId="43F06218">
            <w:pPr>
              <w:keepNext/>
              <w:keepLines/>
              <w:spacing w:before="0" w:after="0" w:line="264" w:lineRule="auto"/>
              <w:ind w:left="0" w:right="0" w:firstLine="0"/>
              <w:jc w:val="center"/>
              <w:rPr>
                <w:del w:id="3682" w:author="Fa'te" w:date="2026-09-18T17:38:37Z"/>
              </w:rPr>
            </w:pPr>
            <w:del w:id="3683" w:author="Fa'te" w:date="2026-09-18T17:38:37Z">
              <w:r>
                <w:rPr>
                  <w:rFonts w:ascii="Times New Roman" w:hAnsi="Times New Roman" w:eastAsia="宋体" w:cs="Times New Roman"/>
                  <w:color w:val="000000"/>
                  <w:sz w:val="16"/>
                  <w:u w:val="single"/>
                </w:rPr>
                <w:delText>60.31</w:delText>
              </w:r>
            </w:del>
          </w:p>
        </w:tc>
        <w:tc>
          <w:tcPr>
            <w:tcW w:w="540" w:type="dxa"/>
            <w:gridSpan w:val="2"/>
            <w:vAlign w:val="center"/>
          </w:tcPr>
          <w:p w14:paraId="11C0024E">
            <w:pPr>
              <w:keepNext/>
              <w:keepLines/>
              <w:spacing w:before="0" w:after="0" w:line="264" w:lineRule="auto"/>
              <w:ind w:left="0" w:right="0" w:firstLine="0"/>
              <w:jc w:val="center"/>
              <w:rPr>
                <w:del w:id="3684" w:author="Fa'te" w:date="2026-09-18T17:38:37Z"/>
              </w:rPr>
            </w:pPr>
            <w:del w:id="3685" w:author="Fa'te" w:date="2026-09-18T17:38:37Z">
              <w:r>
                <w:rPr>
                  <w:rFonts w:ascii="Times New Roman" w:hAnsi="Times New Roman" w:eastAsia="宋体" w:cs="Times New Roman"/>
                  <w:color w:val="000000"/>
                  <w:sz w:val="16"/>
                  <w:u w:val="single"/>
                </w:rPr>
                <w:delText>50.76</w:delText>
              </w:r>
            </w:del>
          </w:p>
        </w:tc>
        <w:tc>
          <w:tcPr>
            <w:tcW w:w="540" w:type="dxa"/>
            <w:gridSpan w:val="2"/>
            <w:vAlign w:val="center"/>
          </w:tcPr>
          <w:p w14:paraId="25FD1262">
            <w:pPr>
              <w:keepNext/>
              <w:keepLines/>
              <w:spacing w:before="0" w:after="0" w:line="264" w:lineRule="auto"/>
              <w:ind w:left="0" w:right="0" w:firstLine="0"/>
              <w:jc w:val="center"/>
              <w:rPr>
                <w:del w:id="3686" w:author="Fa'te" w:date="2026-09-18T17:38:37Z"/>
              </w:rPr>
            </w:pPr>
            <w:del w:id="3687" w:author="Fa'te" w:date="2026-09-18T17:38:37Z">
              <w:r>
                <w:rPr>
                  <w:rFonts w:ascii="Times New Roman" w:hAnsi="Times New Roman" w:eastAsia="宋体" w:cs="Times New Roman"/>
                  <w:color w:val="000000"/>
                  <w:sz w:val="16"/>
                  <w:u w:val="single"/>
                </w:rPr>
                <w:delText>43.66</w:delText>
              </w:r>
            </w:del>
          </w:p>
        </w:tc>
        <w:tc>
          <w:tcPr>
            <w:tcW w:w="540" w:type="dxa"/>
            <w:gridSpan w:val="2"/>
            <w:vAlign w:val="center"/>
          </w:tcPr>
          <w:p w14:paraId="7181F7AE">
            <w:pPr>
              <w:keepNext/>
              <w:keepLines/>
              <w:spacing w:before="0" w:after="0" w:line="264" w:lineRule="auto"/>
              <w:ind w:left="0" w:right="0" w:firstLine="0"/>
              <w:jc w:val="center"/>
              <w:rPr>
                <w:del w:id="3688" w:author="Fa'te" w:date="2026-09-18T17:38:37Z"/>
              </w:rPr>
            </w:pPr>
            <w:del w:id="3689" w:author="Fa'te" w:date="2026-09-18T17:38:37Z">
              <w:r>
                <w:rPr>
                  <w:rFonts w:ascii="Times New Roman" w:hAnsi="Times New Roman" w:eastAsia="宋体" w:cs="Times New Roman"/>
                  <w:color w:val="000000"/>
                  <w:sz w:val="16"/>
                  <w:u w:val="single"/>
                </w:rPr>
                <w:delText>23.51</w:delText>
              </w:r>
            </w:del>
          </w:p>
        </w:tc>
        <w:tc>
          <w:tcPr>
            <w:tcW w:w="540" w:type="dxa"/>
            <w:gridSpan w:val="2"/>
            <w:vAlign w:val="center"/>
          </w:tcPr>
          <w:p w14:paraId="42B3D92C">
            <w:pPr>
              <w:keepNext/>
              <w:keepLines/>
              <w:spacing w:before="0" w:after="0" w:line="264" w:lineRule="auto"/>
              <w:ind w:left="0" w:right="0" w:firstLine="0"/>
              <w:jc w:val="center"/>
              <w:rPr>
                <w:del w:id="3690" w:author="Fa'te" w:date="2026-09-18T17:38:37Z"/>
              </w:rPr>
            </w:pPr>
            <w:del w:id="3691" w:author="Fa'te" w:date="2026-09-18T17:38:37Z">
              <w:r>
                <w:rPr>
                  <w:rFonts w:ascii="Times New Roman" w:hAnsi="Times New Roman" w:eastAsia="宋体" w:cs="Times New Roman"/>
                  <w:color w:val="000000"/>
                  <w:sz w:val="16"/>
                  <w:u w:val="single"/>
                </w:rPr>
                <w:delText>30.56</w:delText>
              </w:r>
            </w:del>
          </w:p>
        </w:tc>
        <w:tc>
          <w:tcPr>
            <w:tcW w:w="540" w:type="dxa"/>
            <w:gridSpan w:val="2"/>
            <w:vAlign w:val="center"/>
          </w:tcPr>
          <w:p w14:paraId="579F1CD4">
            <w:pPr>
              <w:keepNext/>
              <w:keepLines/>
              <w:spacing w:before="0" w:after="0" w:line="264" w:lineRule="auto"/>
              <w:ind w:left="0" w:right="0" w:firstLine="0"/>
              <w:jc w:val="center"/>
              <w:rPr>
                <w:del w:id="3692" w:author="Fa'te" w:date="2026-09-18T17:38:37Z"/>
              </w:rPr>
            </w:pPr>
            <w:del w:id="3693" w:author="Fa'te" w:date="2026-09-18T17:38:37Z">
              <w:r>
                <w:rPr>
                  <w:rFonts w:ascii="Times New Roman" w:hAnsi="Times New Roman" w:eastAsia="宋体" w:cs="Times New Roman"/>
                  <w:color w:val="000000"/>
                  <w:sz w:val="16"/>
                  <w:u w:val="single"/>
                </w:rPr>
                <w:delText>24.42</w:delText>
              </w:r>
            </w:del>
          </w:p>
        </w:tc>
      </w:tr>
      <w:tr w14:paraId="67889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gridAfter w:val="1"/>
          <w:wBefore w:w="10" w:type="dxa"/>
          <w:wAfter w:w="1" w:type="dxa"/>
          <w:cantSplit/>
          <w:jc w:val="center"/>
          <w:del w:id="3694" w:author="Fa'te" w:date="2026-09-18T17:38:37Z"/>
        </w:trPr>
        <w:tc>
          <w:tcPr>
            <w:tcW w:w="1820" w:type="dxa"/>
            <w:vAlign w:val="center"/>
          </w:tcPr>
          <w:p w14:paraId="47553E63">
            <w:pPr>
              <w:keepNext/>
              <w:keepLines/>
              <w:spacing w:before="0" w:after="0" w:line="264" w:lineRule="auto"/>
              <w:ind w:left="0" w:right="0" w:firstLine="0"/>
              <w:jc w:val="left"/>
              <w:rPr>
                <w:del w:id="3695" w:author="Fa'te" w:date="2026-09-18T17:38:37Z"/>
              </w:rPr>
            </w:pPr>
            <w:del w:id="3696" w:author="Fa'te" w:date="2026-09-18T17:38:37Z">
              <w:r>
                <w:rPr>
                  <w:rFonts w:ascii="Times New Roman" w:hAnsi="Times New Roman" w:eastAsia="宋体" w:cs="Times New Roman"/>
                  <w:color w:val="000000"/>
                  <w:sz w:val="16"/>
                </w:rPr>
                <w:delText>+听觉侧描述</w:delText>
              </w:r>
            </w:del>
          </w:p>
        </w:tc>
        <w:tc>
          <w:tcPr>
            <w:tcW w:w="540" w:type="dxa"/>
            <w:gridSpan w:val="2"/>
            <w:vAlign w:val="center"/>
          </w:tcPr>
          <w:p w14:paraId="6CA6AD33">
            <w:pPr>
              <w:keepNext/>
              <w:keepLines/>
              <w:spacing w:before="0" w:after="0" w:line="264" w:lineRule="auto"/>
              <w:ind w:left="0" w:right="0" w:firstLine="0"/>
              <w:jc w:val="center"/>
              <w:rPr>
                <w:del w:id="3697" w:author="Fa'te" w:date="2026-09-18T17:38:37Z"/>
              </w:rPr>
            </w:pPr>
            <w:del w:id="3698" w:author="Fa'te" w:date="2026-09-18T17:38:37Z">
              <w:r>
                <w:rPr>
                  <w:rFonts w:ascii="Times New Roman" w:hAnsi="Times New Roman" w:eastAsia="宋体" w:cs="Times New Roman"/>
                  <w:color w:val="000000"/>
                  <w:sz w:val="16"/>
                  <w:u w:val="single"/>
                </w:rPr>
                <w:delText>33.63</w:delText>
              </w:r>
            </w:del>
          </w:p>
        </w:tc>
        <w:tc>
          <w:tcPr>
            <w:tcW w:w="540" w:type="dxa"/>
            <w:gridSpan w:val="2"/>
            <w:vAlign w:val="center"/>
          </w:tcPr>
          <w:p w14:paraId="2A2897B4">
            <w:pPr>
              <w:keepNext/>
              <w:keepLines/>
              <w:spacing w:before="0" w:after="0" w:line="264" w:lineRule="auto"/>
              <w:ind w:left="0" w:right="0" w:firstLine="0"/>
              <w:jc w:val="center"/>
              <w:rPr>
                <w:del w:id="3699" w:author="Fa'te" w:date="2026-09-18T17:38:37Z"/>
              </w:rPr>
            </w:pPr>
            <w:del w:id="3700" w:author="Fa'te" w:date="2026-09-18T17:38:37Z">
              <w:r>
                <w:rPr>
                  <w:rFonts w:ascii="Times New Roman" w:hAnsi="Times New Roman" w:eastAsia="宋体" w:cs="Times New Roman"/>
                  <w:color w:val="000000"/>
                  <w:sz w:val="16"/>
                  <w:u w:val="single"/>
                </w:rPr>
                <w:delText>11.31</w:delText>
              </w:r>
            </w:del>
          </w:p>
        </w:tc>
        <w:tc>
          <w:tcPr>
            <w:tcW w:w="540" w:type="dxa"/>
            <w:gridSpan w:val="2"/>
            <w:vAlign w:val="center"/>
          </w:tcPr>
          <w:p w14:paraId="0C9F1815">
            <w:pPr>
              <w:keepNext/>
              <w:keepLines/>
              <w:spacing w:before="0" w:after="0" w:line="264" w:lineRule="auto"/>
              <w:ind w:left="0" w:right="0" w:firstLine="0"/>
              <w:jc w:val="center"/>
              <w:rPr>
                <w:del w:id="3701" w:author="Fa'te" w:date="2026-09-18T17:38:37Z"/>
              </w:rPr>
            </w:pPr>
            <w:del w:id="3702" w:author="Fa'te" w:date="2026-09-18T17:38:37Z">
              <w:r>
                <w:rPr>
                  <w:rFonts w:ascii="Times New Roman" w:hAnsi="Times New Roman" w:eastAsia="宋体" w:cs="Times New Roman"/>
                  <w:color w:val="000000"/>
                  <w:sz w:val="16"/>
                  <w:u w:val="single"/>
                </w:rPr>
                <w:delText>16.93</w:delText>
              </w:r>
            </w:del>
          </w:p>
        </w:tc>
        <w:tc>
          <w:tcPr>
            <w:tcW w:w="540" w:type="dxa"/>
            <w:gridSpan w:val="2"/>
            <w:vAlign w:val="center"/>
          </w:tcPr>
          <w:p w14:paraId="729D15C5">
            <w:pPr>
              <w:keepNext/>
              <w:keepLines/>
              <w:spacing w:before="0" w:after="0" w:line="264" w:lineRule="auto"/>
              <w:ind w:left="0" w:right="0" w:firstLine="0"/>
              <w:jc w:val="center"/>
              <w:rPr>
                <w:del w:id="3703" w:author="Fa'te" w:date="2026-09-18T17:38:37Z"/>
              </w:rPr>
            </w:pPr>
            <w:del w:id="3704" w:author="Fa'te" w:date="2026-09-18T17:38:37Z">
              <w:r>
                <w:rPr>
                  <w:rFonts w:ascii="Times New Roman" w:hAnsi="Times New Roman" w:eastAsia="宋体" w:cs="Times New Roman"/>
                  <w:color w:val="000000"/>
                  <w:sz w:val="16"/>
                  <w:u w:val="single"/>
                </w:rPr>
                <w:delText>12.35</w:delText>
              </w:r>
            </w:del>
          </w:p>
        </w:tc>
        <w:tc>
          <w:tcPr>
            <w:tcW w:w="540" w:type="dxa"/>
            <w:gridSpan w:val="2"/>
            <w:vAlign w:val="center"/>
          </w:tcPr>
          <w:p w14:paraId="242F38DA">
            <w:pPr>
              <w:keepNext/>
              <w:keepLines/>
              <w:spacing w:before="0" w:after="0" w:line="264" w:lineRule="auto"/>
              <w:ind w:left="0" w:right="0" w:firstLine="0"/>
              <w:jc w:val="center"/>
              <w:rPr>
                <w:del w:id="3705" w:author="Fa'te" w:date="2026-09-18T17:38:37Z"/>
              </w:rPr>
            </w:pPr>
            <w:del w:id="3706" w:author="Fa'te" w:date="2026-09-18T17:38:37Z">
              <w:r>
                <w:rPr>
                  <w:rFonts w:ascii="Times New Roman" w:hAnsi="Times New Roman" w:eastAsia="宋体" w:cs="Times New Roman"/>
                  <w:color w:val="000000"/>
                  <w:sz w:val="16"/>
                </w:rPr>
                <w:delText>83.69</w:delText>
              </w:r>
            </w:del>
          </w:p>
        </w:tc>
        <w:tc>
          <w:tcPr>
            <w:tcW w:w="540" w:type="dxa"/>
            <w:gridSpan w:val="2"/>
            <w:vAlign w:val="center"/>
          </w:tcPr>
          <w:p w14:paraId="7AB650FD">
            <w:pPr>
              <w:keepNext/>
              <w:keepLines/>
              <w:spacing w:before="0" w:after="0" w:line="264" w:lineRule="auto"/>
              <w:ind w:left="0" w:right="0" w:firstLine="0"/>
              <w:jc w:val="center"/>
              <w:rPr>
                <w:del w:id="3707" w:author="Fa'te" w:date="2026-09-18T17:38:37Z"/>
              </w:rPr>
            </w:pPr>
            <w:del w:id="3708" w:author="Fa'te" w:date="2026-09-18T17:38:37Z">
              <w:r>
                <w:rPr>
                  <w:rFonts w:ascii="Times New Roman" w:hAnsi="Times New Roman" w:eastAsia="宋体" w:cs="Times New Roman"/>
                  <w:color w:val="000000"/>
                  <w:sz w:val="16"/>
                </w:rPr>
                <w:delText>46.06</w:delText>
              </w:r>
            </w:del>
          </w:p>
        </w:tc>
        <w:tc>
          <w:tcPr>
            <w:tcW w:w="540" w:type="dxa"/>
            <w:gridSpan w:val="2"/>
            <w:vAlign w:val="center"/>
          </w:tcPr>
          <w:p w14:paraId="5E3D045D">
            <w:pPr>
              <w:keepNext/>
              <w:keepLines/>
              <w:spacing w:before="0" w:after="0" w:line="264" w:lineRule="auto"/>
              <w:ind w:left="0" w:right="0" w:firstLine="0"/>
              <w:jc w:val="center"/>
              <w:rPr>
                <w:del w:id="3709" w:author="Fa'te" w:date="2026-09-18T17:38:37Z"/>
              </w:rPr>
            </w:pPr>
            <w:del w:id="3710" w:author="Fa'te" w:date="2026-09-18T17:38:37Z">
              <w:r>
                <w:rPr>
                  <w:rFonts w:ascii="Times New Roman" w:hAnsi="Times New Roman" w:eastAsia="宋体" w:cs="Times New Roman"/>
                  <w:color w:val="000000"/>
                  <w:sz w:val="16"/>
                </w:rPr>
                <w:delText>59.42</w:delText>
              </w:r>
            </w:del>
          </w:p>
        </w:tc>
        <w:tc>
          <w:tcPr>
            <w:tcW w:w="540" w:type="dxa"/>
            <w:gridSpan w:val="2"/>
            <w:vAlign w:val="center"/>
          </w:tcPr>
          <w:p w14:paraId="16291A01">
            <w:pPr>
              <w:keepNext/>
              <w:keepLines/>
              <w:spacing w:before="0" w:after="0" w:line="264" w:lineRule="auto"/>
              <w:ind w:left="0" w:right="0" w:firstLine="0"/>
              <w:jc w:val="center"/>
              <w:rPr>
                <w:del w:id="3711" w:author="Fa'te" w:date="2026-09-18T17:38:37Z"/>
              </w:rPr>
            </w:pPr>
            <w:del w:id="3712" w:author="Fa'te" w:date="2026-09-18T17:38:37Z">
              <w:r>
                <w:rPr>
                  <w:rFonts w:ascii="Times New Roman" w:hAnsi="Times New Roman" w:eastAsia="宋体" w:cs="Times New Roman"/>
                  <w:color w:val="000000"/>
                  <w:sz w:val="16"/>
                </w:rPr>
                <w:delText>49.93</w:delText>
              </w:r>
            </w:del>
          </w:p>
        </w:tc>
        <w:tc>
          <w:tcPr>
            <w:tcW w:w="540" w:type="dxa"/>
            <w:gridSpan w:val="2"/>
            <w:vAlign w:val="center"/>
          </w:tcPr>
          <w:p w14:paraId="192E3708">
            <w:pPr>
              <w:keepNext/>
              <w:keepLines/>
              <w:spacing w:before="0" w:after="0" w:line="264" w:lineRule="auto"/>
              <w:ind w:left="0" w:right="0" w:firstLine="0"/>
              <w:jc w:val="center"/>
              <w:rPr>
                <w:del w:id="3713" w:author="Fa'te" w:date="2026-09-18T17:38:37Z"/>
              </w:rPr>
            </w:pPr>
            <w:del w:id="3714" w:author="Fa'te" w:date="2026-09-18T17:38:37Z">
              <w:r>
                <w:rPr>
                  <w:rFonts w:ascii="Times New Roman" w:hAnsi="Times New Roman" w:eastAsia="宋体" w:cs="Times New Roman"/>
                  <w:color w:val="000000"/>
                  <w:sz w:val="16"/>
                </w:rPr>
                <w:delText>43.42</w:delText>
              </w:r>
            </w:del>
          </w:p>
        </w:tc>
        <w:tc>
          <w:tcPr>
            <w:tcW w:w="540" w:type="dxa"/>
            <w:gridSpan w:val="2"/>
            <w:vAlign w:val="center"/>
          </w:tcPr>
          <w:p w14:paraId="760A1951">
            <w:pPr>
              <w:keepNext/>
              <w:keepLines/>
              <w:spacing w:before="0" w:after="0" w:line="264" w:lineRule="auto"/>
              <w:ind w:left="0" w:right="0" w:firstLine="0"/>
              <w:jc w:val="center"/>
              <w:rPr>
                <w:del w:id="3715" w:author="Fa'te" w:date="2026-09-18T17:38:37Z"/>
              </w:rPr>
            </w:pPr>
            <w:del w:id="3716" w:author="Fa'te" w:date="2026-09-18T17:38:37Z">
              <w:r>
                <w:rPr>
                  <w:rFonts w:ascii="Times New Roman" w:hAnsi="Times New Roman" w:eastAsia="宋体" w:cs="Times New Roman"/>
                  <w:color w:val="000000"/>
                  <w:sz w:val="16"/>
                </w:rPr>
                <w:delText>23.00</w:delText>
              </w:r>
            </w:del>
          </w:p>
        </w:tc>
        <w:tc>
          <w:tcPr>
            <w:tcW w:w="540" w:type="dxa"/>
            <w:gridSpan w:val="2"/>
            <w:vAlign w:val="center"/>
          </w:tcPr>
          <w:p w14:paraId="282EB6F7">
            <w:pPr>
              <w:keepNext/>
              <w:keepLines/>
              <w:spacing w:before="0" w:after="0" w:line="264" w:lineRule="auto"/>
              <w:ind w:left="0" w:right="0" w:firstLine="0"/>
              <w:jc w:val="center"/>
              <w:rPr>
                <w:del w:id="3717" w:author="Fa'te" w:date="2026-09-18T17:38:37Z"/>
              </w:rPr>
            </w:pPr>
            <w:del w:id="3718" w:author="Fa'te" w:date="2026-09-18T17:38:37Z">
              <w:r>
                <w:rPr>
                  <w:rFonts w:ascii="Times New Roman" w:hAnsi="Times New Roman" w:eastAsia="宋体" w:cs="Times New Roman"/>
                  <w:color w:val="000000"/>
                  <w:sz w:val="16"/>
                </w:rPr>
                <w:delText>30.07</w:delText>
              </w:r>
            </w:del>
          </w:p>
        </w:tc>
        <w:tc>
          <w:tcPr>
            <w:tcW w:w="540" w:type="dxa"/>
            <w:gridSpan w:val="2"/>
            <w:vAlign w:val="center"/>
          </w:tcPr>
          <w:p w14:paraId="1D586E67">
            <w:pPr>
              <w:keepNext/>
              <w:keepLines/>
              <w:spacing w:before="0" w:after="0" w:line="264" w:lineRule="auto"/>
              <w:ind w:left="0" w:right="0" w:firstLine="0"/>
              <w:jc w:val="center"/>
              <w:rPr>
                <w:del w:id="3719" w:author="Fa'te" w:date="2026-09-18T17:38:37Z"/>
              </w:rPr>
            </w:pPr>
            <w:del w:id="3720" w:author="Fa'te" w:date="2026-09-18T17:38:37Z">
              <w:r>
                <w:rPr>
                  <w:rFonts w:ascii="Times New Roman" w:hAnsi="Times New Roman" w:eastAsia="宋体" w:cs="Times New Roman"/>
                  <w:color w:val="000000"/>
                  <w:sz w:val="16"/>
                </w:rPr>
                <w:delText>23.96</w:delText>
              </w:r>
            </w:del>
          </w:p>
        </w:tc>
      </w:tr>
      <w:tr w14:paraId="0CEAB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gridBefore w:val="1"/>
          <w:gridAfter w:val="1"/>
          <w:wBefore w:w="10" w:type="dxa"/>
          <w:wAfter w:w="1" w:type="dxa"/>
          <w:cantSplit/>
          <w:jc w:val="center"/>
          <w:del w:id="3721" w:author="Fa'te" w:date="2026-09-18T17:38:37Z"/>
        </w:trPr>
        <w:tc>
          <w:tcPr>
            <w:tcW w:w="1820" w:type="dxa"/>
            <w:tcBorders>
              <w:bottom w:val="single" w:color="000000" w:sz="10" w:space="0"/>
            </w:tcBorders>
            <w:vAlign w:val="center"/>
          </w:tcPr>
          <w:p w14:paraId="49A0C7C6">
            <w:pPr>
              <w:keepNext w:val="0"/>
              <w:keepLines/>
              <w:spacing w:before="0" w:after="0" w:line="264" w:lineRule="auto"/>
              <w:ind w:left="0" w:right="0" w:firstLine="0"/>
              <w:jc w:val="left"/>
              <w:rPr>
                <w:del w:id="3722" w:author="Fa'te" w:date="2026-09-18T17:38:37Z"/>
              </w:rPr>
            </w:pPr>
            <w:del w:id="3723" w:author="Fa'te" w:date="2026-09-18T17:38:37Z">
              <w:r>
                <w:rPr>
                  <w:rFonts w:ascii="Times New Roman" w:hAnsi="Times New Roman" w:eastAsia="宋体" w:cs="Times New Roman"/>
                  <w:b/>
                  <w:color w:val="000000"/>
                  <w:sz w:val="16"/>
                  <w:highlight w:val="yellow"/>
                  <w:rPrChange w:id="3724" w:author="Fa'te" w:date="2026-09-18T17:34:39Z">
                    <w:rPr>
                      <w:rFonts w:ascii="Times New Roman" w:hAnsi="Times New Roman" w:eastAsia="宋体" w:cs="Times New Roman"/>
                      <w:b/>
                      <w:color w:val="000000"/>
                      <w:sz w:val="16"/>
                    </w:rPr>
                  </w:rPrChange>
                </w:rPr>
                <w:delText>完整双侧描述</w:delText>
              </w:r>
            </w:del>
          </w:p>
        </w:tc>
        <w:tc>
          <w:tcPr>
            <w:tcW w:w="540" w:type="dxa"/>
            <w:gridSpan w:val="2"/>
            <w:tcBorders>
              <w:bottom w:val="single" w:color="000000" w:sz="10" w:space="0"/>
            </w:tcBorders>
            <w:vAlign w:val="center"/>
          </w:tcPr>
          <w:p w14:paraId="62782453">
            <w:pPr>
              <w:keepNext w:val="0"/>
              <w:keepLines/>
              <w:spacing w:before="0" w:after="0" w:line="264" w:lineRule="auto"/>
              <w:ind w:left="0" w:right="0" w:firstLine="0"/>
              <w:jc w:val="center"/>
              <w:rPr>
                <w:del w:id="3725" w:author="Fa'te" w:date="2026-09-18T17:38:37Z"/>
              </w:rPr>
            </w:pPr>
            <w:del w:id="3726" w:author="Fa'te" w:date="2026-09-18T17:38:37Z">
              <w:r>
                <w:rPr>
                  <w:rFonts w:ascii="Times New Roman" w:hAnsi="Times New Roman" w:eastAsia="宋体" w:cs="Times New Roman"/>
                  <w:b/>
                  <w:color w:val="000000"/>
                  <w:sz w:val="16"/>
                </w:rPr>
                <w:delText>34.10</w:delText>
              </w:r>
            </w:del>
          </w:p>
        </w:tc>
        <w:tc>
          <w:tcPr>
            <w:tcW w:w="540" w:type="dxa"/>
            <w:gridSpan w:val="2"/>
            <w:tcBorders>
              <w:bottom w:val="single" w:color="000000" w:sz="10" w:space="0"/>
            </w:tcBorders>
            <w:vAlign w:val="center"/>
          </w:tcPr>
          <w:p w14:paraId="5316A2AC">
            <w:pPr>
              <w:keepNext w:val="0"/>
              <w:keepLines/>
              <w:spacing w:before="0" w:after="0" w:line="264" w:lineRule="auto"/>
              <w:ind w:left="0" w:right="0" w:firstLine="0"/>
              <w:jc w:val="center"/>
              <w:rPr>
                <w:del w:id="3727" w:author="Fa'te" w:date="2026-09-18T17:38:37Z"/>
              </w:rPr>
            </w:pPr>
            <w:del w:id="3728" w:author="Fa'te" w:date="2026-09-18T17:38:37Z">
              <w:r>
                <w:rPr>
                  <w:rFonts w:ascii="Times New Roman" w:hAnsi="Times New Roman" w:eastAsia="宋体" w:cs="Times New Roman"/>
                  <w:b/>
                  <w:color w:val="000000"/>
                  <w:sz w:val="16"/>
                </w:rPr>
                <w:delText>11.88</w:delText>
              </w:r>
            </w:del>
          </w:p>
        </w:tc>
        <w:tc>
          <w:tcPr>
            <w:tcW w:w="540" w:type="dxa"/>
            <w:gridSpan w:val="2"/>
            <w:tcBorders>
              <w:bottom w:val="single" w:color="000000" w:sz="10" w:space="0"/>
            </w:tcBorders>
            <w:vAlign w:val="center"/>
          </w:tcPr>
          <w:p w14:paraId="0CAB318C">
            <w:pPr>
              <w:keepNext w:val="0"/>
              <w:keepLines/>
              <w:spacing w:before="0" w:after="0" w:line="264" w:lineRule="auto"/>
              <w:ind w:left="0" w:right="0" w:firstLine="0"/>
              <w:jc w:val="center"/>
              <w:rPr>
                <w:del w:id="3729" w:author="Fa'te" w:date="2026-09-18T17:38:37Z"/>
              </w:rPr>
            </w:pPr>
            <w:del w:id="3730" w:author="Fa'te" w:date="2026-09-18T17:38:37Z">
              <w:r>
                <w:rPr>
                  <w:rFonts w:ascii="Times New Roman" w:hAnsi="Times New Roman" w:eastAsia="宋体" w:cs="Times New Roman"/>
                  <w:b/>
                  <w:color w:val="000000"/>
                  <w:sz w:val="16"/>
                </w:rPr>
                <w:delText>17.62</w:delText>
              </w:r>
            </w:del>
          </w:p>
        </w:tc>
        <w:tc>
          <w:tcPr>
            <w:tcW w:w="540" w:type="dxa"/>
            <w:gridSpan w:val="2"/>
            <w:tcBorders>
              <w:bottom w:val="single" w:color="000000" w:sz="10" w:space="0"/>
            </w:tcBorders>
            <w:vAlign w:val="center"/>
          </w:tcPr>
          <w:p w14:paraId="41505276">
            <w:pPr>
              <w:keepNext w:val="0"/>
              <w:keepLines/>
              <w:spacing w:before="0" w:after="0" w:line="264" w:lineRule="auto"/>
              <w:ind w:left="0" w:right="0" w:firstLine="0"/>
              <w:jc w:val="center"/>
              <w:rPr>
                <w:del w:id="3731" w:author="Fa'te" w:date="2026-09-18T17:38:37Z"/>
              </w:rPr>
            </w:pPr>
            <w:del w:id="3732" w:author="Fa'te" w:date="2026-09-18T17:38:37Z">
              <w:r>
                <w:rPr>
                  <w:rFonts w:ascii="Times New Roman" w:hAnsi="Times New Roman" w:eastAsia="宋体" w:cs="Times New Roman"/>
                  <w:b/>
                  <w:color w:val="000000"/>
                  <w:sz w:val="16"/>
                </w:rPr>
                <w:delText>12.89</w:delText>
              </w:r>
            </w:del>
          </w:p>
        </w:tc>
        <w:tc>
          <w:tcPr>
            <w:tcW w:w="540" w:type="dxa"/>
            <w:gridSpan w:val="2"/>
            <w:tcBorders>
              <w:bottom w:val="single" w:color="000000" w:sz="10" w:space="0"/>
            </w:tcBorders>
            <w:vAlign w:val="center"/>
          </w:tcPr>
          <w:p w14:paraId="1CDD05F6">
            <w:pPr>
              <w:keepNext w:val="0"/>
              <w:keepLines/>
              <w:spacing w:before="0" w:after="0" w:line="264" w:lineRule="auto"/>
              <w:ind w:left="0" w:right="0" w:firstLine="0"/>
              <w:jc w:val="center"/>
              <w:rPr>
                <w:del w:id="3733" w:author="Fa'te" w:date="2026-09-18T17:38:37Z"/>
              </w:rPr>
            </w:pPr>
            <w:del w:id="3734" w:author="Fa'te" w:date="2026-09-18T17:38:37Z">
              <w:r>
                <w:rPr>
                  <w:rFonts w:ascii="Times New Roman" w:hAnsi="Times New Roman" w:eastAsia="宋体" w:cs="Times New Roman"/>
                  <w:b/>
                  <w:color w:val="000000"/>
                  <w:sz w:val="16"/>
                </w:rPr>
                <w:delText>84.60</w:delText>
              </w:r>
            </w:del>
          </w:p>
        </w:tc>
        <w:tc>
          <w:tcPr>
            <w:tcW w:w="540" w:type="dxa"/>
            <w:gridSpan w:val="2"/>
            <w:tcBorders>
              <w:bottom w:val="single" w:color="000000" w:sz="10" w:space="0"/>
            </w:tcBorders>
            <w:vAlign w:val="center"/>
          </w:tcPr>
          <w:p w14:paraId="76D7C3A0">
            <w:pPr>
              <w:keepNext w:val="0"/>
              <w:keepLines/>
              <w:spacing w:before="0" w:after="0" w:line="264" w:lineRule="auto"/>
              <w:ind w:left="0" w:right="0" w:firstLine="0"/>
              <w:jc w:val="center"/>
              <w:rPr>
                <w:del w:id="3735" w:author="Fa'te" w:date="2026-09-18T17:38:37Z"/>
              </w:rPr>
            </w:pPr>
            <w:del w:id="3736" w:author="Fa'te" w:date="2026-09-18T17:38:37Z">
              <w:r>
                <w:rPr>
                  <w:rFonts w:ascii="Times New Roman" w:hAnsi="Times New Roman" w:eastAsia="宋体" w:cs="Times New Roman"/>
                  <w:b/>
                  <w:color w:val="000000"/>
                  <w:sz w:val="16"/>
                </w:rPr>
                <w:delText>48.04</w:delText>
              </w:r>
            </w:del>
          </w:p>
        </w:tc>
        <w:tc>
          <w:tcPr>
            <w:tcW w:w="540" w:type="dxa"/>
            <w:gridSpan w:val="2"/>
            <w:tcBorders>
              <w:bottom w:val="single" w:color="000000" w:sz="10" w:space="0"/>
            </w:tcBorders>
            <w:vAlign w:val="center"/>
          </w:tcPr>
          <w:p w14:paraId="79D8084A">
            <w:pPr>
              <w:keepNext w:val="0"/>
              <w:keepLines/>
              <w:spacing w:before="0" w:after="0" w:line="264" w:lineRule="auto"/>
              <w:ind w:left="0" w:right="0" w:firstLine="0"/>
              <w:jc w:val="center"/>
              <w:rPr>
                <w:del w:id="3737" w:author="Fa'te" w:date="2026-09-18T17:38:37Z"/>
              </w:rPr>
            </w:pPr>
            <w:del w:id="3738" w:author="Fa'te" w:date="2026-09-18T17:38:37Z">
              <w:r>
                <w:rPr>
                  <w:rFonts w:ascii="Times New Roman" w:hAnsi="Times New Roman" w:eastAsia="宋体" w:cs="Times New Roman"/>
                  <w:b/>
                  <w:color w:val="000000"/>
                  <w:sz w:val="16"/>
                </w:rPr>
                <w:delText>61.28</w:delText>
              </w:r>
            </w:del>
          </w:p>
        </w:tc>
        <w:tc>
          <w:tcPr>
            <w:tcW w:w="540" w:type="dxa"/>
            <w:gridSpan w:val="2"/>
            <w:tcBorders>
              <w:bottom w:val="single" w:color="000000" w:sz="10" w:space="0"/>
            </w:tcBorders>
            <w:vAlign w:val="center"/>
          </w:tcPr>
          <w:p w14:paraId="16F2B99B">
            <w:pPr>
              <w:keepNext w:val="0"/>
              <w:keepLines/>
              <w:spacing w:before="0" w:after="0" w:line="264" w:lineRule="auto"/>
              <w:ind w:left="0" w:right="0" w:firstLine="0"/>
              <w:jc w:val="center"/>
              <w:rPr>
                <w:del w:id="3739" w:author="Fa'te" w:date="2026-09-18T17:38:37Z"/>
              </w:rPr>
            </w:pPr>
            <w:del w:id="3740" w:author="Fa'te" w:date="2026-09-18T17:38:37Z">
              <w:r>
                <w:rPr>
                  <w:rFonts w:ascii="Times New Roman" w:hAnsi="Times New Roman" w:eastAsia="宋体" w:cs="Times New Roman"/>
                  <w:b/>
                  <w:color w:val="000000"/>
                  <w:sz w:val="16"/>
                </w:rPr>
                <w:delText>51.74</w:delText>
              </w:r>
            </w:del>
          </w:p>
        </w:tc>
        <w:tc>
          <w:tcPr>
            <w:tcW w:w="540" w:type="dxa"/>
            <w:gridSpan w:val="2"/>
            <w:tcBorders>
              <w:bottom w:val="single" w:color="000000" w:sz="10" w:space="0"/>
            </w:tcBorders>
            <w:vAlign w:val="center"/>
          </w:tcPr>
          <w:p w14:paraId="6CFB70AB">
            <w:pPr>
              <w:keepNext w:val="0"/>
              <w:keepLines/>
              <w:spacing w:before="0" w:after="0" w:line="264" w:lineRule="auto"/>
              <w:ind w:left="0" w:right="0" w:firstLine="0"/>
              <w:jc w:val="center"/>
              <w:rPr>
                <w:del w:id="3741" w:author="Fa'te" w:date="2026-09-18T17:38:37Z"/>
              </w:rPr>
            </w:pPr>
            <w:del w:id="3742" w:author="Fa'te" w:date="2026-09-18T17:38:37Z">
              <w:r>
                <w:rPr>
                  <w:rFonts w:ascii="Times New Roman" w:hAnsi="Times New Roman" w:eastAsia="宋体" w:cs="Times New Roman"/>
                  <w:b/>
                  <w:color w:val="000000"/>
                  <w:sz w:val="16"/>
                </w:rPr>
                <w:delText>44.10</w:delText>
              </w:r>
            </w:del>
          </w:p>
        </w:tc>
        <w:tc>
          <w:tcPr>
            <w:tcW w:w="540" w:type="dxa"/>
            <w:gridSpan w:val="2"/>
            <w:tcBorders>
              <w:bottom w:val="single" w:color="000000" w:sz="10" w:space="0"/>
            </w:tcBorders>
            <w:vAlign w:val="center"/>
          </w:tcPr>
          <w:p w14:paraId="131D04F7">
            <w:pPr>
              <w:keepNext w:val="0"/>
              <w:keepLines/>
              <w:spacing w:before="0" w:after="0" w:line="264" w:lineRule="auto"/>
              <w:ind w:left="0" w:right="0" w:firstLine="0"/>
              <w:jc w:val="center"/>
              <w:rPr>
                <w:del w:id="3743" w:author="Fa'te" w:date="2026-09-18T17:38:37Z"/>
              </w:rPr>
            </w:pPr>
            <w:del w:id="3744" w:author="Fa'te" w:date="2026-09-18T17:38:37Z">
              <w:r>
                <w:rPr>
                  <w:rFonts w:ascii="Times New Roman" w:hAnsi="Times New Roman" w:eastAsia="宋体" w:cs="Times New Roman"/>
                  <w:b/>
                  <w:color w:val="000000"/>
                  <w:sz w:val="16"/>
                </w:rPr>
                <w:delText>24.43</w:delText>
              </w:r>
            </w:del>
          </w:p>
        </w:tc>
        <w:tc>
          <w:tcPr>
            <w:tcW w:w="540" w:type="dxa"/>
            <w:gridSpan w:val="2"/>
            <w:tcBorders>
              <w:bottom w:val="single" w:color="000000" w:sz="10" w:space="0"/>
            </w:tcBorders>
            <w:vAlign w:val="center"/>
          </w:tcPr>
          <w:p w14:paraId="198A9E35">
            <w:pPr>
              <w:keepNext w:val="0"/>
              <w:keepLines/>
              <w:spacing w:before="0" w:after="0" w:line="264" w:lineRule="auto"/>
              <w:ind w:left="0" w:right="0" w:firstLine="0"/>
              <w:jc w:val="center"/>
              <w:rPr>
                <w:del w:id="3745" w:author="Fa'te" w:date="2026-09-18T17:38:37Z"/>
              </w:rPr>
            </w:pPr>
            <w:del w:id="3746" w:author="Fa'te" w:date="2026-09-18T17:38:37Z">
              <w:r>
                <w:rPr>
                  <w:rFonts w:ascii="Times New Roman" w:hAnsi="Times New Roman" w:eastAsia="宋体" w:cs="Times New Roman"/>
                  <w:b/>
                  <w:color w:val="000000"/>
                  <w:sz w:val="16"/>
                </w:rPr>
                <w:delText>31.44</w:delText>
              </w:r>
            </w:del>
          </w:p>
        </w:tc>
        <w:tc>
          <w:tcPr>
            <w:tcW w:w="540" w:type="dxa"/>
            <w:gridSpan w:val="2"/>
            <w:tcBorders>
              <w:bottom w:val="single" w:color="000000" w:sz="10" w:space="0"/>
            </w:tcBorders>
            <w:vAlign w:val="center"/>
          </w:tcPr>
          <w:p w14:paraId="02FF8F08">
            <w:pPr>
              <w:keepNext w:val="0"/>
              <w:keepLines/>
              <w:spacing w:before="0" w:after="0" w:line="264" w:lineRule="auto"/>
              <w:ind w:left="0" w:right="0" w:firstLine="0"/>
              <w:jc w:val="center"/>
              <w:rPr>
                <w:del w:id="3747" w:author="Fa'te" w:date="2026-09-18T17:38:37Z"/>
              </w:rPr>
            </w:pPr>
            <w:del w:id="3748" w:author="Fa'te" w:date="2026-09-18T17:38:37Z">
              <w:r>
                <w:rPr>
                  <w:rFonts w:ascii="Times New Roman" w:hAnsi="Times New Roman" w:eastAsia="宋体" w:cs="Times New Roman"/>
                  <w:b/>
                  <w:color w:val="000000"/>
                  <w:sz w:val="16"/>
                </w:rPr>
                <w:delText>25.21</w:delText>
              </w:r>
            </w:del>
          </w:p>
        </w:tc>
      </w:tr>
      <w:tr w14:paraId="62353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tblHeader/>
          <w:jc w:val="center"/>
          <w:ins w:id="3749" w:author="Fa'te" w:date="2026-09-18T17:38:38Z"/>
        </w:trPr>
        <w:tc>
          <w:tcPr>
            <w:tcW w:w="1843" w:type="dxa"/>
            <w:gridSpan w:val="3"/>
            <w:vMerge w:val="restart"/>
            <w:tcBorders>
              <w:top w:val="single" w:color="000000" w:sz="10" w:space="0"/>
              <w:bottom w:val="single" w:color="000000" w:sz="6" w:space="0"/>
            </w:tcBorders>
            <w:vAlign w:val="center"/>
          </w:tcPr>
          <w:p w14:paraId="752F090F">
            <w:pPr>
              <w:keepNext/>
              <w:keepLines/>
              <w:spacing w:before="0" w:after="0" w:line="252" w:lineRule="auto"/>
              <w:ind w:left="0" w:right="0" w:firstLine="0"/>
              <w:jc w:val="center"/>
              <w:rPr>
                <w:ins w:id="3750" w:author="Fa'te" w:date="2026-09-18T17:38:38Z"/>
              </w:rPr>
            </w:pPr>
            <w:ins w:id="3751" w:author="Fa'te" w:date="2026-09-18T17:38:38Z">
              <w:r>
                <w:rPr>
                  <w:rFonts w:ascii="Times New Roman" w:hAnsi="Times New Roman" w:eastAsia="宋体" w:cs="Times New Roman"/>
                  <w:b/>
                  <w:i w:val="0"/>
                  <w:color w:val="000000"/>
                  <w:sz w:val="17"/>
                </w:rPr>
                <w:t>描述策略</w:t>
              </w:r>
            </w:ins>
          </w:p>
        </w:tc>
        <w:tc>
          <w:tcPr>
            <w:tcW w:w="2156" w:type="dxa"/>
            <w:gridSpan w:val="8"/>
            <w:tcBorders>
              <w:top w:val="single" w:color="000000" w:sz="10" w:space="0"/>
            </w:tcBorders>
            <w:vAlign w:val="center"/>
          </w:tcPr>
          <w:p w14:paraId="3AFA3CB8">
            <w:pPr>
              <w:keepNext/>
              <w:keepLines/>
              <w:spacing w:before="0" w:after="0" w:line="252" w:lineRule="auto"/>
              <w:ind w:left="0" w:right="0" w:firstLine="0"/>
              <w:jc w:val="center"/>
              <w:rPr>
                <w:ins w:id="3752" w:author="Fa'te" w:date="2026-09-18T17:38:38Z"/>
              </w:rPr>
            </w:pPr>
            <w:ins w:id="3753" w:author="Fa'te" w:date="2026-09-18T17:38:38Z">
              <w:r>
                <w:rPr>
                  <w:rFonts w:ascii="Times New Roman" w:hAnsi="Times New Roman" w:eastAsia="宋体" w:cs="Times New Roman"/>
                  <w:b/>
                  <w:i w:val="0"/>
                  <w:color w:val="000000"/>
                  <w:sz w:val="17"/>
                </w:rPr>
                <w:t>VGGSound-GZSL</w:t>
              </w:r>
            </w:ins>
            <w:ins w:id="3754" w:author="Fa'te" w:date="2026-09-18T17:38:38Z">
              <w:r>
                <w:rPr>
                  <w:rFonts w:ascii="Times New Roman" w:hAnsi="Times New Roman" w:eastAsia="宋体" w:cs="Times New Roman"/>
                  <w:b/>
                  <w:i/>
                  <w:color w:val="000000"/>
                  <w:sz w:val="17"/>
                  <w:vertAlign w:val="superscript"/>
                </w:rPr>
                <w:t>cls</w:t>
              </w:r>
            </w:ins>
          </w:p>
        </w:tc>
        <w:tc>
          <w:tcPr>
            <w:tcW w:w="2156" w:type="dxa"/>
            <w:gridSpan w:val="8"/>
            <w:tcBorders>
              <w:top w:val="single" w:color="000000" w:sz="10" w:space="0"/>
            </w:tcBorders>
            <w:vAlign w:val="center"/>
          </w:tcPr>
          <w:p w14:paraId="38CD82D3">
            <w:pPr>
              <w:keepNext/>
              <w:keepLines/>
              <w:spacing w:before="0" w:after="0" w:line="252" w:lineRule="auto"/>
              <w:ind w:left="0" w:right="0" w:firstLine="0"/>
              <w:jc w:val="center"/>
              <w:rPr>
                <w:ins w:id="3755" w:author="Fa'te" w:date="2026-09-18T17:38:38Z"/>
              </w:rPr>
            </w:pPr>
            <w:ins w:id="3756" w:author="Fa'te" w:date="2026-09-18T17:38:38Z">
              <w:r>
                <w:rPr>
                  <w:rFonts w:ascii="Times New Roman" w:hAnsi="Times New Roman" w:eastAsia="宋体" w:cs="Times New Roman"/>
                  <w:b/>
                  <w:i w:val="0"/>
                  <w:color w:val="000000"/>
                  <w:sz w:val="17"/>
                </w:rPr>
                <w:t>UCF-GZSL</w:t>
              </w:r>
            </w:ins>
            <w:ins w:id="3757" w:author="Fa'te" w:date="2026-09-18T17:38:38Z">
              <w:r>
                <w:rPr>
                  <w:rFonts w:ascii="Times New Roman" w:hAnsi="Times New Roman" w:eastAsia="宋体" w:cs="Times New Roman"/>
                  <w:b/>
                  <w:i/>
                  <w:color w:val="000000"/>
                  <w:sz w:val="17"/>
                  <w:vertAlign w:val="superscript"/>
                </w:rPr>
                <w:t>cls</w:t>
              </w:r>
            </w:ins>
          </w:p>
        </w:tc>
        <w:tc>
          <w:tcPr>
            <w:tcW w:w="2156" w:type="dxa"/>
            <w:gridSpan w:val="8"/>
            <w:tcBorders>
              <w:top w:val="single" w:color="000000" w:sz="10" w:space="0"/>
            </w:tcBorders>
            <w:vAlign w:val="center"/>
          </w:tcPr>
          <w:p w14:paraId="7309218D">
            <w:pPr>
              <w:keepNext/>
              <w:keepLines/>
              <w:spacing w:before="0" w:after="0" w:line="252" w:lineRule="auto"/>
              <w:ind w:left="0" w:right="0" w:firstLine="0"/>
              <w:jc w:val="center"/>
              <w:rPr>
                <w:ins w:id="3758" w:author="Fa'te" w:date="2026-09-18T17:38:38Z"/>
              </w:rPr>
            </w:pPr>
            <w:ins w:id="3759" w:author="Fa'te" w:date="2026-09-18T17:38:38Z">
              <w:r>
                <w:rPr>
                  <w:rFonts w:ascii="Times New Roman" w:hAnsi="Times New Roman" w:eastAsia="宋体" w:cs="Times New Roman"/>
                  <w:b/>
                  <w:i w:val="0"/>
                  <w:color w:val="000000"/>
                  <w:sz w:val="17"/>
                </w:rPr>
                <w:t>ActivityNet-GZSL</w:t>
              </w:r>
            </w:ins>
            <w:ins w:id="3760" w:author="Fa'te" w:date="2026-09-18T17:38:38Z">
              <w:r>
                <w:rPr>
                  <w:rFonts w:ascii="Times New Roman" w:hAnsi="Times New Roman" w:eastAsia="宋体" w:cs="Times New Roman"/>
                  <w:b/>
                  <w:i/>
                  <w:color w:val="000000"/>
                  <w:sz w:val="17"/>
                  <w:vertAlign w:val="superscript"/>
                </w:rPr>
                <w:t>cls</w:t>
              </w:r>
            </w:ins>
          </w:p>
        </w:tc>
      </w:tr>
      <w:tr w14:paraId="77C72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tblHeader/>
          <w:jc w:val="center"/>
          <w:ins w:id="3761" w:author="Fa'te" w:date="2026-09-18T17:38:38Z"/>
        </w:trPr>
        <w:tc>
          <w:tcPr>
            <w:tcW w:w="1843" w:type="dxa"/>
            <w:gridSpan w:val="3"/>
            <w:vMerge w:val="continue"/>
            <w:vAlign w:val="center"/>
          </w:tcPr>
          <w:p w14:paraId="1B201C95">
            <w:pPr>
              <w:keepNext/>
              <w:keepLines/>
              <w:spacing w:before="0" w:after="0" w:line="252" w:lineRule="auto"/>
              <w:ind w:left="0" w:right="0" w:firstLine="0"/>
              <w:jc w:val="center"/>
              <w:rPr>
                <w:ins w:id="3762" w:author="Fa'te" w:date="2026-09-18T17:38:38Z"/>
              </w:rPr>
            </w:pPr>
          </w:p>
        </w:tc>
        <w:tc>
          <w:tcPr>
            <w:tcW w:w="539" w:type="dxa"/>
            <w:gridSpan w:val="2"/>
            <w:tcBorders>
              <w:bottom w:val="single" w:color="000000" w:sz="6" w:space="0"/>
            </w:tcBorders>
            <w:vAlign w:val="center"/>
          </w:tcPr>
          <w:p w14:paraId="6B484673">
            <w:pPr>
              <w:keepNext/>
              <w:keepLines/>
              <w:spacing w:before="0" w:after="0" w:line="252" w:lineRule="auto"/>
              <w:ind w:left="0" w:right="0" w:firstLine="0"/>
              <w:jc w:val="center"/>
              <w:rPr>
                <w:ins w:id="3763" w:author="Fa'te" w:date="2026-09-18T17:38:38Z"/>
              </w:rPr>
            </w:pPr>
            <w:ins w:id="3764" w:author="Fa'te" w:date="2026-09-18T17:38:38Z">
              <w:r>
                <w:rPr>
                  <w:rFonts w:ascii="Times New Roman" w:hAnsi="Times New Roman" w:eastAsia="宋体" w:cs="Times New Roman"/>
                  <w:b/>
                  <w:i w:val="0"/>
                  <w:color w:val="000000"/>
                  <w:sz w:val="17"/>
                </w:rPr>
                <w:t>S</w:t>
              </w:r>
            </w:ins>
          </w:p>
        </w:tc>
        <w:tc>
          <w:tcPr>
            <w:tcW w:w="539" w:type="dxa"/>
            <w:gridSpan w:val="2"/>
            <w:tcBorders>
              <w:bottom w:val="single" w:color="000000" w:sz="6" w:space="0"/>
            </w:tcBorders>
            <w:vAlign w:val="center"/>
          </w:tcPr>
          <w:p w14:paraId="44D8F433">
            <w:pPr>
              <w:keepNext/>
              <w:keepLines/>
              <w:spacing w:before="0" w:after="0" w:line="252" w:lineRule="auto"/>
              <w:ind w:left="0" w:right="0" w:firstLine="0"/>
              <w:jc w:val="center"/>
              <w:rPr>
                <w:ins w:id="3765" w:author="Fa'te" w:date="2026-09-18T17:38:38Z"/>
              </w:rPr>
            </w:pPr>
            <w:ins w:id="3766" w:author="Fa'te" w:date="2026-09-18T17:38:38Z">
              <w:r>
                <w:rPr>
                  <w:rFonts w:ascii="Times New Roman" w:hAnsi="Times New Roman" w:eastAsia="宋体" w:cs="Times New Roman"/>
                  <w:b/>
                  <w:i w:val="0"/>
                  <w:color w:val="000000"/>
                  <w:sz w:val="17"/>
                </w:rPr>
                <w:t>U</w:t>
              </w:r>
            </w:ins>
          </w:p>
        </w:tc>
        <w:tc>
          <w:tcPr>
            <w:tcW w:w="539" w:type="dxa"/>
            <w:gridSpan w:val="2"/>
            <w:tcBorders>
              <w:bottom w:val="single" w:color="000000" w:sz="6" w:space="0"/>
            </w:tcBorders>
            <w:vAlign w:val="center"/>
          </w:tcPr>
          <w:p w14:paraId="7CD43B6A">
            <w:pPr>
              <w:keepNext/>
              <w:keepLines/>
              <w:spacing w:before="0" w:after="0" w:line="252" w:lineRule="auto"/>
              <w:ind w:left="0" w:right="0" w:firstLine="0"/>
              <w:jc w:val="center"/>
              <w:rPr>
                <w:ins w:id="3767" w:author="Fa'te" w:date="2026-09-18T17:38:38Z"/>
              </w:rPr>
            </w:pPr>
            <w:ins w:id="3768" w:author="Fa'te" w:date="2026-09-18T17:38:38Z">
              <w:r>
                <w:rPr>
                  <w:rFonts w:ascii="Times New Roman" w:hAnsi="Times New Roman" w:eastAsia="宋体" w:cs="Times New Roman"/>
                  <w:b/>
                  <w:i w:val="0"/>
                  <w:color w:val="000000"/>
                  <w:sz w:val="17"/>
                </w:rPr>
                <w:t>HM</w:t>
              </w:r>
            </w:ins>
          </w:p>
        </w:tc>
        <w:tc>
          <w:tcPr>
            <w:tcW w:w="539" w:type="dxa"/>
            <w:gridSpan w:val="2"/>
            <w:tcBorders>
              <w:bottom w:val="single" w:color="000000" w:sz="6" w:space="0"/>
            </w:tcBorders>
            <w:vAlign w:val="center"/>
          </w:tcPr>
          <w:p w14:paraId="4BEB8397">
            <w:pPr>
              <w:keepNext/>
              <w:keepLines/>
              <w:spacing w:before="0" w:after="0" w:line="252" w:lineRule="auto"/>
              <w:ind w:left="0" w:right="0" w:firstLine="0"/>
              <w:jc w:val="center"/>
              <w:rPr>
                <w:ins w:id="3769" w:author="Fa'te" w:date="2026-09-18T17:38:38Z"/>
              </w:rPr>
            </w:pPr>
            <w:ins w:id="3770" w:author="Fa'te" w:date="2026-09-18T17:38:38Z">
              <w:r>
                <w:rPr>
                  <w:rFonts w:ascii="Times New Roman" w:hAnsi="Times New Roman" w:eastAsia="宋体" w:cs="Times New Roman"/>
                  <w:b/>
                  <w:i w:val="0"/>
                  <w:color w:val="000000"/>
                  <w:sz w:val="17"/>
                </w:rPr>
                <w:t>ZSL</w:t>
              </w:r>
            </w:ins>
          </w:p>
        </w:tc>
        <w:tc>
          <w:tcPr>
            <w:tcW w:w="539" w:type="dxa"/>
            <w:gridSpan w:val="2"/>
            <w:tcBorders>
              <w:bottom w:val="single" w:color="000000" w:sz="6" w:space="0"/>
            </w:tcBorders>
            <w:vAlign w:val="center"/>
          </w:tcPr>
          <w:p w14:paraId="1222CB66">
            <w:pPr>
              <w:keepNext/>
              <w:keepLines/>
              <w:spacing w:before="0" w:after="0" w:line="252" w:lineRule="auto"/>
              <w:ind w:left="0" w:right="0" w:firstLine="0"/>
              <w:jc w:val="center"/>
              <w:rPr>
                <w:ins w:id="3771" w:author="Fa'te" w:date="2026-09-18T17:38:38Z"/>
              </w:rPr>
            </w:pPr>
            <w:ins w:id="3772" w:author="Fa'te" w:date="2026-09-18T17:38:38Z">
              <w:r>
                <w:rPr>
                  <w:rFonts w:ascii="Times New Roman" w:hAnsi="Times New Roman" w:eastAsia="宋体" w:cs="Times New Roman"/>
                  <w:b/>
                  <w:i w:val="0"/>
                  <w:color w:val="000000"/>
                  <w:sz w:val="17"/>
                </w:rPr>
                <w:t>S</w:t>
              </w:r>
            </w:ins>
          </w:p>
        </w:tc>
        <w:tc>
          <w:tcPr>
            <w:tcW w:w="539" w:type="dxa"/>
            <w:gridSpan w:val="2"/>
            <w:tcBorders>
              <w:bottom w:val="single" w:color="000000" w:sz="6" w:space="0"/>
            </w:tcBorders>
            <w:vAlign w:val="center"/>
          </w:tcPr>
          <w:p w14:paraId="5D72AA41">
            <w:pPr>
              <w:keepNext/>
              <w:keepLines/>
              <w:spacing w:before="0" w:after="0" w:line="252" w:lineRule="auto"/>
              <w:ind w:left="0" w:right="0" w:firstLine="0"/>
              <w:jc w:val="center"/>
              <w:rPr>
                <w:ins w:id="3773" w:author="Fa'te" w:date="2026-09-18T17:38:38Z"/>
              </w:rPr>
            </w:pPr>
            <w:ins w:id="3774" w:author="Fa'te" w:date="2026-09-18T17:38:38Z">
              <w:r>
                <w:rPr>
                  <w:rFonts w:ascii="Times New Roman" w:hAnsi="Times New Roman" w:eastAsia="宋体" w:cs="Times New Roman"/>
                  <w:b/>
                  <w:i w:val="0"/>
                  <w:color w:val="000000"/>
                  <w:sz w:val="17"/>
                </w:rPr>
                <w:t>U</w:t>
              </w:r>
            </w:ins>
          </w:p>
        </w:tc>
        <w:tc>
          <w:tcPr>
            <w:tcW w:w="539" w:type="dxa"/>
            <w:gridSpan w:val="2"/>
            <w:tcBorders>
              <w:bottom w:val="single" w:color="000000" w:sz="6" w:space="0"/>
            </w:tcBorders>
            <w:vAlign w:val="center"/>
          </w:tcPr>
          <w:p w14:paraId="365D88B6">
            <w:pPr>
              <w:keepNext/>
              <w:keepLines/>
              <w:spacing w:before="0" w:after="0" w:line="252" w:lineRule="auto"/>
              <w:ind w:left="0" w:right="0" w:firstLine="0"/>
              <w:jc w:val="center"/>
              <w:rPr>
                <w:ins w:id="3775" w:author="Fa'te" w:date="2026-09-18T17:38:38Z"/>
              </w:rPr>
            </w:pPr>
            <w:ins w:id="3776" w:author="Fa'te" w:date="2026-09-18T17:38:38Z">
              <w:r>
                <w:rPr>
                  <w:rFonts w:ascii="Times New Roman" w:hAnsi="Times New Roman" w:eastAsia="宋体" w:cs="Times New Roman"/>
                  <w:b/>
                  <w:i w:val="0"/>
                  <w:color w:val="000000"/>
                  <w:sz w:val="17"/>
                </w:rPr>
                <w:t>HM</w:t>
              </w:r>
            </w:ins>
          </w:p>
        </w:tc>
        <w:tc>
          <w:tcPr>
            <w:tcW w:w="539" w:type="dxa"/>
            <w:gridSpan w:val="2"/>
            <w:tcBorders>
              <w:bottom w:val="single" w:color="000000" w:sz="6" w:space="0"/>
            </w:tcBorders>
            <w:vAlign w:val="center"/>
          </w:tcPr>
          <w:p w14:paraId="45060D21">
            <w:pPr>
              <w:keepNext/>
              <w:keepLines/>
              <w:spacing w:before="0" w:after="0" w:line="252" w:lineRule="auto"/>
              <w:ind w:left="0" w:right="0" w:firstLine="0"/>
              <w:jc w:val="center"/>
              <w:rPr>
                <w:ins w:id="3777" w:author="Fa'te" w:date="2026-09-18T17:38:38Z"/>
              </w:rPr>
            </w:pPr>
            <w:ins w:id="3778" w:author="Fa'te" w:date="2026-09-18T17:38:38Z">
              <w:r>
                <w:rPr>
                  <w:rFonts w:ascii="Times New Roman" w:hAnsi="Times New Roman" w:eastAsia="宋体" w:cs="Times New Roman"/>
                  <w:b/>
                  <w:i w:val="0"/>
                  <w:color w:val="000000"/>
                  <w:sz w:val="17"/>
                </w:rPr>
                <w:t>ZSL</w:t>
              </w:r>
            </w:ins>
          </w:p>
        </w:tc>
        <w:tc>
          <w:tcPr>
            <w:tcW w:w="539" w:type="dxa"/>
            <w:gridSpan w:val="2"/>
            <w:tcBorders>
              <w:bottom w:val="single" w:color="000000" w:sz="6" w:space="0"/>
            </w:tcBorders>
            <w:vAlign w:val="center"/>
          </w:tcPr>
          <w:p w14:paraId="3B7A5C6E">
            <w:pPr>
              <w:keepNext/>
              <w:keepLines/>
              <w:spacing w:before="0" w:after="0" w:line="252" w:lineRule="auto"/>
              <w:ind w:left="0" w:right="0" w:firstLine="0"/>
              <w:jc w:val="center"/>
              <w:rPr>
                <w:ins w:id="3779" w:author="Fa'te" w:date="2026-09-18T17:38:38Z"/>
              </w:rPr>
            </w:pPr>
            <w:ins w:id="3780" w:author="Fa'te" w:date="2026-09-18T17:38:38Z">
              <w:r>
                <w:rPr>
                  <w:rFonts w:ascii="Times New Roman" w:hAnsi="Times New Roman" w:eastAsia="宋体" w:cs="Times New Roman"/>
                  <w:b/>
                  <w:i w:val="0"/>
                  <w:color w:val="000000"/>
                  <w:sz w:val="17"/>
                </w:rPr>
                <w:t>S</w:t>
              </w:r>
            </w:ins>
          </w:p>
        </w:tc>
        <w:tc>
          <w:tcPr>
            <w:tcW w:w="539" w:type="dxa"/>
            <w:gridSpan w:val="2"/>
            <w:tcBorders>
              <w:bottom w:val="single" w:color="000000" w:sz="6" w:space="0"/>
            </w:tcBorders>
            <w:vAlign w:val="center"/>
          </w:tcPr>
          <w:p w14:paraId="3D4849B3">
            <w:pPr>
              <w:keepNext/>
              <w:keepLines/>
              <w:spacing w:before="0" w:after="0" w:line="252" w:lineRule="auto"/>
              <w:ind w:left="0" w:right="0" w:firstLine="0"/>
              <w:jc w:val="center"/>
              <w:rPr>
                <w:ins w:id="3781" w:author="Fa'te" w:date="2026-09-18T17:38:38Z"/>
              </w:rPr>
            </w:pPr>
            <w:ins w:id="3782" w:author="Fa'te" w:date="2026-09-18T17:38:38Z">
              <w:r>
                <w:rPr>
                  <w:rFonts w:ascii="Times New Roman" w:hAnsi="Times New Roman" w:eastAsia="宋体" w:cs="Times New Roman"/>
                  <w:b/>
                  <w:i w:val="0"/>
                  <w:color w:val="000000"/>
                  <w:sz w:val="17"/>
                </w:rPr>
                <w:t>U</w:t>
              </w:r>
            </w:ins>
          </w:p>
        </w:tc>
        <w:tc>
          <w:tcPr>
            <w:tcW w:w="539" w:type="dxa"/>
            <w:gridSpan w:val="2"/>
            <w:tcBorders>
              <w:bottom w:val="single" w:color="000000" w:sz="6" w:space="0"/>
            </w:tcBorders>
            <w:vAlign w:val="center"/>
          </w:tcPr>
          <w:p w14:paraId="5E08E789">
            <w:pPr>
              <w:keepNext/>
              <w:keepLines/>
              <w:spacing w:before="0" w:after="0" w:line="252" w:lineRule="auto"/>
              <w:ind w:left="0" w:right="0" w:firstLine="0"/>
              <w:jc w:val="center"/>
              <w:rPr>
                <w:ins w:id="3783" w:author="Fa'te" w:date="2026-09-18T17:38:38Z"/>
              </w:rPr>
            </w:pPr>
            <w:ins w:id="3784" w:author="Fa'te" w:date="2026-09-18T17:38:38Z">
              <w:r>
                <w:rPr>
                  <w:rFonts w:ascii="Times New Roman" w:hAnsi="Times New Roman" w:eastAsia="宋体" w:cs="Times New Roman"/>
                  <w:b/>
                  <w:i w:val="0"/>
                  <w:color w:val="000000"/>
                  <w:sz w:val="17"/>
                </w:rPr>
                <w:t>HM</w:t>
              </w:r>
            </w:ins>
          </w:p>
        </w:tc>
        <w:tc>
          <w:tcPr>
            <w:tcW w:w="539" w:type="dxa"/>
            <w:gridSpan w:val="2"/>
            <w:tcBorders>
              <w:bottom w:val="single" w:color="000000" w:sz="6" w:space="0"/>
            </w:tcBorders>
            <w:vAlign w:val="center"/>
          </w:tcPr>
          <w:p w14:paraId="7BBCFC6E">
            <w:pPr>
              <w:keepNext/>
              <w:keepLines/>
              <w:spacing w:before="0" w:after="0" w:line="252" w:lineRule="auto"/>
              <w:ind w:left="0" w:right="0" w:firstLine="0"/>
              <w:jc w:val="center"/>
              <w:rPr>
                <w:ins w:id="3785" w:author="Fa'te" w:date="2026-09-18T17:38:38Z"/>
              </w:rPr>
            </w:pPr>
            <w:ins w:id="3786" w:author="Fa'te" w:date="2026-09-18T17:38:38Z">
              <w:r>
                <w:rPr>
                  <w:rFonts w:ascii="Times New Roman" w:hAnsi="Times New Roman" w:eastAsia="宋体" w:cs="Times New Roman"/>
                  <w:b/>
                  <w:i w:val="0"/>
                  <w:color w:val="000000"/>
                  <w:sz w:val="17"/>
                </w:rPr>
                <w:t>ZSL</w:t>
              </w:r>
            </w:ins>
          </w:p>
        </w:tc>
      </w:tr>
      <w:tr w14:paraId="51F9B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3787" w:author="Fa'te" w:date="2026-09-18T17:38:38Z"/>
        </w:trPr>
        <w:tc>
          <w:tcPr>
            <w:tcW w:w="1843" w:type="dxa"/>
            <w:gridSpan w:val="3"/>
            <w:vAlign w:val="center"/>
          </w:tcPr>
          <w:p w14:paraId="2B4924A3">
            <w:pPr>
              <w:keepNext/>
              <w:keepLines/>
              <w:spacing w:before="0" w:after="0" w:line="252" w:lineRule="auto"/>
              <w:ind w:left="0" w:right="0" w:firstLine="0"/>
              <w:jc w:val="left"/>
              <w:rPr>
                <w:ins w:id="3788" w:author="Fa'te" w:date="2026-09-18T17:38:38Z"/>
              </w:rPr>
            </w:pPr>
            <w:ins w:id="3789" w:author="Fa'te" w:date="2026-09-18T17:38:38Z">
              <w:r>
                <w:rPr>
                  <w:rFonts w:ascii="Times New Roman" w:hAnsi="Times New Roman" w:eastAsia="宋体" w:cs="Times New Roman"/>
                  <w:b w:val="0"/>
                  <w:i w:val="0"/>
                  <w:color w:val="000000"/>
                  <w:sz w:val="17"/>
                </w:rPr>
                <w:t>仅类别名称模板</w:t>
              </w:r>
            </w:ins>
          </w:p>
        </w:tc>
        <w:tc>
          <w:tcPr>
            <w:tcW w:w="539" w:type="dxa"/>
            <w:gridSpan w:val="2"/>
            <w:vAlign w:val="center"/>
          </w:tcPr>
          <w:p w14:paraId="11FDED2D">
            <w:pPr>
              <w:keepNext/>
              <w:keepLines/>
              <w:spacing w:before="0" w:after="0" w:line="252" w:lineRule="auto"/>
              <w:ind w:left="0" w:right="0" w:firstLine="0"/>
              <w:jc w:val="center"/>
              <w:rPr>
                <w:ins w:id="3790" w:author="Fa'te" w:date="2026-09-18T17:38:38Z"/>
              </w:rPr>
            </w:pPr>
            <w:ins w:id="3791" w:author="Fa'te" w:date="2026-09-18T17:38:38Z">
              <w:r>
                <w:rPr>
                  <w:rFonts w:ascii="Times New Roman" w:hAnsi="Times New Roman" w:eastAsia="宋体" w:cs="Times New Roman"/>
                  <w:b w:val="0"/>
                  <w:i w:val="0"/>
                  <w:color w:val="000000"/>
                  <w:sz w:val="17"/>
                </w:rPr>
                <w:t>16.88</w:t>
              </w:r>
            </w:ins>
          </w:p>
        </w:tc>
        <w:tc>
          <w:tcPr>
            <w:tcW w:w="539" w:type="dxa"/>
            <w:gridSpan w:val="2"/>
            <w:vAlign w:val="center"/>
          </w:tcPr>
          <w:p w14:paraId="2D3BA218">
            <w:pPr>
              <w:keepNext/>
              <w:keepLines/>
              <w:spacing w:before="0" w:after="0" w:line="252" w:lineRule="auto"/>
              <w:ind w:left="0" w:right="0" w:firstLine="0"/>
              <w:jc w:val="center"/>
              <w:rPr>
                <w:ins w:id="3792" w:author="Fa'te" w:date="2026-09-18T17:38:38Z"/>
              </w:rPr>
            </w:pPr>
            <w:ins w:id="3793" w:author="Fa'te" w:date="2026-09-18T17:38:38Z">
              <w:r>
                <w:rPr>
                  <w:rFonts w:ascii="Times New Roman" w:hAnsi="Times New Roman" w:eastAsia="宋体" w:cs="Times New Roman"/>
                  <w:b w:val="0"/>
                  <w:i w:val="0"/>
                  <w:color w:val="000000"/>
                  <w:sz w:val="17"/>
                </w:rPr>
                <w:t>8.48</w:t>
              </w:r>
            </w:ins>
          </w:p>
        </w:tc>
        <w:tc>
          <w:tcPr>
            <w:tcW w:w="539" w:type="dxa"/>
            <w:gridSpan w:val="2"/>
            <w:vAlign w:val="center"/>
          </w:tcPr>
          <w:p w14:paraId="5D9BF44C">
            <w:pPr>
              <w:keepNext/>
              <w:keepLines/>
              <w:spacing w:before="0" w:after="0" w:line="252" w:lineRule="auto"/>
              <w:ind w:left="0" w:right="0" w:firstLine="0"/>
              <w:jc w:val="center"/>
              <w:rPr>
                <w:ins w:id="3794" w:author="Fa'te" w:date="2026-09-18T17:38:38Z"/>
              </w:rPr>
            </w:pPr>
            <w:ins w:id="3795" w:author="Fa'te" w:date="2026-09-18T17:38:38Z">
              <w:r>
                <w:rPr>
                  <w:rFonts w:ascii="Times New Roman" w:hAnsi="Times New Roman" w:eastAsia="宋体" w:cs="Times New Roman"/>
                  <w:b w:val="0"/>
                  <w:i w:val="0"/>
                  <w:color w:val="000000"/>
                  <w:sz w:val="17"/>
                </w:rPr>
                <w:t>11.29</w:t>
              </w:r>
            </w:ins>
          </w:p>
        </w:tc>
        <w:tc>
          <w:tcPr>
            <w:tcW w:w="539" w:type="dxa"/>
            <w:gridSpan w:val="2"/>
            <w:vAlign w:val="center"/>
          </w:tcPr>
          <w:p w14:paraId="46318961">
            <w:pPr>
              <w:keepNext/>
              <w:keepLines/>
              <w:spacing w:before="0" w:after="0" w:line="252" w:lineRule="auto"/>
              <w:ind w:left="0" w:right="0" w:firstLine="0"/>
              <w:jc w:val="center"/>
              <w:rPr>
                <w:ins w:id="3796" w:author="Fa'te" w:date="2026-09-18T17:38:38Z"/>
              </w:rPr>
            </w:pPr>
            <w:ins w:id="3797" w:author="Fa'te" w:date="2026-09-18T17:38:38Z">
              <w:r>
                <w:rPr>
                  <w:rFonts w:ascii="Times New Roman" w:hAnsi="Times New Roman" w:eastAsia="宋体" w:cs="Times New Roman"/>
                  <w:b w:val="0"/>
                  <w:i w:val="0"/>
                  <w:color w:val="000000"/>
                  <w:sz w:val="17"/>
                </w:rPr>
                <w:t>9.48</w:t>
              </w:r>
            </w:ins>
          </w:p>
        </w:tc>
        <w:tc>
          <w:tcPr>
            <w:tcW w:w="539" w:type="dxa"/>
            <w:gridSpan w:val="2"/>
            <w:vAlign w:val="center"/>
          </w:tcPr>
          <w:p w14:paraId="33C265D0">
            <w:pPr>
              <w:keepNext/>
              <w:keepLines/>
              <w:spacing w:before="0" w:after="0" w:line="252" w:lineRule="auto"/>
              <w:ind w:left="0" w:right="0" w:firstLine="0"/>
              <w:jc w:val="center"/>
              <w:rPr>
                <w:ins w:id="3798" w:author="Fa'te" w:date="2026-09-18T17:38:38Z"/>
              </w:rPr>
            </w:pPr>
            <w:ins w:id="3799" w:author="Fa'te" w:date="2026-09-18T17:38:38Z">
              <w:r>
                <w:rPr>
                  <w:rFonts w:ascii="Times New Roman" w:hAnsi="Times New Roman" w:eastAsia="宋体" w:cs="Times New Roman"/>
                  <w:b w:val="0"/>
                  <w:i w:val="0"/>
                  <w:color w:val="000000"/>
                  <w:sz w:val="17"/>
                </w:rPr>
                <w:t>52.97</w:t>
              </w:r>
            </w:ins>
          </w:p>
        </w:tc>
        <w:tc>
          <w:tcPr>
            <w:tcW w:w="539" w:type="dxa"/>
            <w:gridSpan w:val="2"/>
            <w:vAlign w:val="center"/>
          </w:tcPr>
          <w:p w14:paraId="7CD90DA0">
            <w:pPr>
              <w:keepNext/>
              <w:keepLines/>
              <w:spacing w:before="0" w:after="0" w:line="252" w:lineRule="auto"/>
              <w:ind w:left="0" w:right="0" w:firstLine="0"/>
              <w:jc w:val="center"/>
              <w:rPr>
                <w:ins w:id="3800" w:author="Fa'te" w:date="2026-09-18T17:38:38Z"/>
              </w:rPr>
            </w:pPr>
            <w:ins w:id="3801" w:author="Fa'te" w:date="2026-09-18T17:38:38Z">
              <w:r>
                <w:rPr>
                  <w:rFonts w:ascii="Times New Roman" w:hAnsi="Times New Roman" w:eastAsia="宋体" w:cs="Times New Roman"/>
                  <w:b w:val="0"/>
                  <w:i w:val="0"/>
                  <w:color w:val="000000"/>
                  <w:sz w:val="17"/>
                </w:rPr>
                <w:t>24.54</w:t>
              </w:r>
            </w:ins>
          </w:p>
        </w:tc>
        <w:tc>
          <w:tcPr>
            <w:tcW w:w="539" w:type="dxa"/>
            <w:gridSpan w:val="2"/>
            <w:vAlign w:val="center"/>
          </w:tcPr>
          <w:p w14:paraId="2F958A80">
            <w:pPr>
              <w:keepNext/>
              <w:keepLines/>
              <w:spacing w:before="0" w:after="0" w:line="252" w:lineRule="auto"/>
              <w:ind w:left="0" w:right="0" w:firstLine="0"/>
              <w:jc w:val="center"/>
              <w:rPr>
                <w:ins w:id="3802" w:author="Fa'te" w:date="2026-09-18T17:38:38Z"/>
              </w:rPr>
            </w:pPr>
            <w:ins w:id="3803" w:author="Fa'te" w:date="2026-09-18T17:38:38Z">
              <w:r>
                <w:rPr>
                  <w:rFonts w:ascii="Times New Roman" w:hAnsi="Times New Roman" w:eastAsia="宋体" w:cs="Times New Roman"/>
                  <w:b w:val="0"/>
                  <w:i w:val="0"/>
                  <w:color w:val="000000"/>
                  <w:sz w:val="17"/>
                </w:rPr>
                <w:t>33.54</w:t>
              </w:r>
            </w:ins>
          </w:p>
        </w:tc>
        <w:tc>
          <w:tcPr>
            <w:tcW w:w="539" w:type="dxa"/>
            <w:gridSpan w:val="2"/>
            <w:vAlign w:val="center"/>
          </w:tcPr>
          <w:p w14:paraId="71632638">
            <w:pPr>
              <w:keepNext/>
              <w:keepLines/>
              <w:spacing w:before="0" w:after="0" w:line="252" w:lineRule="auto"/>
              <w:ind w:left="0" w:right="0" w:firstLine="0"/>
              <w:jc w:val="center"/>
              <w:rPr>
                <w:ins w:id="3804" w:author="Fa'te" w:date="2026-09-18T17:38:38Z"/>
              </w:rPr>
            </w:pPr>
            <w:ins w:id="3805" w:author="Fa'te" w:date="2026-09-18T17:38:38Z">
              <w:r>
                <w:rPr>
                  <w:rFonts w:ascii="Times New Roman" w:hAnsi="Times New Roman" w:eastAsia="宋体" w:cs="Times New Roman"/>
                  <w:b w:val="0"/>
                  <w:i w:val="0"/>
                  <w:color w:val="000000"/>
                  <w:sz w:val="17"/>
                </w:rPr>
                <w:t>31.65</w:t>
              </w:r>
            </w:ins>
          </w:p>
        </w:tc>
        <w:tc>
          <w:tcPr>
            <w:tcW w:w="539" w:type="dxa"/>
            <w:gridSpan w:val="2"/>
            <w:vAlign w:val="center"/>
          </w:tcPr>
          <w:p w14:paraId="46F8120D">
            <w:pPr>
              <w:keepNext/>
              <w:keepLines/>
              <w:spacing w:before="0" w:after="0" w:line="252" w:lineRule="auto"/>
              <w:ind w:left="0" w:right="0" w:firstLine="0"/>
              <w:jc w:val="center"/>
              <w:rPr>
                <w:ins w:id="3806" w:author="Fa'te" w:date="2026-09-18T17:38:38Z"/>
              </w:rPr>
            </w:pPr>
            <w:ins w:id="3807" w:author="Fa'te" w:date="2026-09-18T17:38:38Z">
              <w:r>
                <w:rPr>
                  <w:rFonts w:ascii="Times New Roman" w:hAnsi="Times New Roman" w:eastAsia="宋体" w:cs="Times New Roman"/>
                  <w:b w:val="0"/>
                  <w:i w:val="0"/>
                  <w:color w:val="000000"/>
                  <w:sz w:val="17"/>
                </w:rPr>
                <w:t>22.86</w:t>
              </w:r>
            </w:ins>
          </w:p>
        </w:tc>
        <w:tc>
          <w:tcPr>
            <w:tcW w:w="539" w:type="dxa"/>
            <w:gridSpan w:val="2"/>
            <w:vAlign w:val="center"/>
          </w:tcPr>
          <w:p w14:paraId="1C2BEF25">
            <w:pPr>
              <w:keepNext/>
              <w:keepLines/>
              <w:spacing w:before="0" w:after="0" w:line="252" w:lineRule="auto"/>
              <w:ind w:left="0" w:right="0" w:firstLine="0"/>
              <w:jc w:val="center"/>
              <w:rPr>
                <w:ins w:id="3808" w:author="Fa'te" w:date="2026-09-18T17:38:38Z"/>
              </w:rPr>
            </w:pPr>
            <w:ins w:id="3809" w:author="Fa'te" w:date="2026-09-18T17:38:38Z">
              <w:r>
                <w:rPr>
                  <w:rFonts w:ascii="Times New Roman" w:hAnsi="Times New Roman" w:eastAsia="宋体" w:cs="Times New Roman"/>
                  <w:b w:val="0"/>
                  <w:i w:val="0"/>
                  <w:color w:val="000000"/>
                  <w:sz w:val="17"/>
                </w:rPr>
                <w:t>11.89</w:t>
              </w:r>
            </w:ins>
          </w:p>
        </w:tc>
        <w:tc>
          <w:tcPr>
            <w:tcW w:w="539" w:type="dxa"/>
            <w:gridSpan w:val="2"/>
            <w:vAlign w:val="center"/>
          </w:tcPr>
          <w:p w14:paraId="1F10CB28">
            <w:pPr>
              <w:keepNext/>
              <w:keepLines/>
              <w:spacing w:before="0" w:after="0" w:line="252" w:lineRule="auto"/>
              <w:ind w:left="0" w:right="0" w:firstLine="0"/>
              <w:jc w:val="center"/>
              <w:rPr>
                <w:ins w:id="3810" w:author="Fa'te" w:date="2026-09-18T17:38:38Z"/>
              </w:rPr>
            </w:pPr>
            <w:ins w:id="3811" w:author="Fa'te" w:date="2026-09-18T17:38:38Z">
              <w:r>
                <w:rPr>
                  <w:rFonts w:ascii="Times New Roman" w:hAnsi="Times New Roman" w:eastAsia="宋体" w:cs="Times New Roman"/>
                  <w:b w:val="0"/>
                  <w:i w:val="0"/>
                  <w:color w:val="000000"/>
                  <w:sz w:val="17"/>
                </w:rPr>
                <w:t>15.64</w:t>
              </w:r>
            </w:ins>
          </w:p>
        </w:tc>
        <w:tc>
          <w:tcPr>
            <w:tcW w:w="539" w:type="dxa"/>
            <w:gridSpan w:val="2"/>
            <w:vAlign w:val="center"/>
          </w:tcPr>
          <w:p w14:paraId="30901C6C">
            <w:pPr>
              <w:keepNext/>
              <w:keepLines/>
              <w:spacing w:before="0" w:after="0" w:line="252" w:lineRule="auto"/>
              <w:ind w:left="0" w:right="0" w:firstLine="0"/>
              <w:jc w:val="center"/>
              <w:rPr>
                <w:ins w:id="3812" w:author="Fa'te" w:date="2026-09-18T17:38:38Z"/>
              </w:rPr>
            </w:pPr>
            <w:ins w:id="3813" w:author="Fa'te" w:date="2026-09-18T17:38:38Z">
              <w:r>
                <w:rPr>
                  <w:rFonts w:ascii="Times New Roman" w:hAnsi="Times New Roman" w:eastAsia="宋体" w:cs="Times New Roman"/>
                  <w:b w:val="0"/>
                  <w:i w:val="0"/>
                  <w:color w:val="000000"/>
                  <w:sz w:val="17"/>
                </w:rPr>
                <w:t>13.04</w:t>
              </w:r>
            </w:ins>
          </w:p>
        </w:tc>
      </w:tr>
      <w:tr w14:paraId="02489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3814" w:author="Fa'te" w:date="2026-09-18T17:38:38Z"/>
        </w:trPr>
        <w:tc>
          <w:tcPr>
            <w:tcW w:w="1843" w:type="dxa"/>
            <w:gridSpan w:val="3"/>
            <w:vAlign w:val="center"/>
          </w:tcPr>
          <w:p w14:paraId="06B817D9">
            <w:pPr>
              <w:keepNext/>
              <w:keepLines/>
              <w:spacing w:before="0" w:after="0" w:line="252" w:lineRule="auto"/>
              <w:ind w:left="0" w:right="0" w:firstLine="0"/>
              <w:jc w:val="left"/>
              <w:rPr>
                <w:ins w:id="3815" w:author="Fa'te" w:date="2026-09-18T17:38:38Z"/>
              </w:rPr>
            </w:pPr>
            <w:ins w:id="3816" w:author="Fa'te" w:date="2026-09-18T17:38:38Z">
              <w:r>
                <w:rPr>
                  <w:rFonts w:ascii="Times New Roman" w:hAnsi="Times New Roman" w:eastAsia="宋体" w:cs="Times New Roman"/>
                  <w:b w:val="0"/>
                  <w:i w:val="0"/>
                  <w:color w:val="000000"/>
                  <w:sz w:val="17"/>
                </w:rPr>
                <w:t>视觉侧描述</w:t>
              </w:r>
            </w:ins>
          </w:p>
        </w:tc>
        <w:tc>
          <w:tcPr>
            <w:tcW w:w="539" w:type="dxa"/>
            <w:gridSpan w:val="2"/>
            <w:vAlign w:val="center"/>
          </w:tcPr>
          <w:p w14:paraId="5CA597CA">
            <w:pPr>
              <w:keepNext/>
              <w:keepLines/>
              <w:spacing w:before="0" w:after="0" w:line="252" w:lineRule="auto"/>
              <w:ind w:left="0" w:right="0" w:firstLine="0"/>
              <w:jc w:val="center"/>
              <w:rPr>
                <w:ins w:id="3817" w:author="Fa'te" w:date="2026-09-18T17:38:38Z"/>
              </w:rPr>
            </w:pPr>
            <w:ins w:id="3818" w:author="Fa'te" w:date="2026-09-18T17:38:38Z">
              <w:r>
                <w:rPr>
                  <w:rFonts w:ascii="Times New Roman" w:hAnsi="Times New Roman" w:eastAsia="宋体" w:cs="Times New Roman"/>
                  <w:b w:val="0"/>
                  <w:i w:val="0"/>
                  <w:color w:val="000000"/>
                  <w:sz w:val="17"/>
                </w:rPr>
                <w:t>23.45</w:t>
              </w:r>
            </w:ins>
          </w:p>
        </w:tc>
        <w:tc>
          <w:tcPr>
            <w:tcW w:w="539" w:type="dxa"/>
            <w:gridSpan w:val="2"/>
            <w:vAlign w:val="center"/>
          </w:tcPr>
          <w:p w14:paraId="2BBD6F15">
            <w:pPr>
              <w:keepNext/>
              <w:keepLines/>
              <w:spacing w:before="0" w:after="0" w:line="252" w:lineRule="auto"/>
              <w:ind w:left="0" w:right="0" w:firstLine="0"/>
              <w:jc w:val="center"/>
              <w:rPr>
                <w:ins w:id="3819" w:author="Fa'te" w:date="2026-09-18T17:38:38Z"/>
              </w:rPr>
            </w:pPr>
            <w:ins w:id="3820" w:author="Fa'te" w:date="2026-09-18T17:38:38Z">
              <w:r>
                <w:rPr>
                  <w:rFonts w:ascii="Times New Roman" w:hAnsi="Times New Roman" w:eastAsia="宋体" w:cs="Times New Roman"/>
                  <w:b w:val="0"/>
                  <w:i w:val="0"/>
                  <w:color w:val="000000"/>
                  <w:sz w:val="17"/>
                </w:rPr>
                <w:t>16.11</w:t>
              </w:r>
            </w:ins>
          </w:p>
        </w:tc>
        <w:tc>
          <w:tcPr>
            <w:tcW w:w="539" w:type="dxa"/>
            <w:gridSpan w:val="2"/>
            <w:vAlign w:val="center"/>
          </w:tcPr>
          <w:p w14:paraId="4B2CFA7E">
            <w:pPr>
              <w:keepNext/>
              <w:keepLines/>
              <w:spacing w:before="0" w:after="0" w:line="252" w:lineRule="auto"/>
              <w:ind w:left="0" w:right="0" w:firstLine="0"/>
              <w:jc w:val="center"/>
              <w:rPr>
                <w:ins w:id="3821" w:author="Fa'te" w:date="2026-09-18T17:38:38Z"/>
              </w:rPr>
            </w:pPr>
            <w:ins w:id="3822" w:author="Fa'te" w:date="2026-09-18T17:38:38Z">
              <w:r>
                <w:rPr>
                  <w:rFonts w:ascii="Times New Roman" w:hAnsi="Times New Roman" w:eastAsia="宋体" w:cs="Times New Roman"/>
                  <w:b w:val="0"/>
                  <w:i w:val="0"/>
                  <w:color w:val="000000"/>
                  <w:sz w:val="17"/>
                </w:rPr>
                <w:t>19.10</w:t>
              </w:r>
            </w:ins>
          </w:p>
        </w:tc>
        <w:tc>
          <w:tcPr>
            <w:tcW w:w="539" w:type="dxa"/>
            <w:gridSpan w:val="2"/>
            <w:vAlign w:val="center"/>
          </w:tcPr>
          <w:p w14:paraId="7F892D87">
            <w:pPr>
              <w:keepNext/>
              <w:keepLines/>
              <w:spacing w:before="0" w:after="0" w:line="252" w:lineRule="auto"/>
              <w:ind w:left="0" w:right="0" w:firstLine="0"/>
              <w:jc w:val="center"/>
              <w:rPr>
                <w:ins w:id="3823" w:author="Fa'te" w:date="2026-09-18T17:38:38Z"/>
              </w:rPr>
            </w:pPr>
            <w:ins w:id="3824" w:author="Fa'te" w:date="2026-09-18T17:38:38Z">
              <w:r>
                <w:rPr>
                  <w:rFonts w:ascii="Times New Roman" w:hAnsi="Times New Roman" w:eastAsia="宋体" w:cs="Times New Roman"/>
                  <w:b/>
                  <w:i w:val="0"/>
                  <w:color w:val="000000"/>
                  <w:sz w:val="17"/>
                </w:rPr>
                <w:t>18.06</w:t>
              </w:r>
            </w:ins>
          </w:p>
        </w:tc>
        <w:tc>
          <w:tcPr>
            <w:tcW w:w="539" w:type="dxa"/>
            <w:gridSpan w:val="2"/>
            <w:vAlign w:val="center"/>
          </w:tcPr>
          <w:p w14:paraId="44C0114E">
            <w:pPr>
              <w:keepNext/>
              <w:keepLines/>
              <w:spacing w:before="0" w:after="0" w:line="252" w:lineRule="auto"/>
              <w:ind w:left="0" w:right="0" w:firstLine="0"/>
              <w:jc w:val="center"/>
              <w:rPr>
                <w:ins w:id="3825" w:author="Fa'te" w:date="2026-09-18T17:38:38Z"/>
              </w:rPr>
            </w:pPr>
            <w:ins w:id="3826" w:author="Fa'te" w:date="2026-09-18T17:38:38Z">
              <w:r>
                <w:rPr>
                  <w:rFonts w:ascii="Times New Roman" w:hAnsi="Times New Roman" w:eastAsia="宋体" w:cs="Times New Roman"/>
                  <w:b w:val="0"/>
                  <w:i w:val="0"/>
                  <w:color w:val="000000"/>
                  <w:sz w:val="17"/>
                </w:rPr>
                <w:t>64.13</w:t>
              </w:r>
            </w:ins>
          </w:p>
        </w:tc>
        <w:tc>
          <w:tcPr>
            <w:tcW w:w="539" w:type="dxa"/>
            <w:gridSpan w:val="2"/>
            <w:vAlign w:val="center"/>
          </w:tcPr>
          <w:p w14:paraId="470CFAFA">
            <w:pPr>
              <w:keepNext/>
              <w:keepLines/>
              <w:spacing w:before="0" w:after="0" w:line="252" w:lineRule="auto"/>
              <w:ind w:left="0" w:right="0" w:firstLine="0"/>
              <w:jc w:val="center"/>
              <w:rPr>
                <w:ins w:id="3827" w:author="Fa'te" w:date="2026-09-18T17:38:38Z"/>
              </w:rPr>
            </w:pPr>
            <w:ins w:id="3828" w:author="Fa'te" w:date="2026-09-18T17:38:38Z">
              <w:r>
                <w:rPr>
                  <w:rFonts w:ascii="Times New Roman" w:hAnsi="Times New Roman" w:eastAsia="宋体" w:cs="Times New Roman"/>
                  <w:b w:val="0"/>
                  <w:i w:val="0"/>
                  <w:color w:val="000000"/>
                  <w:sz w:val="17"/>
                </w:rPr>
                <w:t>37.24</w:t>
              </w:r>
            </w:ins>
          </w:p>
        </w:tc>
        <w:tc>
          <w:tcPr>
            <w:tcW w:w="539" w:type="dxa"/>
            <w:gridSpan w:val="2"/>
            <w:vAlign w:val="center"/>
          </w:tcPr>
          <w:p w14:paraId="55315321">
            <w:pPr>
              <w:keepNext/>
              <w:keepLines/>
              <w:spacing w:before="0" w:after="0" w:line="252" w:lineRule="auto"/>
              <w:ind w:left="0" w:right="0" w:firstLine="0"/>
              <w:jc w:val="center"/>
              <w:rPr>
                <w:ins w:id="3829" w:author="Fa'te" w:date="2026-09-18T17:38:38Z"/>
              </w:rPr>
            </w:pPr>
            <w:ins w:id="3830" w:author="Fa'te" w:date="2026-09-18T17:38:38Z">
              <w:r>
                <w:rPr>
                  <w:rFonts w:ascii="Times New Roman" w:hAnsi="Times New Roman" w:eastAsia="宋体" w:cs="Times New Roman"/>
                  <w:b w:val="0"/>
                  <w:i w:val="0"/>
                  <w:color w:val="000000"/>
                  <w:sz w:val="17"/>
                </w:rPr>
                <w:t>47.12</w:t>
              </w:r>
            </w:ins>
          </w:p>
        </w:tc>
        <w:tc>
          <w:tcPr>
            <w:tcW w:w="539" w:type="dxa"/>
            <w:gridSpan w:val="2"/>
            <w:vAlign w:val="center"/>
          </w:tcPr>
          <w:p w14:paraId="6B47FE7C">
            <w:pPr>
              <w:keepNext/>
              <w:keepLines/>
              <w:spacing w:before="0" w:after="0" w:line="252" w:lineRule="auto"/>
              <w:ind w:left="0" w:right="0" w:firstLine="0"/>
              <w:jc w:val="center"/>
              <w:rPr>
                <w:ins w:id="3831" w:author="Fa'te" w:date="2026-09-18T17:38:38Z"/>
              </w:rPr>
            </w:pPr>
            <w:ins w:id="3832" w:author="Fa'te" w:date="2026-09-18T17:38:38Z">
              <w:r>
                <w:rPr>
                  <w:rFonts w:ascii="Times New Roman" w:hAnsi="Times New Roman" w:eastAsia="宋体" w:cs="Times New Roman"/>
                  <w:b w:val="0"/>
                  <w:i w:val="0"/>
                  <w:color w:val="000000"/>
                  <w:sz w:val="17"/>
                </w:rPr>
                <w:t>40.76</w:t>
              </w:r>
            </w:ins>
          </w:p>
        </w:tc>
        <w:tc>
          <w:tcPr>
            <w:tcW w:w="539" w:type="dxa"/>
            <w:gridSpan w:val="2"/>
            <w:vAlign w:val="center"/>
          </w:tcPr>
          <w:p w14:paraId="25A33943">
            <w:pPr>
              <w:keepNext/>
              <w:keepLines/>
              <w:spacing w:before="0" w:after="0" w:line="252" w:lineRule="auto"/>
              <w:ind w:left="0" w:right="0" w:firstLine="0"/>
              <w:jc w:val="center"/>
              <w:rPr>
                <w:ins w:id="3833" w:author="Fa'te" w:date="2026-09-18T17:38:38Z"/>
              </w:rPr>
            </w:pPr>
            <w:ins w:id="3834" w:author="Fa'te" w:date="2026-09-18T17:38:38Z">
              <w:r>
                <w:rPr>
                  <w:rFonts w:ascii="Times New Roman" w:hAnsi="Times New Roman" w:eastAsia="宋体" w:cs="Times New Roman"/>
                  <w:b w:val="0"/>
                  <w:i w:val="0"/>
                  <w:color w:val="000000"/>
                  <w:sz w:val="17"/>
                </w:rPr>
                <w:t>35.66</w:t>
              </w:r>
            </w:ins>
          </w:p>
        </w:tc>
        <w:tc>
          <w:tcPr>
            <w:tcW w:w="539" w:type="dxa"/>
            <w:gridSpan w:val="2"/>
            <w:vAlign w:val="center"/>
          </w:tcPr>
          <w:p w14:paraId="03E195EF">
            <w:pPr>
              <w:keepNext/>
              <w:keepLines/>
              <w:spacing w:before="0" w:after="0" w:line="252" w:lineRule="auto"/>
              <w:ind w:left="0" w:right="0" w:firstLine="0"/>
              <w:jc w:val="center"/>
              <w:rPr>
                <w:ins w:id="3835" w:author="Fa'te" w:date="2026-09-18T17:38:38Z"/>
              </w:rPr>
            </w:pPr>
            <w:ins w:id="3836" w:author="Fa'te" w:date="2026-09-18T17:38:38Z">
              <w:r>
                <w:rPr>
                  <w:rFonts w:ascii="Times New Roman" w:hAnsi="Times New Roman" w:eastAsia="宋体" w:cs="Times New Roman"/>
                  <w:b w:val="0"/>
                  <w:i w:val="0"/>
                  <w:color w:val="000000"/>
                  <w:sz w:val="17"/>
                </w:rPr>
                <w:t>23.51</w:t>
              </w:r>
            </w:ins>
          </w:p>
        </w:tc>
        <w:tc>
          <w:tcPr>
            <w:tcW w:w="539" w:type="dxa"/>
            <w:gridSpan w:val="2"/>
            <w:vAlign w:val="center"/>
          </w:tcPr>
          <w:p w14:paraId="1CDB087E">
            <w:pPr>
              <w:keepNext/>
              <w:keepLines/>
              <w:spacing w:before="0" w:after="0" w:line="252" w:lineRule="auto"/>
              <w:ind w:left="0" w:right="0" w:firstLine="0"/>
              <w:jc w:val="center"/>
              <w:rPr>
                <w:ins w:id="3837" w:author="Fa'te" w:date="2026-09-18T17:38:38Z"/>
              </w:rPr>
            </w:pPr>
            <w:ins w:id="3838" w:author="Fa'te" w:date="2026-09-18T17:38:38Z">
              <w:r>
                <w:rPr>
                  <w:rFonts w:ascii="Times New Roman" w:hAnsi="Times New Roman" w:eastAsia="宋体" w:cs="Times New Roman"/>
                  <w:b w:val="0"/>
                  <w:i w:val="0"/>
                  <w:color w:val="000000"/>
                  <w:sz w:val="17"/>
                </w:rPr>
                <w:t>28.34</w:t>
              </w:r>
            </w:ins>
          </w:p>
        </w:tc>
        <w:tc>
          <w:tcPr>
            <w:tcW w:w="539" w:type="dxa"/>
            <w:gridSpan w:val="2"/>
            <w:vAlign w:val="center"/>
          </w:tcPr>
          <w:p w14:paraId="202CD7F0">
            <w:pPr>
              <w:keepNext/>
              <w:keepLines/>
              <w:spacing w:before="0" w:after="0" w:line="252" w:lineRule="auto"/>
              <w:ind w:left="0" w:right="0" w:firstLine="0"/>
              <w:jc w:val="center"/>
              <w:rPr>
                <w:ins w:id="3839" w:author="Fa'te" w:date="2026-09-18T17:38:38Z"/>
              </w:rPr>
            </w:pPr>
            <w:ins w:id="3840" w:author="Fa'te" w:date="2026-09-18T17:38:38Z">
              <w:r>
                <w:rPr>
                  <w:rFonts w:ascii="Times New Roman" w:hAnsi="Times New Roman" w:eastAsia="宋体" w:cs="Times New Roman"/>
                  <w:b w:val="0"/>
                  <w:i w:val="0"/>
                  <w:color w:val="000000"/>
                  <w:sz w:val="17"/>
                </w:rPr>
                <w:t>21.42</w:t>
              </w:r>
            </w:ins>
          </w:p>
        </w:tc>
      </w:tr>
      <w:tr w14:paraId="00C9B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3841" w:author="Fa'te" w:date="2026-09-18T17:38:38Z"/>
        </w:trPr>
        <w:tc>
          <w:tcPr>
            <w:tcW w:w="1843" w:type="dxa"/>
            <w:gridSpan w:val="3"/>
            <w:vAlign w:val="center"/>
          </w:tcPr>
          <w:p w14:paraId="59C178C5">
            <w:pPr>
              <w:keepNext/>
              <w:keepLines/>
              <w:spacing w:before="0" w:after="0" w:line="252" w:lineRule="auto"/>
              <w:ind w:left="0" w:right="0" w:firstLine="0"/>
              <w:jc w:val="left"/>
              <w:rPr>
                <w:ins w:id="3842" w:author="Fa'te" w:date="2026-09-18T17:38:38Z"/>
              </w:rPr>
            </w:pPr>
            <w:ins w:id="3843" w:author="Fa'te" w:date="2026-09-18T17:38:38Z">
              <w:r>
                <w:rPr>
                  <w:rFonts w:ascii="Times New Roman" w:hAnsi="Times New Roman" w:eastAsia="宋体" w:cs="Times New Roman"/>
                  <w:b w:val="0"/>
                  <w:i w:val="0"/>
                  <w:color w:val="000000"/>
                  <w:sz w:val="17"/>
                </w:rPr>
                <w:t>听觉侧描述</w:t>
              </w:r>
            </w:ins>
          </w:p>
        </w:tc>
        <w:tc>
          <w:tcPr>
            <w:tcW w:w="539" w:type="dxa"/>
            <w:gridSpan w:val="2"/>
            <w:vAlign w:val="center"/>
          </w:tcPr>
          <w:p w14:paraId="6F54FCF1">
            <w:pPr>
              <w:keepNext/>
              <w:keepLines/>
              <w:spacing w:before="0" w:after="0" w:line="252" w:lineRule="auto"/>
              <w:ind w:left="0" w:right="0" w:firstLine="0"/>
              <w:jc w:val="center"/>
              <w:rPr>
                <w:ins w:id="3844" w:author="Fa'te" w:date="2026-09-18T17:38:38Z"/>
              </w:rPr>
            </w:pPr>
            <w:ins w:id="3845" w:author="Fa'te" w:date="2026-09-18T17:38:38Z">
              <w:r>
                <w:rPr>
                  <w:rFonts w:ascii="Times New Roman" w:hAnsi="Times New Roman" w:eastAsia="宋体" w:cs="Times New Roman"/>
                  <w:b w:val="0"/>
                  <w:i w:val="0"/>
                  <w:color w:val="000000"/>
                  <w:sz w:val="17"/>
                </w:rPr>
                <w:t>19.63</w:t>
              </w:r>
            </w:ins>
          </w:p>
        </w:tc>
        <w:tc>
          <w:tcPr>
            <w:tcW w:w="539" w:type="dxa"/>
            <w:gridSpan w:val="2"/>
            <w:vAlign w:val="center"/>
          </w:tcPr>
          <w:p w14:paraId="3AD9FCCC">
            <w:pPr>
              <w:keepNext/>
              <w:keepLines/>
              <w:spacing w:before="0" w:after="0" w:line="252" w:lineRule="auto"/>
              <w:ind w:left="0" w:right="0" w:firstLine="0"/>
              <w:jc w:val="center"/>
              <w:rPr>
                <w:ins w:id="3846" w:author="Fa'te" w:date="2026-09-18T17:38:38Z"/>
              </w:rPr>
            </w:pPr>
            <w:ins w:id="3847" w:author="Fa'te" w:date="2026-09-18T17:38:38Z">
              <w:r>
                <w:rPr>
                  <w:rFonts w:ascii="Times New Roman" w:hAnsi="Times New Roman" w:eastAsia="宋体" w:cs="Times New Roman"/>
                  <w:b w:val="0"/>
                  <w:i w:val="0"/>
                  <w:color w:val="000000"/>
                  <w:sz w:val="17"/>
                </w:rPr>
                <w:t>11.31</w:t>
              </w:r>
            </w:ins>
          </w:p>
        </w:tc>
        <w:tc>
          <w:tcPr>
            <w:tcW w:w="539" w:type="dxa"/>
            <w:gridSpan w:val="2"/>
            <w:vAlign w:val="center"/>
          </w:tcPr>
          <w:p w14:paraId="3E40869B">
            <w:pPr>
              <w:keepNext/>
              <w:keepLines/>
              <w:spacing w:before="0" w:after="0" w:line="252" w:lineRule="auto"/>
              <w:ind w:left="0" w:right="0" w:firstLine="0"/>
              <w:jc w:val="center"/>
              <w:rPr>
                <w:ins w:id="3848" w:author="Fa'te" w:date="2026-09-18T17:38:38Z"/>
              </w:rPr>
            </w:pPr>
            <w:ins w:id="3849" w:author="Fa'te" w:date="2026-09-18T17:38:38Z">
              <w:r>
                <w:rPr>
                  <w:rFonts w:ascii="Times New Roman" w:hAnsi="Times New Roman" w:eastAsia="宋体" w:cs="Times New Roman"/>
                  <w:b w:val="0"/>
                  <w:i w:val="0"/>
                  <w:color w:val="000000"/>
                  <w:sz w:val="17"/>
                </w:rPr>
                <w:t>14.35</w:t>
              </w:r>
            </w:ins>
          </w:p>
        </w:tc>
        <w:tc>
          <w:tcPr>
            <w:tcW w:w="539" w:type="dxa"/>
            <w:gridSpan w:val="2"/>
            <w:vAlign w:val="center"/>
          </w:tcPr>
          <w:p w14:paraId="18F421FA">
            <w:pPr>
              <w:keepNext/>
              <w:keepLines/>
              <w:spacing w:before="0" w:after="0" w:line="252" w:lineRule="auto"/>
              <w:ind w:left="0" w:right="0" w:firstLine="0"/>
              <w:jc w:val="center"/>
              <w:rPr>
                <w:ins w:id="3850" w:author="Fa'te" w:date="2026-09-18T17:38:38Z"/>
              </w:rPr>
            </w:pPr>
            <w:ins w:id="3851" w:author="Fa'te" w:date="2026-09-18T17:38:38Z">
              <w:r>
                <w:rPr>
                  <w:rFonts w:ascii="Times New Roman" w:hAnsi="Times New Roman" w:eastAsia="宋体" w:cs="Times New Roman"/>
                  <w:b w:val="0"/>
                  <w:i w:val="0"/>
                  <w:color w:val="000000"/>
                  <w:sz w:val="17"/>
                </w:rPr>
                <w:t>12.35</w:t>
              </w:r>
            </w:ins>
          </w:p>
        </w:tc>
        <w:tc>
          <w:tcPr>
            <w:tcW w:w="539" w:type="dxa"/>
            <w:gridSpan w:val="2"/>
            <w:vAlign w:val="center"/>
          </w:tcPr>
          <w:p w14:paraId="5DA1A15B">
            <w:pPr>
              <w:keepNext/>
              <w:keepLines/>
              <w:spacing w:before="0" w:after="0" w:line="252" w:lineRule="auto"/>
              <w:ind w:left="0" w:right="0" w:firstLine="0"/>
              <w:jc w:val="center"/>
              <w:rPr>
                <w:ins w:id="3852" w:author="Fa'te" w:date="2026-09-18T17:38:38Z"/>
              </w:rPr>
            </w:pPr>
            <w:ins w:id="3853" w:author="Fa'te" w:date="2026-09-18T17:38:38Z">
              <w:r>
                <w:rPr>
                  <w:rFonts w:ascii="Times New Roman" w:hAnsi="Times New Roman" w:eastAsia="宋体" w:cs="Times New Roman"/>
                  <w:b w:val="0"/>
                  <w:i w:val="0"/>
                  <w:color w:val="000000"/>
                  <w:sz w:val="17"/>
                </w:rPr>
                <w:t>53.69</w:t>
              </w:r>
            </w:ins>
          </w:p>
        </w:tc>
        <w:tc>
          <w:tcPr>
            <w:tcW w:w="539" w:type="dxa"/>
            <w:gridSpan w:val="2"/>
            <w:vAlign w:val="center"/>
          </w:tcPr>
          <w:p w14:paraId="258E9C84">
            <w:pPr>
              <w:keepNext/>
              <w:keepLines/>
              <w:spacing w:before="0" w:after="0" w:line="252" w:lineRule="auto"/>
              <w:ind w:left="0" w:right="0" w:firstLine="0"/>
              <w:jc w:val="center"/>
              <w:rPr>
                <w:ins w:id="3854" w:author="Fa'te" w:date="2026-09-18T17:38:38Z"/>
              </w:rPr>
            </w:pPr>
            <w:ins w:id="3855" w:author="Fa'te" w:date="2026-09-18T17:38:38Z">
              <w:r>
                <w:rPr>
                  <w:rFonts w:ascii="Times New Roman" w:hAnsi="Times New Roman" w:eastAsia="宋体" w:cs="Times New Roman"/>
                  <w:b w:val="0"/>
                  <w:i w:val="0"/>
                  <w:color w:val="000000"/>
                  <w:sz w:val="17"/>
                </w:rPr>
                <w:t>36.06</w:t>
              </w:r>
            </w:ins>
          </w:p>
        </w:tc>
        <w:tc>
          <w:tcPr>
            <w:tcW w:w="539" w:type="dxa"/>
            <w:gridSpan w:val="2"/>
            <w:vAlign w:val="center"/>
          </w:tcPr>
          <w:p w14:paraId="67D6B8A0">
            <w:pPr>
              <w:keepNext/>
              <w:keepLines/>
              <w:spacing w:before="0" w:after="0" w:line="252" w:lineRule="auto"/>
              <w:ind w:left="0" w:right="0" w:firstLine="0"/>
              <w:jc w:val="center"/>
              <w:rPr>
                <w:ins w:id="3856" w:author="Fa'te" w:date="2026-09-18T17:38:38Z"/>
              </w:rPr>
            </w:pPr>
            <w:ins w:id="3857" w:author="Fa'te" w:date="2026-09-18T17:38:38Z">
              <w:r>
                <w:rPr>
                  <w:rFonts w:ascii="Times New Roman" w:hAnsi="Times New Roman" w:eastAsia="宋体" w:cs="Times New Roman"/>
                  <w:b w:val="0"/>
                  <w:i w:val="0"/>
                  <w:color w:val="000000"/>
                  <w:sz w:val="17"/>
                </w:rPr>
                <w:t>43.14</w:t>
              </w:r>
            </w:ins>
          </w:p>
        </w:tc>
        <w:tc>
          <w:tcPr>
            <w:tcW w:w="539" w:type="dxa"/>
            <w:gridSpan w:val="2"/>
            <w:vAlign w:val="center"/>
          </w:tcPr>
          <w:p w14:paraId="13D8C2E8">
            <w:pPr>
              <w:keepNext/>
              <w:keepLines/>
              <w:spacing w:before="0" w:after="0" w:line="252" w:lineRule="auto"/>
              <w:ind w:left="0" w:right="0" w:firstLine="0"/>
              <w:jc w:val="center"/>
              <w:rPr>
                <w:ins w:id="3858" w:author="Fa'te" w:date="2026-09-18T17:38:38Z"/>
              </w:rPr>
            </w:pPr>
            <w:ins w:id="3859" w:author="Fa'te" w:date="2026-09-18T17:38:38Z">
              <w:r>
                <w:rPr>
                  <w:rFonts w:ascii="Times New Roman" w:hAnsi="Times New Roman" w:eastAsia="宋体" w:cs="Times New Roman"/>
                  <w:b w:val="0"/>
                  <w:i w:val="0"/>
                  <w:color w:val="000000"/>
                  <w:sz w:val="17"/>
                </w:rPr>
                <w:t>34.93</w:t>
              </w:r>
            </w:ins>
          </w:p>
        </w:tc>
        <w:tc>
          <w:tcPr>
            <w:tcW w:w="539" w:type="dxa"/>
            <w:gridSpan w:val="2"/>
            <w:vAlign w:val="center"/>
          </w:tcPr>
          <w:p w14:paraId="39F96641">
            <w:pPr>
              <w:keepNext/>
              <w:keepLines/>
              <w:spacing w:before="0" w:after="0" w:line="252" w:lineRule="auto"/>
              <w:ind w:left="0" w:right="0" w:firstLine="0"/>
              <w:jc w:val="center"/>
              <w:rPr>
                <w:ins w:id="3860" w:author="Fa'te" w:date="2026-09-18T17:38:38Z"/>
              </w:rPr>
            </w:pPr>
            <w:ins w:id="3861" w:author="Fa'te" w:date="2026-09-18T17:38:38Z">
              <w:r>
                <w:rPr>
                  <w:rFonts w:ascii="Times New Roman" w:hAnsi="Times New Roman" w:eastAsia="宋体" w:cs="Times New Roman"/>
                  <w:b w:val="0"/>
                  <w:i w:val="0"/>
                  <w:color w:val="000000"/>
                  <w:sz w:val="17"/>
                </w:rPr>
                <w:t>28.42</w:t>
              </w:r>
            </w:ins>
          </w:p>
        </w:tc>
        <w:tc>
          <w:tcPr>
            <w:tcW w:w="539" w:type="dxa"/>
            <w:gridSpan w:val="2"/>
            <w:vAlign w:val="center"/>
          </w:tcPr>
          <w:p w14:paraId="22798AD0">
            <w:pPr>
              <w:keepNext/>
              <w:keepLines/>
              <w:spacing w:before="0" w:after="0" w:line="252" w:lineRule="auto"/>
              <w:ind w:left="0" w:right="0" w:firstLine="0"/>
              <w:jc w:val="center"/>
              <w:rPr>
                <w:ins w:id="3862" w:author="Fa'te" w:date="2026-09-18T17:38:38Z"/>
              </w:rPr>
            </w:pPr>
            <w:ins w:id="3863" w:author="Fa'te" w:date="2026-09-18T17:38:38Z">
              <w:r>
                <w:rPr>
                  <w:rFonts w:ascii="Times New Roman" w:hAnsi="Times New Roman" w:eastAsia="宋体" w:cs="Times New Roman"/>
                  <w:b w:val="0"/>
                  <w:i w:val="0"/>
                  <w:color w:val="000000"/>
                  <w:sz w:val="17"/>
                </w:rPr>
                <w:t>20.69</w:t>
              </w:r>
            </w:ins>
          </w:p>
        </w:tc>
        <w:tc>
          <w:tcPr>
            <w:tcW w:w="539" w:type="dxa"/>
            <w:gridSpan w:val="2"/>
            <w:vAlign w:val="center"/>
          </w:tcPr>
          <w:p w14:paraId="4AE4DEE8">
            <w:pPr>
              <w:keepNext/>
              <w:keepLines/>
              <w:spacing w:before="0" w:after="0" w:line="252" w:lineRule="auto"/>
              <w:ind w:left="0" w:right="0" w:firstLine="0"/>
              <w:jc w:val="center"/>
              <w:rPr>
                <w:ins w:id="3864" w:author="Fa'te" w:date="2026-09-18T17:38:38Z"/>
              </w:rPr>
            </w:pPr>
            <w:ins w:id="3865" w:author="Fa'te" w:date="2026-09-18T17:38:38Z">
              <w:r>
                <w:rPr>
                  <w:rFonts w:ascii="Times New Roman" w:hAnsi="Times New Roman" w:eastAsia="宋体" w:cs="Times New Roman"/>
                  <w:b w:val="0"/>
                  <w:i w:val="0"/>
                  <w:color w:val="000000"/>
                  <w:sz w:val="17"/>
                </w:rPr>
                <w:t>23.95</w:t>
              </w:r>
            </w:ins>
          </w:p>
        </w:tc>
        <w:tc>
          <w:tcPr>
            <w:tcW w:w="539" w:type="dxa"/>
            <w:gridSpan w:val="2"/>
            <w:vAlign w:val="center"/>
          </w:tcPr>
          <w:p w14:paraId="40DE8478">
            <w:pPr>
              <w:keepNext/>
              <w:keepLines/>
              <w:spacing w:before="0" w:after="0" w:line="252" w:lineRule="auto"/>
              <w:ind w:left="0" w:right="0" w:firstLine="0"/>
              <w:jc w:val="center"/>
              <w:rPr>
                <w:ins w:id="3866" w:author="Fa'te" w:date="2026-09-18T17:38:38Z"/>
              </w:rPr>
            </w:pPr>
            <w:ins w:id="3867" w:author="Fa'te" w:date="2026-09-18T17:38:38Z">
              <w:r>
                <w:rPr>
                  <w:rFonts w:ascii="Times New Roman" w:hAnsi="Times New Roman" w:eastAsia="宋体" w:cs="Times New Roman"/>
                  <w:b w:val="0"/>
                  <w:i w:val="0"/>
                  <w:color w:val="000000"/>
                  <w:sz w:val="17"/>
                </w:rPr>
                <w:t>18.96</w:t>
              </w:r>
            </w:ins>
          </w:p>
        </w:tc>
      </w:tr>
      <w:tr w14:paraId="732E6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 w:type="dxa"/>
            <w:left w:w="25" w:type="dxa"/>
            <w:bottom w:w="42" w:type="dxa"/>
            <w:right w:w="25" w:type="dxa"/>
          </w:tblCellMar>
        </w:tblPrEx>
        <w:trPr>
          <w:cantSplit/>
          <w:jc w:val="center"/>
          <w:ins w:id="3868" w:author="Fa'te" w:date="2026-09-18T17:38:38Z"/>
        </w:trPr>
        <w:tc>
          <w:tcPr>
            <w:tcW w:w="1843" w:type="dxa"/>
            <w:gridSpan w:val="3"/>
            <w:tcBorders>
              <w:bottom w:val="single" w:color="000000" w:sz="10" w:space="0"/>
            </w:tcBorders>
            <w:shd w:val="clear" w:color="auto" w:fill="F2F2F2"/>
            <w:vAlign w:val="center"/>
          </w:tcPr>
          <w:p w14:paraId="04A6F835">
            <w:pPr>
              <w:keepNext w:val="0"/>
              <w:keepLines/>
              <w:spacing w:before="0" w:after="0" w:line="252" w:lineRule="auto"/>
              <w:ind w:left="0" w:right="0" w:firstLine="0"/>
              <w:jc w:val="left"/>
              <w:rPr>
                <w:ins w:id="3869" w:author="Fa'te" w:date="2026-09-18T17:38:38Z"/>
              </w:rPr>
            </w:pPr>
            <w:ins w:id="3870" w:author="Fa'te" w:date="2026-09-18T17:38:38Z">
              <w:r>
                <w:rPr>
                  <w:rFonts w:ascii="Times New Roman" w:hAnsi="Times New Roman" w:eastAsia="宋体" w:cs="Times New Roman"/>
                  <w:b/>
                  <w:i w:val="0"/>
                  <w:color w:val="000000"/>
                  <w:sz w:val="17"/>
                </w:rPr>
                <w:t>完整双侧描述</w:t>
              </w:r>
            </w:ins>
          </w:p>
        </w:tc>
        <w:tc>
          <w:tcPr>
            <w:tcW w:w="539" w:type="dxa"/>
            <w:gridSpan w:val="2"/>
            <w:tcBorders>
              <w:bottom w:val="single" w:color="000000" w:sz="10" w:space="0"/>
            </w:tcBorders>
            <w:shd w:val="clear" w:color="auto" w:fill="F2F2F2"/>
            <w:vAlign w:val="center"/>
          </w:tcPr>
          <w:p w14:paraId="7B410D48">
            <w:pPr>
              <w:keepNext w:val="0"/>
              <w:keepLines/>
              <w:spacing w:before="0" w:after="0" w:line="252" w:lineRule="auto"/>
              <w:ind w:left="0" w:right="0" w:firstLine="0"/>
              <w:jc w:val="center"/>
              <w:rPr>
                <w:ins w:id="3871" w:author="Fa'te" w:date="2026-09-18T17:38:38Z"/>
              </w:rPr>
            </w:pPr>
            <w:ins w:id="3872" w:author="Fa'te" w:date="2026-09-18T17:38:38Z">
              <w:r>
                <w:rPr>
                  <w:rFonts w:ascii="Times New Roman" w:hAnsi="Times New Roman" w:eastAsia="宋体" w:cs="Times New Roman"/>
                  <w:b/>
                  <w:i w:val="0"/>
                  <w:color w:val="000000"/>
                  <w:sz w:val="17"/>
                </w:rPr>
                <w:t>35.08</w:t>
              </w:r>
            </w:ins>
          </w:p>
        </w:tc>
        <w:tc>
          <w:tcPr>
            <w:tcW w:w="539" w:type="dxa"/>
            <w:gridSpan w:val="2"/>
            <w:tcBorders>
              <w:bottom w:val="single" w:color="000000" w:sz="10" w:space="0"/>
            </w:tcBorders>
            <w:shd w:val="clear" w:color="auto" w:fill="F2F2F2"/>
            <w:vAlign w:val="center"/>
          </w:tcPr>
          <w:p w14:paraId="3E6E86F7">
            <w:pPr>
              <w:keepNext w:val="0"/>
              <w:keepLines/>
              <w:spacing w:before="0" w:after="0" w:line="252" w:lineRule="auto"/>
              <w:ind w:left="0" w:right="0" w:firstLine="0"/>
              <w:jc w:val="center"/>
              <w:rPr>
                <w:ins w:id="3873" w:author="Fa'te" w:date="2026-09-18T17:38:38Z"/>
              </w:rPr>
            </w:pPr>
            <w:ins w:id="3874" w:author="Fa'te" w:date="2026-09-18T17:38:38Z">
              <w:r>
                <w:rPr>
                  <w:rFonts w:ascii="Times New Roman" w:hAnsi="Times New Roman" w:eastAsia="宋体" w:cs="Times New Roman"/>
                  <w:b/>
                  <w:i w:val="0"/>
                  <w:color w:val="000000"/>
                  <w:sz w:val="17"/>
                </w:rPr>
                <w:t>16.87</w:t>
              </w:r>
            </w:ins>
          </w:p>
        </w:tc>
        <w:tc>
          <w:tcPr>
            <w:tcW w:w="539" w:type="dxa"/>
            <w:gridSpan w:val="2"/>
            <w:tcBorders>
              <w:bottom w:val="single" w:color="000000" w:sz="10" w:space="0"/>
            </w:tcBorders>
            <w:shd w:val="clear" w:color="auto" w:fill="F2F2F2"/>
            <w:vAlign w:val="center"/>
          </w:tcPr>
          <w:p w14:paraId="420A0D4F">
            <w:pPr>
              <w:keepNext w:val="0"/>
              <w:keepLines/>
              <w:spacing w:before="0" w:after="0" w:line="252" w:lineRule="auto"/>
              <w:ind w:left="0" w:right="0" w:firstLine="0"/>
              <w:jc w:val="center"/>
              <w:rPr>
                <w:ins w:id="3875" w:author="Fa'te" w:date="2026-09-18T17:38:38Z"/>
              </w:rPr>
            </w:pPr>
            <w:ins w:id="3876" w:author="Fa'te" w:date="2026-09-18T17:38:38Z">
              <w:r>
                <w:rPr>
                  <w:rFonts w:ascii="Times New Roman" w:hAnsi="Times New Roman" w:eastAsia="宋体" w:cs="Times New Roman"/>
                  <w:b/>
                  <w:i w:val="0"/>
                  <w:color w:val="000000"/>
                  <w:sz w:val="17"/>
                </w:rPr>
                <w:t>22.78</w:t>
              </w:r>
            </w:ins>
          </w:p>
        </w:tc>
        <w:tc>
          <w:tcPr>
            <w:tcW w:w="539" w:type="dxa"/>
            <w:gridSpan w:val="2"/>
            <w:tcBorders>
              <w:bottom w:val="single" w:color="000000" w:sz="10" w:space="0"/>
            </w:tcBorders>
            <w:shd w:val="clear" w:color="auto" w:fill="F2F2F2"/>
            <w:vAlign w:val="center"/>
          </w:tcPr>
          <w:p w14:paraId="0B19692B">
            <w:pPr>
              <w:keepNext w:val="0"/>
              <w:keepLines/>
              <w:spacing w:before="0" w:after="0" w:line="252" w:lineRule="auto"/>
              <w:ind w:left="0" w:right="0" w:firstLine="0"/>
              <w:jc w:val="center"/>
              <w:rPr>
                <w:ins w:id="3877" w:author="Fa'te" w:date="2026-09-18T17:38:38Z"/>
              </w:rPr>
            </w:pPr>
            <w:ins w:id="3878" w:author="Fa'te" w:date="2026-09-18T17:38:38Z">
              <w:r>
                <w:rPr>
                  <w:rFonts w:ascii="Times New Roman" w:hAnsi="Times New Roman" w:eastAsia="宋体" w:cs="Times New Roman"/>
                  <w:b w:val="0"/>
                  <w:i w:val="0"/>
                  <w:color w:val="000000"/>
                  <w:sz w:val="17"/>
                </w:rPr>
                <w:t>17.65</w:t>
              </w:r>
            </w:ins>
          </w:p>
        </w:tc>
        <w:tc>
          <w:tcPr>
            <w:tcW w:w="539" w:type="dxa"/>
            <w:gridSpan w:val="2"/>
            <w:tcBorders>
              <w:bottom w:val="single" w:color="000000" w:sz="10" w:space="0"/>
            </w:tcBorders>
            <w:shd w:val="clear" w:color="auto" w:fill="F2F2F2"/>
            <w:vAlign w:val="center"/>
          </w:tcPr>
          <w:p w14:paraId="692F5C40">
            <w:pPr>
              <w:keepNext w:val="0"/>
              <w:keepLines/>
              <w:spacing w:before="0" w:after="0" w:line="252" w:lineRule="auto"/>
              <w:ind w:left="0" w:right="0" w:firstLine="0"/>
              <w:jc w:val="center"/>
              <w:rPr>
                <w:ins w:id="3879" w:author="Fa'te" w:date="2026-09-18T17:38:38Z"/>
              </w:rPr>
            </w:pPr>
            <w:ins w:id="3880" w:author="Fa'te" w:date="2026-09-18T17:38:38Z">
              <w:r>
                <w:rPr>
                  <w:rFonts w:ascii="Times New Roman" w:hAnsi="Times New Roman" w:eastAsia="宋体" w:cs="Times New Roman"/>
                  <w:b/>
                  <w:i w:val="0"/>
                  <w:color w:val="000000"/>
                  <w:sz w:val="17"/>
                </w:rPr>
                <w:t>85.49</w:t>
              </w:r>
            </w:ins>
          </w:p>
        </w:tc>
        <w:tc>
          <w:tcPr>
            <w:tcW w:w="539" w:type="dxa"/>
            <w:gridSpan w:val="2"/>
            <w:tcBorders>
              <w:bottom w:val="single" w:color="000000" w:sz="10" w:space="0"/>
            </w:tcBorders>
            <w:shd w:val="clear" w:color="auto" w:fill="F2F2F2"/>
            <w:vAlign w:val="center"/>
          </w:tcPr>
          <w:p w14:paraId="1DF2B205">
            <w:pPr>
              <w:keepNext w:val="0"/>
              <w:keepLines/>
              <w:spacing w:before="0" w:after="0" w:line="252" w:lineRule="auto"/>
              <w:ind w:left="0" w:right="0" w:firstLine="0"/>
              <w:jc w:val="center"/>
              <w:rPr>
                <w:ins w:id="3881" w:author="Fa'te" w:date="2026-09-18T17:38:38Z"/>
              </w:rPr>
            </w:pPr>
            <w:ins w:id="3882" w:author="Fa'te" w:date="2026-09-18T17:38:38Z">
              <w:r>
                <w:rPr>
                  <w:rFonts w:ascii="Times New Roman" w:hAnsi="Times New Roman" w:eastAsia="宋体" w:cs="Times New Roman"/>
                  <w:b/>
                  <w:i w:val="0"/>
                  <w:color w:val="000000"/>
                  <w:sz w:val="17"/>
                </w:rPr>
                <w:t>46.97</w:t>
              </w:r>
            </w:ins>
          </w:p>
        </w:tc>
        <w:tc>
          <w:tcPr>
            <w:tcW w:w="539" w:type="dxa"/>
            <w:gridSpan w:val="2"/>
            <w:tcBorders>
              <w:bottom w:val="single" w:color="000000" w:sz="10" w:space="0"/>
            </w:tcBorders>
            <w:shd w:val="clear" w:color="auto" w:fill="F2F2F2"/>
            <w:vAlign w:val="center"/>
          </w:tcPr>
          <w:p w14:paraId="0C2D306F">
            <w:pPr>
              <w:keepNext w:val="0"/>
              <w:keepLines/>
              <w:spacing w:before="0" w:after="0" w:line="252" w:lineRule="auto"/>
              <w:ind w:left="0" w:right="0" w:firstLine="0"/>
              <w:jc w:val="center"/>
              <w:rPr>
                <w:ins w:id="3883" w:author="Fa'te" w:date="2026-09-18T17:38:38Z"/>
              </w:rPr>
            </w:pPr>
            <w:ins w:id="3884" w:author="Fa'te" w:date="2026-09-18T17:38:38Z">
              <w:r>
                <w:rPr>
                  <w:rFonts w:ascii="Times New Roman" w:hAnsi="Times New Roman" w:eastAsia="宋体" w:cs="Times New Roman"/>
                  <w:b/>
                  <w:i w:val="0"/>
                  <w:color w:val="000000"/>
                  <w:sz w:val="17"/>
                </w:rPr>
                <w:t>60.63</w:t>
              </w:r>
            </w:ins>
          </w:p>
        </w:tc>
        <w:tc>
          <w:tcPr>
            <w:tcW w:w="539" w:type="dxa"/>
            <w:gridSpan w:val="2"/>
            <w:tcBorders>
              <w:bottom w:val="single" w:color="000000" w:sz="10" w:space="0"/>
            </w:tcBorders>
            <w:shd w:val="clear" w:color="auto" w:fill="F2F2F2"/>
            <w:vAlign w:val="center"/>
          </w:tcPr>
          <w:p w14:paraId="1D2BA853">
            <w:pPr>
              <w:keepNext w:val="0"/>
              <w:keepLines/>
              <w:spacing w:before="0" w:after="0" w:line="252" w:lineRule="auto"/>
              <w:ind w:left="0" w:right="0" w:firstLine="0"/>
              <w:jc w:val="center"/>
              <w:rPr>
                <w:ins w:id="3885" w:author="Fa'te" w:date="2026-09-18T17:38:38Z"/>
              </w:rPr>
            </w:pPr>
            <w:ins w:id="3886" w:author="Fa'te" w:date="2026-09-18T17:38:38Z">
              <w:r>
                <w:rPr>
                  <w:rFonts w:ascii="Times New Roman" w:hAnsi="Times New Roman" w:eastAsia="宋体" w:cs="Times New Roman"/>
                  <w:b/>
                  <w:i w:val="0"/>
                  <w:color w:val="000000"/>
                  <w:sz w:val="17"/>
                </w:rPr>
                <w:t>50.38</w:t>
              </w:r>
            </w:ins>
          </w:p>
        </w:tc>
        <w:tc>
          <w:tcPr>
            <w:tcW w:w="539" w:type="dxa"/>
            <w:gridSpan w:val="2"/>
            <w:tcBorders>
              <w:bottom w:val="single" w:color="000000" w:sz="10" w:space="0"/>
            </w:tcBorders>
            <w:shd w:val="clear" w:color="auto" w:fill="F2F2F2"/>
            <w:vAlign w:val="center"/>
          </w:tcPr>
          <w:p w14:paraId="74FC2B0B">
            <w:pPr>
              <w:keepNext w:val="0"/>
              <w:keepLines/>
              <w:spacing w:before="0" w:after="0" w:line="252" w:lineRule="auto"/>
              <w:ind w:left="0" w:right="0" w:firstLine="0"/>
              <w:jc w:val="center"/>
              <w:rPr>
                <w:ins w:id="3887" w:author="Fa'te" w:date="2026-09-18T17:38:38Z"/>
              </w:rPr>
            </w:pPr>
            <w:ins w:id="3888" w:author="Fa'te" w:date="2026-09-18T17:38:38Z">
              <w:r>
                <w:rPr>
                  <w:rFonts w:ascii="Times New Roman" w:hAnsi="Times New Roman" w:eastAsia="宋体" w:cs="Times New Roman"/>
                  <w:b/>
                  <w:i w:val="0"/>
                  <w:color w:val="000000"/>
                  <w:sz w:val="17"/>
                </w:rPr>
                <w:t>47.28</w:t>
              </w:r>
            </w:ins>
          </w:p>
        </w:tc>
        <w:tc>
          <w:tcPr>
            <w:tcW w:w="539" w:type="dxa"/>
            <w:gridSpan w:val="2"/>
            <w:tcBorders>
              <w:bottom w:val="single" w:color="000000" w:sz="10" w:space="0"/>
            </w:tcBorders>
            <w:shd w:val="clear" w:color="auto" w:fill="F2F2F2"/>
            <w:vAlign w:val="center"/>
          </w:tcPr>
          <w:p w14:paraId="440B35D1">
            <w:pPr>
              <w:keepNext w:val="0"/>
              <w:keepLines/>
              <w:spacing w:before="0" w:after="0" w:line="252" w:lineRule="auto"/>
              <w:ind w:left="0" w:right="0" w:firstLine="0"/>
              <w:jc w:val="center"/>
              <w:rPr>
                <w:ins w:id="3889" w:author="Fa'te" w:date="2026-09-18T17:38:38Z"/>
              </w:rPr>
            </w:pPr>
            <w:ins w:id="3890" w:author="Fa'te" w:date="2026-09-18T17:38:38Z">
              <w:r>
                <w:rPr>
                  <w:rFonts w:ascii="Times New Roman" w:hAnsi="Times New Roman" w:eastAsia="宋体" w:cs="Times New Roman"/>
                  <w:b/>
                  <w:i w:val="0"/>
                  <w:color w:val="000000"/>
                  <w:sz w:val="17"/>
                </w:rPr>
                <w:t>25.61</w:t>
              </w:r>
            </w:ins>
          </w:p>
        </w:tc>
        <w:tc>
          <w:tcPr>
            <w:tcW w:w="539" w:type="dxa"/>
            <w:gridSpan w:val="2"/>
            <w:tcBorders>
              <w:bottom w:val="single" w:color="000000" w:sz="10" w:space="0"/>
            </w:tcBorders>
            <w:shd w:val="clear" w:color="auto" w:fill="F2F2F2"/>
            <w:vAlign w:val="center"/>
          </w:tcPr>
          <w:p w14:paraId="6AF49ED6">
            <w:pPr>
              <w:keepNext w:val="0"/>
              <w:keepLines/>
              <w:spacing w:before="0" w:after="0" w:line="252" w:lineRule="auto"/>
              <w:ind w:left="0" w:right="0" w:firstLine="0"/>
              <w:jc w:val="center"/>
              <w:rPr>
                <w:ins w:id="3891" w:author="Fa'te" w:date="2026-09-18T17:38:38Z"/>
              </w:rPr>
            </w:pPr>
            <w:ins w:id="3892" w:author="Fa'te" w:date="2026-09-18T17:38:38Z">
              <w:r>
                <w:rPr>
                  <w:rFonts w:ascii="Times New Roman" w:hAnsi="Times New Roman" w:eastAsia="宋体" w:cs="Times New Roman"/>
                  <w:b/>
                  <w:i w:val="0"/>
                  <w:color w:val="000000"/>
                  <w:sz w:val="17"/>
                </w:rPr>
                <w:t>33.22</w:t>
              </w:r>
            </w:ins>
          </w:p>
        </w:tc>
        <w:tc>
          <w:tcPr>
            <w:tcW w:w="539" w:type="dxa"/>
            <w:gridSpan w:val="2"/>
            <w:tcBorders>
              <w:bottom w:val="single" w:color="000000" w:sz="10" w:space="0"/>
            </w:tcBorders>
            <w:shd w:val="clear" w:color="auto" w:fill="F2F2F2"/>
            <w:vAlign w:val="center"/>
          </w:tcPr>
          <w:p w14:paraId="7A9FA8F8">
            <w:pPr>
              <w:keepNext w:val="0"/>
              <w:keepLines/>
              <w:spacing w:before="0" w:after="0" w:line="252" w:lineRule="auto"/>
              <w:ind w:left="0" w:right="0" w:firstLine="0"/>
              <w:jc w:val="center"/>
              <w:rPr>
                <w:ins w:id="3893" w:author="Fa'te" w:date="2026-09-18T17:38:38Z"/>
              </w:rPr>
            </w:pPr>
            <w:ins w:id="3894" w:author="Fa'te" w:date="2026-09-18T17:38:38Z">
              <w:r>
                <w:rPr>
                  <w:rFonts w:ascii="Times New Roman" w:hAnsi="Times New Roman" w:eastAsia="宋体" w:cs="Times New Roman"/>
                  <w:b/>
                  <w:i w:val="0"/>
                  <w:color w:val="000000"/>
                  <w:sz w:val="17"/>
                </w:rPr>
                <w:t>23.96</w:t>
              </w:r>
            </w:ins>
          </w:p>
        </w:tc>
      </w:tr>
    </w:tbl>
    <w:p w14:paraId="3B7C326F">
      <w:pPr>
        <w:keepNext w:val="0"/>
        <w:keepLines w:val="0"/>
        <w:pageBreakBefore w:val="0"/>
        <w:widowControl/>
        <w:spacing w:before="0" w:after="0" w:line="360" w:lineRule="auto"/>
        <w:ind w:left="0" w:right="0" w:firstLine="420"/>
        <w:jc w:val="both"/>
        <w:rPr>
          <w:ins w:id="3895" w:author="Fa'te" w:date="2026-09-18T17:34:22Z"/>
        </w:rPr>
      </w:pPr>
      <w:ins w:id="3896" w:author="Fa'te" w:date="2026-09-18T17:33:38Z">
        <w:r>
          <w:rPr>
            <w:rFonts w:ascii="Times New Roman" w:hAnsi="Times New Roman" w:eastAsia="宋体" w:cs="Times New Roman"/>
            <w:b w:val="0"/>
            <w:i w:val="0"/>
            <w:color w:val="000000"/>
            <w:sz w:val="21"/>
          </w:rPr>
          <w:t>表</w:t>
        </w:r>
      </w:ins>
      <w:ins w:id="3897" w:author="Fa'te" w:date="2026-09-18T17:33:41Z">
        <w:r>
          <w:rPr>
            <w:rFonts w:hint="eastAsia" w:cs="Times New Roman"/>
            <w:b w:val="0"/>
            <w:i w:val="0"/>
            <w:color w:val="000000"/>
            <w:sz w:val="21"/>
            <w:lang w:val="en-US" w:eastAsia="zh-CN"/>
          </w:rPr>
          <w:t>9</w:t>
        </w:r>
      </w:ins>
      <w:ins w:id="3898" w:author="Fa'te" w:date="2026-09-18T17:33:38Z">
        <w:r>
          <w:rPr>
            <w:rFonts w:ascii="Times New Roman" w:hAnsi="Times New Roman" w:eastAsia="宋体" w:cs="Times New Roman"/>
            <w:b w:val="0"/>
            <w:i w:val="0"/>
            <w:color w:val="000000"/>
            <w:sz w:val="21"/>
          </w:rPr>
          <w:t>比较</w:t>
        </w:r>
      </w:ins>
      <w:ins w:id="3899" w:author="Fa'te" w:date="2026-09-18T17:33:38Z">
        <w:r>
          <w:rPr>
            <w:rFonts w:hint="eastAsia" w:cs="Times New Roman"/>
            <w:b w:val="0"/>
            <w:i w:val="0"/>
            <w:color w:val="000000"/>
            <w:sz w:val="21"/>
            <w:lang w:val="en-US" w:eastAsia="zh-CN"/>
          </w:rPr>
          <w:t>使用</w:t>
        </w:r>
      </w:ins>
      <w:ins w:id="3900" w:author="Fa'te" w:date="2026-09-18T17:34:04Z">
        <w:r>
          <w:rPr>
            <w:rFonts w:hint="eastAsia" w:cs="Times New Roman"/>
            <w:b w:val="0"/>
            <w:i w:val="0"/>
            <w:color w:val="000000"/>
            <w:sz w:val="21"/>
            <w:lang w:val="en-US" w:eastAsia="zh-CN"/>
          </w:rPr>
          <w:t>不同</w:t>
        </w:r>
      </w:ins>
      <w:ins w:id="3901" w:author="Fa'te" w:date="2026-09-18T17:34:07Z">
        <w:r>
          <w:rPr>
            <w:rFonts w:hint="eastAsia" w:cs="Times New Roman"/>
            <w:b w:val="0"/>
            <w:i w:val="0"/>
            <w:color w:val="000000"/>
            <w:sz w:val="21"/>
            <w:lang w:val="en-US" w:eastAsia="zh-CN"/>
          </w:rPr>
          <w:t>细粒度</w:t>
        </w:r>
      </w:ins>
      <w:ins w:id="3902" w:author="Fa'te" w:date="2026-09-18T17:33:55Z">
        <w:r>
          <w:rPr>
            <w:rFonts w:hint="eastAsia" w:cs="Times New Roman"/>
            <w:b w:val="0"/>
            <w:i w:val="0"/>
            <w:color w:val="000000"/>
            <w:sz w:val="21"/>
            <w:lang w:val="en-US" w:eastAsia="zh-CN"/>
          </w:rPr>
          <w:t>描述</w:t>
        </w:r>
      </w:ins>
      <w:ins w:id="3903" w:author="Fa'te" w:date="2026-09-18T17:33:38Z">
        <w:r>
          <w:rPr>
            <w:rFonts w:hint="eastAsia" w:cs="Times New Roman"/>
            <w:b w:val="0"/>
            <w:i w:val="0"/>
            <w:color w:val="000000"/>
            <w:sz w:val="21"/>
            <w:lang w:val="en-US" w:eastAsia="zh-CN"/>
          </w:rPr>
          <w:t>的结果。</w:t>
        </w:r>
      </w:ins>
      <w:ins w:id="3904" w:author="Fa'te" w:date="2026-09-18T17:34:22Z">
        <w:r>
          <w:rPr>
            <w:rFonts w:ascii="Times New Roman" w:hAnsi="Times New Roman" w:eastAsia="宋体" w:cs="Times New Roman"/>
            <w:b w:val="0"/>
            <w:i w:val="0"/>
            <w:color w:val="000000"/>
            <w:sz w:val="21"/>
          </w:rPr>
          <w:t>相较仅使用类别名称模板，加入任一侧细粒度描述均提高了三个数据集上的HM与ZSL。视觉侧描述的HM分别为19.10%、47.12%和28.34%，均高于听觉侧描述的14.35%、43.14%和23.95%。联合双侧描述后，HM相较名称模板分别提高11.49、27.09和17.58个百分点，相较仅视觉侧描述仍分别提高3.68、13.51和4.88个百分点。</w:t>
        </w:r>
      </w:ins>
      <w:ins w:id="3905" w:author="Fa'te" w:date="2026-09-18T17:34:51Z">
        <w:r>
          <w:rPr>
            <w:rFonts w:hint="eastAsia" w:cs="Times New Roman"/>
            <w:b w:val="0"/>
            <w:i w:val="0"/>
            <w:color w:val="000000"/>
            <w:sz w:val="21"/>
            <w:lang w:val="en-US" w:eastAsia="zh-CN"/>
          </w:rPr>
          <w:t>实验结果</w:t>
        </w:r>
      </w:ins>
      <w:ins w:id="3906" w:author="Fa'te" w:date="2026-09-18T17:34:54Z">
        <w:r>
          <w:rPr>
            <w:rFonts w:hint="eastAsia" w:cs="Times New Roman"/>
            <w:b w:val="0"/>
            <w:i w:val="0"/>
            <w:color w:val="000000"/>
            <w:sz w:val="21"/>
            <w:lang w:val="en-US" w:eastAsia="zh-CN"/>
          </w:rPr>
          <w:t>表明</w:t>
        </w:r>
      </w:ins>
      <w:ins w:id="3907" w:author="Fa'te" w:date="2026-09-18T17:34:51Z">
        <w:r>
          <w:rPr>
            <w:rFonts w:hint="eastAsia" w:cs="Times New Roman"/>
            <w:b w:val="0"/>
            <w:i w:val="0"/>
            <w:color w:val="000000"/>
            <w:sz w:val="21"/>
            <w:lang w:val="en-US" w:eastAsia="zh-CN"/>
          </w:rPr>
          <w:t>，</w:t>
        </w:r>
      </w:ins>
      <w:ins w:id="3908" w:author="Fa'te" w:date="2026-09-18T17:34:22Z">
        <w:r>
          <w:rPr>
            <w:rFonts w:ascii="Times New Roman" w:hAnsi="Times New Roman" w:eastAsia="宋体" w:cs="Times New Roman"/>
            <w:b w:val="0"/>
            <w:i w:val="0"/>
            <w:color w:val="000000"/>
            <w:sz w:val="21"/>
          </w:rPr>
          <w:t>类别名称主要提供粗粒度语义标识，具体的动作、外观与声音描述则为查询提供了更明确的属性线索，有助于将语义匹配落实到可区分的视听证据。</w:t>
        </w:r>
      </w:ins>
    </w:p>
    <w:p w14:paraId="2CCF28BB">
      <w:pPr>
        <w:keepNext w:val="0"/>
        <w:keepLines w:val="0"/>
        <w:pageBreakBefore w:val="0"/>
        <w:widowControl/>
        <w:spacing w:before="0" w:after="0" w:line="360" w:lineRule="auto"/>
        <w:ind w:left="0" w:right="0" w:firstLine="420"/>
        <w:jc w:val="both"/>
        <w:rPr>
          <w:del w:id="3909" w:author="Fa'te" w:date="2026-09-18T17:35:01Z"/>
        </w:rPr>
      </w:pPr>
      <w:del w:id="3910" w:author="Fa'te" w:date="2026-09-18T17:34:22Z">
        <w:r>
          <w:rPr>
            <w:rFonts w:ascii="Times New Roman" w:hAnsi="Times New Roman" w:eastAsia="宋体" w:cs="Times New Roman"/>
            <w:color w:val="000000"/>
            <w:sz w:val="21"/>
          </w:rPr>
          <w:delText>相较类别名称模板，加入视觉侧或听觉侧细粒度描述均对应更高的HM和ZSL，且两侧描述的增益随数据集变化。在VGGSound-GZSL</w:delText>
        </w:r>
      </w:del>
      <w:del w:id="3911" w:author="Fa'te" w:date="2026-09-18T17:34:22Z">
        <w:r>
          <w:rPr>
            <w:rFonts w:ascii="Times New Roman" w:hAnsi="Times New Roman" w:eastAsia="宋体" w:cs="Times New Roman"/>
            <w:color w:val="000000"/>
            <w:sz w:val="21"/>
            <w:vertAlign w:val="superscript"/>
          </w:rPr>
          <w:delText>cls</w:delText>
        </w:r>
      </w:del>
      <w:del w:id="3912" w:author="Fa'te" w:date="2026-09-18T17:34:22Z">
        <w:r>
          <w:rPr>
            <w:rFonts w:ascii="Times New Roman" w:hAnsi="Times New Roman" w:eastAsia="宋体" w:cs="Times New Roman"/>
            <w:color w:val="000000"/>
            <w:sz w:val="21"/>
          </w:rPr>
          <w:delText>上，听觉侧描述的HM增量为1.04个百分点，高于视觉侧描述的0.79个百分点；在UCF-GZSL</w:delText>
        </w:r>
      </w:del>
      <w:del w:id="3913" w:author="Fa'te" w:date="2026-09-18T17:34:22Z">
        <w:r>
          <w:rPr>
            <w:rFonts w:ascii="Times New Roman" w:hAnsi="Times New Roman" w:eastAsia="宋体" w:cs="Times New Roman"/>
            <w:color w:val="000000"/>
            <w:sz w:val="21"/>
            <w:vertAlign w:val="superscript"/>
          </w:rPr>
          <w:delText>cls</w:delText>
        </w:r>
      </w:del>
      <w:del w:id="3914" w:author="Fa'te" w:date="2026-09-18T17:34:22Z">
        <w:r>
          <w:rPr>
            <w:rFonts w:ascii="Times New Roman" w:hAnsi="Times New Roman" w:eastAsia="宋体" w:cs="Times New Roman"/>
            <w:color w:val="000000"/>
            <w:sz w:val="21"/>
          </w:rPr>
          <w:delText>上，视觉侧描述的增量为2.35个百分点，高于听觉侧描述的1.46个百分点；在ActivityNet-GZSL</w:delText>
        </w:r>
      </w:del>
      <w:del w:id="3915" w:author="Fa'te" w:date="2026-09-18T17:34:22Z">
        <w:r>
          <w:rPr>
            <w:rFonts w:ascii="Times New Roman" w:hAnsi="Times New Roman" w:eastAsia="宋体" w:cs="Times New Roman"/>
            <w:color w:val="000000"/>
            <w:sz w:val="21"/>
            <w:vertAlign w:val="superscript"/>
          </w:rPr>
          <w:delText>cls</w:delText>
        </w:r>
      </w:del>
      <w:del w:id="3916" w:author="Fa'te" w:date="2026-09-18T17:34:22Z">
        <w:r>
          <w:rPr>
            <w:rFonts w:ascii="Times New Roman" w:hAnsi="Times New Roman" w:eastAsia="宋体" w:cs="Times New Roman"/>
            <w:color w:val="000000"/>
            <w:sz w:val="21"/>
          </w:rPr>
          <w:delText>上，两者分别为1.58和1.09个百分点。完整双侧描述在三个数据集上对应最高的HM和ZSL。将类别名称扩展为动作、外观及声音描述，为两条模态序列提供了更具体的语义条件，同时为类别原型引入互补的视觉与听觉信息。</w:delText>
        </w:r>
      </w:del>
    </w:p>
    <w:p w14:paraId="2881402E">
      <w:pPr>
        <w:keepNext w:val="0"/>
        <w:keepLines w:val="0"/>
        <w:pageBreakBefore w:val="0"/>
        <w:widowControl/>
        <w:spacing w:before="0" w:after="0" w:line="360" w:lineRule="auto"/>
        <w:ind w:right="0" w:firstLine="420"/>
        <w:jc w:val="both"/>
        <w:pPrChange w:id="3917" w:author="Fa'te" w:date="2026-09-18T17:35:01Z">
          <w:pPr>
            <w:pStyle w:val="4"/>
            <w:keepNext/>
            <w:keepLines/>
            <w:pageBreakBefore w:val="0"/>
            <w:widowControl/>
            <w:spacing w:before="200" w:after="100" w:line="276" w:lineRule="auto"/>
            <w:ind w:left="0" w:right="0" w:firstLine="0"/>
            <w:jc w:val="left"/>
          </w:pPr>
        </w:pPrChange>
      </w:pPr>
      <w:r>
        <w:rPr>
          <w:rFonts w:ascii="Times New Roman" w:hAnsi="Times New Roman" w:eastAsia="黑体" w:cs="Times New Roman"/>
          <w:b/>
          <w:color w:val="000000"/>
          <w:sz w:val="32"/>
        </w:rPr>
        <w:t>4.4 定性分析</w:t>
      </w:r>
    </w:p>
    <w:p w14:paraId="5510A831">
      <w:pPr>
        <w:keepNext w:val="0"/>
        <w:keepLines w:val="0"/>
        <w:pageBreakBefore w:val="0"/>
        <w:widowControl/>
        <w:spacing w:before="0" w:after="0" w:line="360" w:lineRule="auto"/>
        <w:ind w:left="0" w:right="0" w:firstLine="420"/>
        <w:jc w:val="both"/>
        <w:rPr>
          <w:rFonts w:ascii="Times New Roman" w:hAnsi="Times New Roman" w:eastAsia="宋体" w:cs="Times New Roman"/>
          <w:color w:val="000000"/>
          <w:sz w:val="21"/>
        </w:rPr>
      </w:pPr>
      <w:r>
        <w:rPr>
          <w:rFonts w:ascii="Times New Roman" w:hAnsi="Times New Roman" w:eastAsia="宋体" w:cs="Times New Roman"/>
          <w:b/>
          <w:bCs/>
          <w:color w:val="000000"/>
          <w:sz w:val="21"/>
        </w:rPr>
        <w:t>t-SNE可视化。</w:t>
      </w:r>
      <w:r>
        <w:rPr>
          <w:rFonts w:ascii="Times New Roman" w:hAnsi="Times New Roman" w:eastAsia="宋体" w:cs="Times New Roman"/>
          <w:color w:val="000000"/>
          <w:sz w:val="21"/>
        </w:rPr>
        <w:t>t-SNE[27]分析以音频输入特征、视觉输入特征及类别条件输出嵌入为对象，通过类别着色区分已见与未见样本，重点比较类内紧凑性、类间分离程度及样本与原型的相对位置。对于输出嵌入，分别考察真实类别与预测类别条件下的分布，以区分类别条件表示与实际预测行为。</w:t>
      </w:r>
    </w:p>
    <w:p w14:paraId="327859DD">
      <w:pPr>
        <w:pStyle w:val="18"/>
        <w:keepNext w:val="0"/>
        <w:keepLines w:val="0"/>
        <w:pageBreakBefore w:val="0"/>
        <w:widowControl/>
        <w:suppressLineNumbers w:val="0"/>
        <w:kinsoku/>
        <w:wordWrap/>
        <w:overflowPunct/>
        <w:topLinePunct w:val="0"/>
        <w:autoSpaceDE w:val="0"/>
        <w:autoSpaceDN w:val="0"/>
        <w:bidi w:val="0"/>
        <w:adjustRightInd/>
        <w:snapToGrid w:val="0"/>
        <w:spacing w:line="120" w:lineRule="auto"/>
        <w:ind w:firstLine="482"/>
        <w:textAlignment w:val="auto"/>
      </w:pPr>
      <w:r>
        <w:drawing>
          <wp:inline distT="0" distB="0" distL="114300" distR="114300">
            <wp:extent cx="4740910" cy="3472180"/>
            <wp:effectExtent l="0" t="0" r="2540" b="13970"/>
            <wp:docPr id="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6"/>
                    <pic:cNvPicPr>
                      <a:picLocks noChangeAspect="1"/>
                    </pic:cNvPicPr>
                  </pic:nvPicPr>
                  <pic:blipFill>
                    <a:blip r:embed="rId17"/>
                    <a:stretch>
                      <a:fillRect/>
                    </a:stretch>
                  </pic:blipFill>
                  <pic:spPr>
                    <a:xfrm>
                      <a:off x="0" y="0"/>
                      <a:ext cx="4740910" cy="3472180"/>
                    </a:xfrm>
                    <a:prstGeom prst="rect">
                      <a:avLst/>
                    </a:prstGeom>
                    <a:noFill/>
                    <a:ln w="9525">
                      <a:noFill/>
                    </a:ln>
                  </pic:spPr>
                </pic:pic>
              </a:graphicData>
            </a:graphic>
          </wp:inline>
        </w:drawing>
      </w:r>
    </w:p>
    <w:p w14:paraId="351FE5F6">
      <w:pPr>
        <w:keepNext w:val="0"/>
        <w:keepLines w:val="0"/>
        <w:pageBreakBefore w:val="0"/>
        <w:widowControl/>
        <w:spacing w:before="0" w:after="0" w:line="360" w:lineRule="auto"/>
        <w:ind w:left="0" w:right="0" w:firstLine="420"/>
        <w:jc w:val="both"/>
        <w:rPr>
          <w:rFonts w:ascii="Times New Roman" w:hAnsi="Times New Roman" w:eastAsia="宋体" w:cs="Times New Roman"/>
          <w:color w:val="000000"/>
          <w:sz w:val="21"/>
        </w:rPr>
      </w:pPr>
      <w:bookmarkStart w:id="9" w:name="_Ref12334"/>
      <w:r>
        <w:rPr>
          <w:rFonts w:ascii="Times New Roman" w:hAnsi="Times New Roman" w:eastAsia="宋体" w:cs="Times New Roman"/>
          <w:color w:val="000000"/>
          <w:sz w:val="21"/>
        </w:rPr>
        <w:t>图</w:t>
      </w:r>
      <w:r>
        <w:rPr>
          <w:rFonts w:hint="eastAsia" w:cs="Times New Roman"/>
          <w:color w:val="000000"/>
          <w:sz w:val="21"/>
          <w:lang w:val="en-US" w:eastAsia="zh-CN"/>
        </w:rPr>
        <w:t xml:space="preserve"> </w:t>
      </w:r>
      <w:r>
        <w:rPr>
          <w:rFonts w:ascii="Times New Roman" w:hAnsi="Times New Roman" w:eastAsia="宋体" w:cs="Times New Roman"/>
          <w:color w:val="000000"/>
          <w:sz w:val="21"/>
        </w:rPr>
        <w:fldChar w:fldCharType="begin"/>
      </w:r>
      <w:r>
        <w:rPr>
          <w:rFonts w:ascii="Times New Roman" w:hAnsi="Times New Roman" w:eastAsia="宋体" w:cs="Times New Roman"/>
          <w:color w:val="000000"/>
          <w:sz w:val="21"/>
        </w:rPr>
        <w:instrText xml:space="preserve"> SEQ 图 \* ARABIC </w:instrText>
      </w:r>
      <w:r>
        <w:rPr>
          <w:rFonts w:ascii="Times New Roman" w:hAnsi="Times New Roman" w:eastAsia="宋体" w:cs="Times New Roman"/>
          <w:color w:val="000000"/>
          <w:sz w:val="21"/>
        </w:rPr>
        <w:fldChar w:fldCharType="separate"/>
      </w:r>
      <w:ins w:id="3918" w:author="Fa'te" w:date="2026-09-17T16:48:55Z">
        <w:r>
          <w:rPr>
            <w:rFonts w:ascii="Times New Roman" w:hAnsi="Times New Roman" w:eastAsia="宋体" w:cs="Times New Roman"/>
            <w:color w:val="000000"/>
            <w:sz w:val="21"/>
          </w:rPr>
          <w:t>3</w:t>
        </w:r>
      </w:ins>
      <w:del w:id="3919" w:author="Fa'te" w:date="2026-09-17T16:48:55Z">
        <w:r>
          <w:rPr>
            <w:rFonts w:ascii="Times New Roman" w:hAnsi="Times New Roman" w:eastAsia="宋体" w:cs="Times New Roman"/>
            <w:color w:val="000000"/>
            <w:sz w:val="21"/>
          </w:rPr>
          <w:delText>3</w:delText>
        </w:r>
      </w:del>
      <w:r>
        <w:rPr>
          <w:rFonts w:ascii="Times New Roman" w:hAnsi="Times New Roman" w:eastAsia="宋体" w:cs="Times New Roman"/>
          <w:color w:val="000000"/>
          <w:sz w:val="21"/>
        </w:rPr>
        <w:fldChar w:fldCharType="end"/>
      </w:r>
      <w:bookmarkEnd w:id="9"/>
      <w:r>
        <w:rPr>
          <w:rFonts w:hint="eastAsia" w:cs="Times New Roman"/>
          <w:color w:val="000000"/>
          <w:sz w:val="21"/>
          <w:lang w:val="en-US" w:eastAsia="zh-CN"/>
        </w:rPr>
        <w:t xml:space="preserve"> </w:t>
      </w:r>
      <w:r>
        <w:rPr>
          <w:rFonts w:ascii="Times New Roman" w:hAnsi="Times New Roman" w:eastAsia="宋体" w:cs="Times New Roman"/>
          <w:color w:val="000000"/>
          <w:sz w:val="21"/>
        </w:rPr>
        <w:t>展示了</w:t>
      </w:r>
      <w:del w:id="3920" w:author="Fa'te" w:date="2026-09-17T17:01:42Z">
        <w:r>
          <w:rPr>
            <w:rFonts w:ascii="Times New Roman" w:hAnsi="Times New Roman" w:eastAsia="宋体" w:cs="Times New Roman"/>
            <w:color w:val="000000"/>
            <w:sz w:val="21"/>
          </w:rPr>
          <w:delText>本文</w:delText>
        </w:r>
      </w:del>
      <w:ins w:id="3921" w:author="Fa'te" w:date="2026-09-17T17:01:42Z">
        <w:r>
          <w:rPr>
            <w:rFonts w:hint="eastAsia" w:cs="Times New Roman"/>
            <w:color w:val="000000"/>
            <w:sz w:val="21"/>
            <w:lang w:eastAsia="zh-CN"/>
          </w:rPr>
          <w:t>我们</w:t>
        </w:r>
      </w:ins>
      <w:r>
        <w:rPr>
          <w:rFonts w:ascii="Times New Roman" w:hAnsi="Times New Roman" w:eastAsia="宋体" w:cs="Times New Roman"/>
          <w:color w:val="000000"/>
          <w:sz w:val="21"/>
        </w:rPr>
        <w:t>方法在</w:t>
      </w:r>
      <w:ins w:id="3922" w:author="Fa'te" w:date="2026-09-18T17:35:41Z">
        <w:r>
          <w:rPr>
            <w:rFonts w:ascii="Times New Roman" w:hAnsi="Times New Roman" w:eastAsia="宋体" w:cs="Times New Roman"/>
            <w:b w:val="0"/>
            <w:i w:val="0"/>
            <w:color w:val="000000"/>
            <w:sz w:val="21"/>
          </w:rPr>
          <w:t>ActivityNet-GZSL</w:t>
        </w:r>
      </w:ins>
      <w:ins w:id="3923" w:author="Fa'te" w:date="2026-09-18T17:35:41Z">
        <w:r>
          <w:rPr>
            <w:rFonts w:ascii="Times New Roman" w:hAnsi="Times New Roman" w:eastAsia="宋体" w:cs="Times New Roman"/>
            <w:b w:val="0"/>
            <w:i/>
            <w:color w:val="000000"/>
            <w:sz w:val="21"/>
            <w:vertAlign w:val="superscript"/>
          </w:rPr>
          <w:t>cls</w:t>
        </w:r>
      </w:ins>
      <w:ins w:id="3924" w:author="Fa'te" w:date="2026-09-18T17:35:41Z">
        <w:r>
          <w:rPr>
            <w:rFonts w:ascii="Times New Roman" w:hAnsi="Times New Roman" w:eastAsia="宋体" w:cs="Times New Roman"/>
            <w:b w:val="0"/>
            <w:i w:val="0"/>
            <w:color w:val="000000"/>
            <w:sz w:val="21"/>
          </w:rPr>
          <w:t>、UCF-GZSL</w:t>
        </w:r>
      </w:ins>
      <w:ins w:id="3925" w:author="Fa'te" w:date="2026-09-18T17:35:41Z">
        <w:r>
          <w:rPr>
            <w:rFonts w:ascii="Times New Roman" w:hAnsi="Times New Roman" w:eastAsia="宋体" w:cs="Times New Roman"/>
            <w:b w:val="0"/>
            <w:i/>
            <w:color w:val="000000"/>
            <w:sz w:val="21"/>
            <w:vertAlign w:val="superscript"/>
          </w:rPr>
          <w:t>cls</w:t>
        </w:r>
      </w:ins>
      <w:ins w:id="3926" w:author="Fa'te" w:date="2026-09-18T17:35:41Z">
        <w:r>
          <w:rPr>
            <w:rFonts w:ascii="Times New Roman" w:hAnsi="Times New Roman" w:eastAsia="宋体" w:cs="Times New Roman"/>
            <w:b w:val="0"/>
            <w:i w:val="0"/>
            <w:color w:val="000000"/>
            <w:sz w:val="21"/>
          </w:rPr>
          <w:t>和VGGSound-GZSL</w:t>
        </w:r>
      </w:ins>
      <w:ins w:id="3927" w:author="Fa'te" w:date="2026-09-18T17:35:41Z">
        <w:r>
          <w:rPr>
            <w:rFonts w:ascii="Times New Roman" w:hAnsi="Times New Roman" w:eastAsia="宋体" w:cs="Times New Roman"/>
            <w:b w:val="0"/>
            <w:i/>
            <w:color w:val="000000"/>
            <w:sz w:val="21"/>
            <w:vertAlign w:val="superscript"/>
          </w:rPr>
          <w:t>cls</w:t>
        </w:r>
      </w:ins>
      <w:del w:id="3928" w:author="Fa'te" w:date="2026-09-18T17:35:41Z">
        <w:r>
          <w:rPr>
            <w:rFonts w:ascii="Times New Roman" w:hAnsi="Times New Roman" w:eastAsia="宋体" w:cs="Times New Roman"/>
            <w:color w:val="000000"/>
            <w:sz w:val="21"/>
            <w:lang w:eastAsia="zh"/>
          </w:rPr>
          <w:delText>VGGSound-GZSLcls</w:delText>
        </w:r>
      </w:del>
      <w:del w:id="3929" w:author="Fa'te" w:date="2026-09-18T17:35:41Z">
        <w:r>
          <w:rPr>
            <w:rFonts w:hint="eastAsia" w:ascii="Times New Roman" w:hAnsi="Times New Roman" w:eastAsia="宋体" w:cs="Times New Roman"/>
            <w:color w:val="000000"/>
            <w:sz w:val="21"/>
            <w:lang w:eastAsia="zh"/>
          </w:rPr>
          <w:delText>、</w:delText>
        </w:r>
      </w:del>
      <w:del w:id="3930" w:author="Fa'te" w:date="2026-09-18T17:35:41Z">
        <w:r>
          <w:rPr>
            <w:rFonts w:ascii="Times New Roman" w:hAnsi="Times New Roman" w:eastAsia="宋体" w:cs="Times New Roman"/>
            <w:color w:val="000000"/>
            <w:sz w:val="21"/>
            <w:lang w:eastAsia="zh"/>
          </w:rPr>
          <w:delText>UCF-GZSLcls</w:delText>
        </w:r>
      </w:del>
      <w:del w:id="3931" w:author="Fa'te" w:date="2026-09-18T17:35:41Z">
        <w:r>
          <w:rPr>
            <w:rFonts w:hint="eastAsia" w:ascii="Times New Roman" w:hAnsi="Times New Roman" w:eastAsia="宋体" w:cs="Times New Roman"/>
            <w:color w:val="000000"/>
            <w:sz w:val="21"/>
            <w:lang w:eastAsia="zh"/>
          </w:rPr>
          <w:delText>和</w:delText>
        </w:r>
      </w:del>
      <w:del w:id="3932" w:author="Fa'te" w:date="2026-09-18T17:35:41Z">
        <w:r>
          <w:rPr>
            <w:rFonts w:ascii="Times New Roman" w:hAnsi="Times New Roman" w:eastAsia="宋体" w:cs="Times New Roman"/>
            <w:color w:val="000000"/>
            <w:sz w:val="21"/>
            <w:lang w:eastAsia="zh"/>
          </w:rPr>
          <w:delText>ActivityNet-GZSLcls</w:delText>
        </w:r>
      </w:del>
      <w:r>
        <w:rPr>
          <w:rFonts w:ascii="Times New Roman" w:hAnsi="Times New Roman" w:eastAsia="宋体" w:cs="Times New Roman"/>
          <w:color w:val="000000"/>
          <w:sz w:val="21"/>
        </w:rPr>
        <w:t>三个数据集上的t-SNE</w:t>
      </w:r>
      <w:ins w:id="3933" w:author="Fa'te" w:date="2026-09-18T17:35:57Z">
        <w:r>
          <w:rPr>
            <w:rFonts w:ascii="Times New Roman" w:hAnsi="Times New Roman" w:eastAsia="宋体" w:cs="Times New Roman"/>
            <w:b w:val="0"/>
            <w:i w:val="0"/>
            <w:color w:val="000000"/>
            <w:sz w:val="21"/>
          </w:rPr>
          <w:t>嵌入分布</w:t>
        </w:r>
      </w:ins>
      <w:del w:id="3934" w:author="Fa'te" w:date="2026-09-18T17:35:57Z">
        <w:r>
          <w:rPr>
            <w:rFonts w:ascii="Times New Roman" w:hAnsi="Times New Roman" w:eastAsia="宋体" w:cs="Times New Roman"/>
            <w:color w:val="000000"/>
            <w:sz w:val="21"/>
          </w:rPr>
          <w:delText>可视化结果</w:delText>
        </w:r>
      </w:del>
      <w:r>
        <w:rPr>
          <w:rFonts w:ascii="Times New Roman" w:hAnsi="Times New Roman" w:eastAsia="宋体" w:cs="Times New Roman"/>
          <w:color w:val="000000"/>
          <w:sz w:val="21"/>
        </w:rPr>
        <w:t>。具体而言，图中分别给出了六个类别的音频输入特征、视觉输入特征以及经过</w:t>
      </w:r>
      <w:del w:id="3935" w:author="Fa'te" w:date="2026-09-17T17:01:44Z">
        <w:r>
          <w:rPr>
            <w:rFonts w:ascii="Times New Roman" w:hAnsi="Times New Roman" w:eastAsia="宋体" w:cs="Times New Roman"/>
            <w:color w:val="000000"/>
            <w:sz w:val="21"/>
          </w:rPr>
          <w:delText>本文</w:delText>
        </w:r>
      </w:del>
      <w:ins w:id="3936" w:author="Fa'te" w:date="2026-09-17T17:01:44Z">
        <w:r>
          <w:rPr>
            <w:rFonts w:hint="eastAsia" w:cs="Times New Roman"/>
            <w:color w:val="000000"/>
            <w:sz w:val="21"/>
            <w:lang w:eastAsia="zh-CN"/>
          </w:rPr>
          <w:t>我们</w:t>
        </w:r>
      </w:ins>
      <w:r>
        <w:rPr>
          <w:rFonts w:ascii="Times New Roman" w:hAnsi="Times New Roman" w:eastAsia="宋体" w:cs="Times New Roman"/>
          <w:color w:val="000000"/>
          <w:sz w:val="21"/>
        </w:rPr>
        <w:t>模型学习后的视听联合嵌入。可以观察到，原始音频特征和视觉特征在特征空间中的分布相对分散，类别边界不够清晰；相比之下，</w:t>
      </w:r>
      <w:r>
        <w:rPr>
          <w:rFonts w:hint="eastAsia" w:ascii="Times New Roman" w:hAnsi="Times New Roman" w:eastAsia="宋体" w:cs="Times New Roman"/>
          <w:color w:val="000000"/>
          <w:sz w:val="21"/>
          <w:highlight w:val="yellow"/>
          <w:lang w:val="en-US" w:eastAsia="zh-CN"/>
        </w:rPr>
        <w:t>方法名</w:t>
      </w:r>
      <w:r>
        <w:rPr>
          <w:rFonts w:ascii="Times New Roman" w:hAnsi="Times New Roman" w:eastAsia="宋体" w:cs="Times New Roman"/>
          <w:color w:val="000000"/>
          <w:sz w:val="21"/>
        </w:rPr>
        <w:t>学习得到的视听联合嵌入呈现出更加紧凑且清晰可分的聚类。上述结果进一步验证了所提出方法</w:t>
      </w:r>
      <w:del w:id="3937" w:author="Fa'te" w:date="2026-09-18T17:36:48Z">
        <w:r>
          <w:rPr>
            <w:rFonts w:ascii="Times New Roman" w:hAnsi="Times New Roman" w:eastAsia="宋体" w:cs="Times New Roman"/>
            <w:color w:val="000000"/>
            <w:sz w:val="21"/>
          </w:rPr>
          <w:delText>在跨模态语义建模与未见类别知识迁移方面的有效性，说明其</w:delText>
        </w:r>
      </w:del>
      <w:r>
        <w:rPr>
          <w:rFonts w:ascii="Times New Roman" w:hAnsi="Times New Roman" w:eastAsia="宋体" w:cs="Times New Roman"/>
          <w:color w:val="000000"/>
          <w:sz w:val="21"/>
        </w:rPr>
        <w:t>能够更准确地将输入的视听样本映射到正确的类别语义空间中</w:t>
      </w:r>
    </w:p>
    <w:p w14:paraId="6214D779">
      <w:pPr>
        <w:pStyle w:val="2"/>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6"/>
        </w:rPr>
        <w:t>5 结论</w:t>
      </w:r>
    </w:p>
    <w:p w14:paraId="26D4A028">
      <w:pPr>
        <w:keepNext w:val="0"/>
        <w:keepLines w:val="0"/>
        <w:pageBreakBefore w:val="0"/>
        <w:widowControl/>
        <w:spacing w:before="0" w:after="0" w:line="360" w:lineRule="auto"/>
        <w:ind w:left="0" w:right="0" w:firstLine="420"/>
        <w:jc w:val="both"/>
      </w:pPr>
      <w:del w:id="3938" w:author="Fa'te" w:date="2026-09-17T17:01:44Z">
        <w:r>
          <w:rPr>
            <w:rFonts w:ascii="Times New Roman" w:hAnsi="Times New Roman" w:eastAsia="宋体" w:cs="Times New Roman"/>
            <w:color w:val="000000"/>
            <w:sz w:val="21"/>
          </w:rPr>
          <w:delText>本文</w:delText>
        </w:r>
      </w:del>
      <w:ins w:id="3939" w:author="Fa'te" w:date="2026-09-17T17:01:44Z">
        <w:r>
          <w:rPr>
            <w:rFonts w:hint="eastAsia" w:cs="Times New Roman"/>
            <w:color w:val="000000"/>
            <w:sz w:val="21"/>
            <w:lang w:eastAsia="zh-CN"/>
          </w:rPr>
          <w:t>我们</w:t>
        </w:r>
      </w:ins>
      <w:r>
        <w:rPr>
          <w:rFonts w:ascii="Times New Roman" w:hAnsi="Times New Roman" w:eastAsia="宋体" w:cs="Times New Roman"/>
          <w:color w:val="000000"/>
          <w:sz w:val="21"/>
        </w:rPr>
        <w:t>提出了语义引导高斯时序定位的视听广义零样本学习框架</w:t>
      </w:r>
      <w:r>
        <w:rPr>
          <w:rFonts w:ascii="Times New Roman" w:hAnsi="Times New Roman" w:eastAsia="宋体" w:cs="Times New Roman"/>
          <w:color w:val="000000"/>
          <w:sz w:val="21"/>
          <w:highlight w:val="yellow"/>
          <w:rPrChange w:id="3940" w:author="Fa'te" w:date="2026-09-17T17:05:53Z">
            <w:rPr>
              <w:rFonts w:ascii="Times New Roman" w:hAnsi="Times New Roman" w:eastAsia="宋体" w:cs="Times New Roman"/>
              <w:color w:val="000000"/>
              <w:sz w:val="21"/>
            </w:rPr>
          </w:rPrChange>
        </w:rPr>
        <w:t>SGTG-AVGZSL</w:t>
      </w:r>
      <w:r>
        <w:rPr>
          <w:rFonts w:ascii="Times New Roman" w:hAnsi="Times New Roman" w:eastAsia="宋体" w:cs="Times New Roman"/>
          <w:color w:val="000000"/>
          <w:sz w:val="21"/>
        </w:rPr>
        <w:t>，将类别语义由最终匹配阶段的静态参照扩展为贯穿编码过程的条件信号。框架首先通过判别性语义原型优化兼顾类别可分性与语义结构保持，再以优化后的原型驱动视觉和音频的独立多高斯时序定位，最后利用解耦模态交互与类别条件三路门控组织和融合筛选后的证据。三个模块分别作用于语义查询、时序证据定位与多模态证据组织，共同构成面向已见与未见类别的统一识别过程。</w:t>
      </w:r>
      <w:ins w:id="3941" w:author="Fa'te" w:date="2026-09-17T19:42:34Z">
        <w:r>
          <w:rPr/>
          <w:t>实验结果表明，所提出的方法在</w:t>
        </w:r>
      </w:ins>
      <w:ins w:id="3942" w:author="Fa'te" w:date="2026-09-17T19:42:34Z">
        <w:r>
          <w:rPr>
            <w:lang w:eastAsia="zh"/>
          </w:rPr>
          <w:t>VGGSound-GZSL</w:t>
        </w:r>
      </w:ins>
      <w:ins w:id="3943" w:author="Fa'te" w:date="2026-09-17T19:42:34Z">
        <w:r>
          <w:rPr>
            <w:i/>
            <w:iCs/>
            <w:vertAlign w:val="superscript"/>
            <w:lang w:eastAsia="zh"/>
          </w:rPr>
          <w:t>cls</w:t>
        </w:r>
      </w:ins>
      <w:ins w:id="3944" w:author="Fa'te" w:date="2026-09-17T19:42:34Z">
        <w:r>
          <w:rPr>
            <w:lang w:eastAsia="zh"/>
          </w:rPr>
          <w:t>、UCF-GZSL</w:t>
        </w:r>
      </w:ins>
      <w:ins w:id="3945" w:author="Fa'te" w:date="2026-09-17T19:42:34Z">
        <w:r>
          <w:rPr>
            <w:i/>
            <w:iCs/>
            <w:vertAlign w:val="superscript"/>
            <w:lang w:eastAsia="zh"/>
          </w:rPr>
          <w:t>cls</w:t>
        </w:r>
      </w:ins>
      <w:ins w:id="3946" w:author="Fa'te" w:date="2026-09-17T19:42:34Z">
        <w:r>
          <w:rPr>
            <w:lang w:eastAsia="zh"/>
          </w:rPr>
          <w:t>和ActivityNet-GZSL</w:t>
        </w:r>
      </w:ins>
      <w:ins w:id="3947" w:author="Fa'te" w:date="2026-09-17T19:42:34Z">
        <w:r>
          <w:rPr>
            <w:i/>
            <w:iCs/>
            <w:vertAlign w:val="superscript"/>
            <w:lang w:eastAsia="zh"/>
          </w:rPr>
          <w:t>cls</w:t>
        </w:r>
      </w:ins>
      <w:ins w:id="3948" w:author="Fa'te" w:date="2026-09-17T19:42:34Z">
        <w:r>
          <w:rPr/>
          <w:t>三个基准数据集上均取得了优异表现</w:t>
        </w:r>
      </w:ins>
      <w:ins w:id="3949" w:author="Fa'te" w:date="2026-09-18T17:37:10Z">
        <w:r>
          <w:rPr>
            <w:rFonts w:hint="eastAsia"/>
            <w:lang w:eastAsia="zh-CN"/>
          </w:rPr>
          <w:t>，</w:t>
        </w:r>
      </w:ins>
      <w:ins w:id="3950" w:author="Fa'te" w:date="2026-09-18T17:37:10Z">
        <w:r>
          <w:rPr>
            <w:rFonts w:ascii="Times New Roman" w:hAnsi="Times New Roman" w:eastAsia="宋体" w:cs="Times New Roman"/>
            <w:b w:val="0"/>
            <w:i w:val="0"/>
            <w:color w:val="000000"/>
            <w:sz w:val="21"/>
          </w:rPr>
          <w:t>未来将进一步探索轻量化的类别条件时序建模与噪声鲁棒融合机制，以提升该框架在大规模开放类别及复杂视听场景中的适用性。</w:t>
        </w:r>
      </w:ins>
      <w:del w:id="3951" w:author="Fa'te" w:date="2026-09-17T19:42:34Z">
        <w:r>
          <w:rPr>
            <w:rFonts w:ascii="Times New Roman" w:hAnsi="Times New Roman" w:eastAsia="宋体" w:cs="Times New Roman"/>
            <w:color w:val="000000"/>
            <w:sz w:val="21"/>
          </w:rPr>
          <w:delText>三个基准上的对比结果体现了该框架在已见类别识别与未见类别泛化之间的综合平衡。后续研究将进一步探索候选类别条件化计算的共享与压缩，以及复杂噪声和更开放类别空间下的时序证据建模。</w:delText>
        </w:r>
      </w:del>
    </w:p>
    <w:p w14:paraId="0A1FB407">
      <w:pPr>
        <w:pStyle w:val="2"/>
        <w:keepNext/>
        <w:keepLines/>
        <w:pageBreakBefore w:val="0"/>
        <w:widowControl/>
        <w:spacing w:before="200" w:after="100" w:line="276" w:lineRule="auto"/>
        <w:ind w:left="0" w:right="0" w:firstLine="0"/>
        <w:jc w:val="left"/>
        <w:rPr>
          <w:rFonts w:hint="eastAsia" w:eastAsia="黑体"/>
          <w:lang w:eastAsia="zh-CN"/>
        </w:rPr>
      </w:pPr>
      <w:r>
        <w:rPr>
          <w:rFonts w:ascii="Times New Roman" w:hAnsi="Times New Roman" w:eastAsia="黑体" w:cs="Times New Roman"/>
          <w:b/>
          <w:color w:val="000000"/>
          <w:sz w:val="36"/>
        </w:rPr>
        <w:t>参考文献</w:t>
      </w:r>
      <w:r>
        <w:rPr>
          <w:rFonts w:hint="eastAsia" w:eastAsia="黑体" w:cs="Times New Roman"/>
          <w:b/>
          <w:color w:val="000000"/>
          <w:sz w:val="36"/>
          <w:lang w:eastAsia="zh-CN"/>
        </w:rPr>
        <w:t>（</w:t>
      </w:r>
      <w:r>
        <w:rPr>
          <w:rFonts w:hint="eastAsia" w:eastAsia="黑体" w:cs="Times New Roman"/>
          <w:b/>
          <w:color w:val="000000"/>
          <w:sz w:val="36"/>
          <w:lang w:val="en-US" w:eastAsia="zh-CN"/>
        </w:rPr>
        <w:t>想投什么期刊</w:t>
      </w:r>
      <w:r>
        <w:rPr>
          <w:rFonts w:hint="eastAsia" w:eastAsia="黑体" w:cs="Times New Roman"/>
          <w:b/>
          <w:color w:val="000000"/>
          <w:sz w:val="36"/>
          <w:lang w:eastAsia="zh-CN"/>
        </w:rPr>
        <w:t>）</w:t>
      </w:r>
    </w:p>
    <w:p w14:paraId="6100A001">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 PARIDA K K, MATIYALI N, GUHA T, et al. Coordinated joint multimodal embeddings for generalized audio-visual zero-shot classification and retrieval of videos[C]//Proceedings of the IEEE/CVF Winter Conference on Applications of Computer Vision (WACV). 2020: 3251-3260.</w:t>
      </w:r>
    </w:p>
    <w:p w14:paraId="6100A002">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 MAZUMDER P, SINGH P, PARIDA K K, et al. AVGZSLNet: audio-visual generalized zero-shot learning by reconstructing label features from multi-modal embeddings[C]//Proceedings of the IEEE/CVF Winter Conference on Applications of Computer Vision (WACV). 2021: 3090-3099.</w:t>
      </w:r>
    </w:p>
    <w:p w14:paraId="6100A003">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[3] MERCEA O B, RIESCH L, KOEPKE A S, et al. Audio-visual generalised zero-shot learning with cross-modal attention and language[C]//Proceedings of the IEEE/CVF Conference on Computer Vision and Pattern Recognition (CVPR). 2022: 10553-10563.</w:t>
      </w:r>
    </w:p>
    <w:p w14:paraId="6100A004">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[4] KURZENDÖRFER D, MERCEA O B, KOEPKE A S, et al. Audio-visual generalized zero-shot learning using pre-trained large multi-modal models[C]//Proceedings of the IEEE/CVF Conference on Computer Vision and Pattern Recognition Workshops (CVPRW). 2024: 2627-2638.</w:t>
      </w:r>
    </w:p>
    <w:p w14:paraId="6100A005">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[5] MERCEA O B, HUMMEL T, KOEPKE A S, et al. Temporal and cross-modal attention for audio-visual zero-shot learning[C]//Proceedings of the European Conference on Computer Vision (ECCV). 2022: 488-505.</w:t>
      </w:r>
    </w:p>
    <w:p w14:paraId="6100A006">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[6] CHEN H, LI Y, HONG Y, et al. Boosting audio-visual zero-shot learning with large language models[EB/OL]. arXiv:2311.12268, 2023 (v2, 2024). DOI: 10.48550/arXiv.2311.12268.</w:t>
      </w:r>
    </w:p>
    <w:p w14:paraId="6100A007">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[7] MO S, MORGADO P. Audio-visual generalized zero-shot learning the easy way[C]//Proceedings of the European Conference on Computer Vision (ECCV). 2024: 377-395. DOI: 10.1007/978-3-031-73209-6_22.</w:t>
      </w:r>
    </w:p>
    <w:p w14:paraId="6100A008">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[8] TSAI Y H H, BAI S, LIANG P P, et al. Multimodal transformer for unaligned multimodal language sequences[C]//Proceedings of the 57th Annual Meeting of the Association for Computational Linguistics (ACL). 2019: 6558-6569. DOI: 10.18653/v1/P19-1656.</w:t>
      </w:r>
    </w:p>
    <w:p w14:paraId="6100A009">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[9] NAGRANI A, YANG S, ARNAB A, et al. Attention bottlenecks for multimodal fusion[C]//Advances in Neural Information Processing Systems (NeurIPS). 2021, 34: 14200-14213.</w:t>
      </w:r>
    </w:p>
    <w:p w14:paraId="6100A00A">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[10] LIN J, WANG Y, XU Y, et al. Semi-IIN: semi-supervised intra-inter modal interaction learning network for multimodal sentiment analysis[C]//Proceedings of the AAAI Conference on Artificial Intelligence (AAAI). 2025, 39(2): 1411-1419. DOI: 10.1609/aaai.v39i2.32131.</w:t>
      </w:r>
    </w:p>
    <w:p w14:paraId="6100A00B">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[11] MA S, NIU X, TANG H, et al. Fusion-regularized alignment modality-adaptive audio-visual network for audio-visual zero-shot learning[J]. Neurocomputing, 2026, 685: 133693. DOI: 10.1016/j.neucom.2026.133693.</w:t>
      </w:r>
    </w:p>
    <w:p w14:paraId="6100A00C">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[12] LI G, HOU W, HU D. Progressive spatio-temporal perception for audio-visual question answering[C]//Proceedings of the 31st ACM International Conference on Multimedia (ACM MM). 2023: 7808-7816. DOI: 10.1145/3581783.3612293.</w:t>
      </w:r>
    </w:p>
    <w:p w14:paraId="6100A00D">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[13] LI G, DU H, HU D. Boosting audio visual question answering via key semantic-aware cues[C]//Proceedings of the 32nd ACM International Conference on Multimedia (ACM MM). 2024: 5997-6005. DOI: 10.1145/3664647.3680803.</w:t>
      </w:r>
    </w:p>
    <w:p w14:paraId="6100A00E">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[14] XIAO J, YAO A, LI Y, et al. Can I trust your answer? Visually grounded video question answering[C]//Proceedings of the IEEE/CVF Conference on Computer Vision and Pattern Recognition (CVPR). 2024: 13204-13214.</w:t>
      </w:r>
    </w:p>
    <w:p w14:paraId="6100A00F">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[15] KIM H, JUNG I, SUH D, et al. Question-aware Gaussian experts for audio-visual question answering[C]//Proceedings of the IEEE/CVF Conference on Computer Vision and Pattern Recognition (CVPR). 2025: 13681-13690.</w:t>
      </w:r>
    </w:p>
    <w:p w14:paraId="6100A010">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[16] CHAO W L, CHANGPINYO S, GONG B, et al. An empirical study and analysis of generalized zero-shot learning for object recognition in the wild[C]//Proceedings of the European Conference on Computer Vision (ECCV). 2016: 52-68.</w:t>
      </w:r>
    </w:p>
    <w:p w14:paraId="6100A011">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[17] CHEN H, XIE W, VEDALDI A, et al. VGGSound: a large-scale audio-visual dataset[C]//Proceedings of the IEEE International Conference on Acoustics, Speech and Signal Processing (ICASSP). 2020: 721-725.</w:t>
      </w:r>
    </w:p>
    <w:p w14:paraId="6100A012">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[18] SOOMRO K, ZAMIR A R, SHAH M. UCF101: a dataset of 101 human action classes from videos in the wild[R]. CRCV-TR-12-01, University of Central Florida, 2012.</w:t>
      </w:r>
    </w:p>
    <w:p w14:paraId="6100A013">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[19] CABA HEILBRON F, ESCORCIA V, GHANEM B, et al. ActivityNet: a large-scale video benchmark for human activity understanding[C]//Proceedings of the IEEE Conference on Computer Vision and Pattern Recognition (CVPR). 2015: 961-970.</w:t>
      </w:r>
    </w:p>
    <w:p w14:paraId="6100A014">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[20] KINGMA D P, BA J. Adam: a method for stochastic optimization[C]//Proceedings of the International Conference on Learning Representations (ICLR). 2015.</w:t>
      </w:r>
    </w:p>
    <w:p w14:paraId="6100A015">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[21] FROME A, CORRADO G S, SHLENS J, et al. DeViSE: a deep visual-semantic embedding model[C]//Advances in Neural Information Processing Systems (NeurIPS). 2013: 2121-2129.</w:t>
      </w:r>
    </w:p>
    <w:p w14:paraId="6100A016">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[22] AKATA Z, PERRONNIN F, HARCHAOUI Z, et al. Label-embedding for image classification[J]. IEEE Transactions on Pattern Analysis and Machine Intelligence, 2016, 38(7): 1425-1438.</w:t>
      </w:r>
    </w:p>
    <w:p w14:paraId="6100A017">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[23] AKATA Z, REED S, WALTER D, et al. Evaluation of output embeddings for fine-grained image classification[C]//Proceedings of the IEEE Conference on Computer Vision and Pattern Recognition (CVPR). 2015: 2927-2936.</w:t>
      </w:r>
    </w:p>
    <w:p w14:paraId="6100A018">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[24] XU W, XIAN Y, WANG J, et al. Attribute prototype network for zero-shot learning[C]//Advances in Neural Information Processing Systems (NeurIPS). 2020: 21969-21980.</w:t>
      </w:r>
    </w:p>
    <w:p w14:paraId="6100A019">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[25] XIAN Y, SHARMA S, SCHIELE B, et al. f-VAEGAN-D2: a feature generating framework for any-shot learning[C]//Proceedings of the IEEE/CVF Conference on Computer Vision and Pattern Recognition (CVPR). 2019: 10275-10284.</w:t>
      </w:r>
    </w:p>
    <w:p w14:paraId="6100A01A">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[26] HONG J, HAYDER Z, HAN J, et al. Hyperbolic audio-visual zero-shot learning[C]//Proceedings of the IEEE/CVF International Conference on Computer Vision (ICCV). 2023: 7873-7883.</w:t>
      </w:r>
    </w:p>
    <w:p w14:paraId="6100A01B">
      <w:pPr>
        <w:keepNext w:val="0"/>
        <w:keepLines/>
        <w:pageBreakBefore w:val="0"/>
        <w:widowControl/>
        <w:spacing w:before="0" w:after="80" w:line="276" w:lineRule="auto"/>
        <w:ind w:left="440" w:right="0" w:hanging="440"/>
        <w:jc w:val="both"/>
        <w:rPr>
          <w:ins w:id="3952" w:author="Fa'te" w:date="2026-09-18T11:04:00Z"/>
          <w:rFonts w:ascii="Times New Roman" w:hAnsi="Times New Roman" w:eastAsia="宋体" w:cs="Times New Roman"/>
          <w:color w:val="000000"/>
          <w:sz w:val="19"/>
        </w:rPr>
      </w:pPr>
      <w:r>
        <w:rPr>
          <w:rFonts w:ascii="Times New Roman" w:hAnsi="Times New Roman" w:eastAsia="宋体" w:cs="Times New Roman"/>
          <w:color w:val="000000"/>
          <w:sz w:val="19"/>
        </w:rPr>
        <w:t>[27] VAN DER MAATEN L, HINTON G. Visualizing data using t-SNE[J]. Journal of Machine Learning Research, 2008, 9: 2579-2605.</w:t>
      </w:r>
    </w:p>
    <w:p w14:paraId="7F9788DE">
      <w:pPr>
        <w:keepNext w:val="0"/>
        <w:keepLines/>
        <w:pageBreakBefore w:val="0"/>
        <w:widowControl/>
        <w:spacing w:before="0" w:after="80" w:line="276" w:lineRule="auto"/>
        <w:ind w:left="440" w:right="0" w:hanging="440"/>
        <w:jc w:val="both"/>
        <w:rPr>
          <w:ins w:id="3953" w:author="Fa'te" w:date="2026-09-18T11:04:00Z"/>
        </w:rPr>
      </w:pPr>
      <w:ins w:id="3954" w:author="Fa'te" w:date="2026-09-18T11:04:00Z">
        <w:r>
          <w:rPr>
            <w:rFonts w:ascii="Times New Roman" w:hAnsi="Times New Roman" w:eastAsia="宋体" w:cs="Times New Roman"/>
            <w:b w:val="0"/>
            <w:i w:val="0"/>
            <w:color w:val="000000"/>
            <w:sz w:val="19"/>
          </w:rPr>
          <w:t>[28] LI W, WANG P, XIONG R, et al. Spiking Tucker fusion transformer for audio-visual zero-shot learning[J]. IEEE Transactions on Image Processing, 2024. DOI: 10.1109/TIP.2024.3430080.</w:t>
        </w:r>
      </w:ins>
    </w:p>
    <w:p w14:paraId="73226E8D">
      <w:pPr>
        <w:keepNext w:val="0"/>
        <w:keepLines/>
        <w:pageBreakBefore w:val="0"/>
        <w:widowControl/>
        <w:spacing w:before="0" w:after="80" w:line="276" w:lineRule="auto"/>
        <w:ind w:left="440" w:right="0" w:hanging="440"/>
        <w:jc w:val="both"/>
        <w:rPr>
          <w:ins w:id="3955" w:author="Fa'te" w:date="2026-09-18T11:04:00Z"/>
        </w:rPr>
      </w:pPr>
      <w:ins w:id="3956" w:author="Fa'te" w:date="2026-09-18T11:04:00Z">
        <w:r>
          <w:rPr>
            <w:rFonts w:ascii="Times New Roman" w:hAnsi="Times New Roman" w:eastAsia="宋体" w:cs="Times New Roman"/>
            <w:b w:val="0"/>
            <w:i w:val="0"/>
            <w:color w:val="000000"/>
            <w:sz w:val="19"/>
          </w:rPr>
          <w:t>[29] YANG Z, LI W, HOU J, et al. Multi-modal spiking tensor regression network for audio-visual zero-shot learning[J]. Neurocomputing, 2025, 629: 129636. DOI: 10.1016/j.neucom.2025.129636.</w:t>
        </w:r>
      </w:ins>
    </w:p>
    <w:p w14:paraId="0FEAB09A">
      <w:pPr>
        <w:keepNext w:val="0"/>
        <w:keepLines/>
        <w:pageBreakBefore w:val="0"/>
        <w:widowControl/>
        <w:spacing w:before="0" w:after="80" w:line="276" w:lineRule="auto"/>
        <w:ind w:left="440" w:right="0" w:hanging="440"/>
        <w:jc w:val="both"/>
        <w:rPr>
          <w:ins w:id="3957" w:author="Fa'te" w:date="2026-09-18T11:04:00Z"/>
        </w:rPr>
      </w:pPr>
      <w:ins w:id="3958" w:author="Fa'te" w:date="2026-09-18T11:04:00Z">
        <w:r>
          <w:rPr>
            <w:rFonts w:ascii="Times New Roman" w:hAnsi="Times New Roman" w:eastAsia="宋体" w:cs="Times New Roman"/>
            <w:b w:val="0"/>
            <w:i w:val="0"/>
            <w:color w:val="000000"/>
            <w:sz w:val="19"/>
          </w:rPr>
          <w:t>[30] LI W, WANG P, WANG X, et al. Multi-timescale motion-decoupled spiking transformer for audio-visual zero-shot learning[J]. IEEE Transactions on Circuits and Systems for Video Technology, 2025. DOI: 10.1109/TCSVT.2025.3574499.</w:t>
        </w:r>
      </w:ins>
    </w:p>
    <w:p w14:paraId="09F52C5D">
      <w:pPr>
        <w:keepNext w:val="0"/>
        <w:keepLines/>
        <w:pageBreakBefore w:val="0"/>
        <w:widowControl/>
        <w:spacing w:before="0" w:after="80" w:line="276" w:lineRule="auto"/>
        <w:ind w:left="440" w:right="0" w:hanging="440"/>
        <w:jc w:val="both"/>
        <w:rPr>
          <w:rFonts w:ascii="Times New Roman" w:hAnsi="Times New Roman" w:eastAsia="宋体" w:cs="Times New Roman"/>
          <w:color w:val="000000"/>
          <w:sz w:val="19"/>
        </w:rPr>
      </w:pPr>
      <w:ins w:id="3959" w:author="Fa'te" w:date="2026-09-18T11:04:00Z">
        <w:r>
          <w:rPr>
            <w:rFonts w:ascii="Times New Roman" w:hAnsi="Times New Roman" w:eastAsia="宋体" w:cs="Times New Roman"/>
            <w:b w:val="0"/>
            <w:i w:val="0"/>
            <w:color w:val="000000"/>
            <w:sz w:val="19"/>
          </w:rPr>
          <w:t>[31] YANG J, LI X, WU Y, et al. Self-attention and cross-modal attention for audio-visual zero-shot learning[J]. Information Fusion, 2026, 129: 103966. DOI: 10.1016/j.inffus.2025.103966.</w:t>
        </w:r>
      </w:ins>
    </w:p>
    <w:sectPr>
      <w:headerReference r:id="rId8" w:type="first"/>
      <w:footerReference r:id="rId11" w:type="first"/>
      <w:footerReference r:id="rId9" w:type="default"/>
      <w:headerReference r:id="rId7" w:type="even"/>
      <w:footerReference r:id="rId10" w:type="even"/>
      <w:footnotePr>
        <w:numRestart w:val="eachSect"/>
      </w:footnotePr>
      <w:pgSz w:w="11906" w:h="16838"/>
      <w:pgMar w:top="1440" w:right="1800" w:bottom="1440" w:left="1800" w:header="680" w:footer="68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修订校核" w:date="2026-09-18T02:19:04Z" w:initials="校核">
    <w:p w14:paraId="007BD2DC">
      <w:r>
        <w:t>原始汇总值待核对：KDA在ActivityNet-GZSL上的S=37.55%、U=10.25%、HM=17.95%（Excel J15:L15），由当前S/U直接计算的2SU/(S+U)约为16.10%，不等于17.95%；UCF上也有54.84%与直接计算54.87%的小幅差异。请确认是否为录入错误或采用了不同的多次运行汇总口径。本次遵循Excel保留报告值。</w:t>
      </w:r>
    </w:p>
  </w:comment>
  <w:comment w:id="1" w:author="修订校核" w:date="2026-09-18T02:19:04Z" w:initials="校核">
    <w:p w14:paraId="3C1A7C34">
      <w:r>
        <w:t>评估口径待核对：完整模型在ActivityNet-GZSL上的U=25.61%、ZSL=23.96%（Excel K23、M23）；其他多组结果也出现U&gt;ZSL，例如w/o DMIF在VGGSound-GZSL上的U=19.56%、ZSL=10.66%（C35、E35），E=3在UCF-GZSL上的U=44.19%、ZSL=35.19%（G52、I52）。若使用同一检查点、同一未见类测试样本与相同未见类相对得分，仅移除已见候选类时应有ZSL≥U。请核对检查点选择、候选空间、校准实现、聚合方式或列映射；目前不改动原值，也不以随机波动解释这一关系。</w:t>
      </w:r>
    </w:p>
  </w:comment>
  <w:comment w:id="2" w:author="修订校核" w:date="2026-09-18T02:19:04Z" w:initials="校核">
    <w:p w14:paraId="131972FA">
      <w:r>
        <w:t>复现信息待补充：原稿及Excel未给出Top-K离散选择中K的具体取值、相关性分数定义或验证集选择规则。请依据实际实验配置补充；本次未填写推测数值。</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07BD2DC" w15:done="0"/>
  <w15:commentEx w15:paraId="3C1A7C34" w15:done="0"/>
  <w15:commentEx w15:paraId="131972F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65B0F">
    <w:pPr>
      <w:autoSpaceDE w:val="0"/>
      <w:autoSpaceDN w:val="0"/>
      <w:snapToGrid w:val="0"/>
      <w:ind w:firstLine="0"/>
      <w:jc w:val="center"/>
    </w:pPr>
    <w:r>
      <w:fldChar w:fldCharType="begin"/>
    </w:r>
    <w:r>
      <w:instrText xml:space="preserve">PAGE</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EE25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5901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6B19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78C6E"/>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a'te">
    <w15:presenceInfo w15:providerId="WPS Office" w15:userId="3366504755"/>
  </w15:person>
  <w15:person w15:author="修订校核">
    <w15:presenceInfo w15:providerId="None" w15:userId="修订校核"/>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doNotDisplayPageBoundaries w:val="1"/>
  <w:embedSystemFonts/>
  <w:bordersDoNotSurroundHeader w:val="0"/>
  <w:bordersDoNotSurroundFooter w:val="0"/>
  <w:doNotTrackMoves/>
  <w:trackRevisions w:val="1"/>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D7898"/>
    <w:rsid w:val="0C7F0433"/>
    <w:rsid w:val="0E4F6609"/>
    <w:rsid w:val="128F0B45"/>
    <w:rsid w:val="12AF285B"/>
    <w:rsid w:val="1462766C"/>
    <w:rsid w:val="152B3223"/>
    <w:rsid w:val="154C1139"/>
    <w:rsid w:val="1C5059EB"/>
    <w:rsid w:val="1C79679F"/>
    <w:rsid w:val="250D70B6"/>
    <w:rsid w:val="27840669"/>
    <w:rsid w:val="30C61BCC"/>
    <w:rsid w:val="31CD2AE7"/>
    <w:rsid w:val="3AB54A95"/>
    <w:rsid w:val="3B7A4C3E"/>
    <w:rsid w:val="3BBE4F14"/>
    <w:rsid w:val="4BF67FC1"/>
    <w:rsid w:val="4F0D0C03"/>
    <w:rsid w:val="50D0319C"/>
    <w:rsid w:val="53371989"/>
    <w:rsid w:val="58E14F46"/>
    <w:rsid w:val="5B1F7011"/>
    <w:rsid w:val="5B371BB7"/>
    <w:rsid w:val="62842E61"/>
    <w:rsid w:val="6E204AEB"/>
    <w:rsid w:val="6F0F157E"/>
    <w:rsid w:val="70D2681F"/>
    <w:rsid w:val="73372FCE"/>
    <w:rsid w:val="750B0F29"/>
    <w:rsid w:val="7656207F"/>
    <w:rsid w:val="786774E4"/>
    <w:rsid w:val="7EC02D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autoSpaceDE w:val="0"/>
      <w:autoSpaceDN w:val="0"/>
      <w:snapToGrid w:val="0"/>
      <w:spacing w:after="80" w:line="360" w:lineRule="auto"/>
      <w:ind w:firstLine="480"/>
    </w:pPr>
    <w:rPr>
      <w:rFonts w:ascii="Times New Roman" w:hAnsi="Times New Roman" w:eastAsia="宋体" w:cs="Times New Roman"/>
      <w:color w:val="000000"/>
      <w:spacing w:val="0"/>
      <w:sz w:val="21"/>
      <w:szCs w:val="24"/>
      <w:lang w:val="en-US" w:eastAsia="zh-CN" w:bidi="ar-SA"/>
    </w:rPr>
  </w:style>
  <w:style w:type="paragraph" w:styleId="2">
    <w:name w:val="heading 1"/>
    <w:basedOn w:val="1"/>
    <w:next w:val="3"/>
    <w:link w:val="33"/>
    <w:qFormat/>
    <w:uiPriority w:val="9"/>
    <w:pPr>
      <w:keepNext/>
      <w:keepLines/>
      <w:widowControl/>
      <w:autoSpaceDE w:val="0"/>
      <w:autoSpaceDN w:val="0"/>
      <w:snapToGrid w:val="0"/>
      <w:spacing w:before="240" w:after="120" w:line="288" w:lineRule="auto"/>
      <w:ind w:firstLine="0"/>
      <w:outlineLvl w:val="0"/>
    </w:pPr>
    <w:rPr>
      <w:rFonts w:ascii="Times New Roman" w:hAnsi="Times New Roman" w:eastAsia="宋体" w:cs="Times New Roman"/>
      <w:b/>
      <w:color w:val="000000"/>
      <w:spacing w:val="0"/>
      <w:sz w:val="21"/>
      <w:szCs w:val="28"/>
      <w:lang w:val="en-US" w:eastAsia="zh-CN"/>
    </w:rPr>
  </w:style>
  <w:style w:type="paragraph" w:styleId="4">
    <w:name w:val="heading 2"/>
    <w:basedOn w:val="1"/>
    <w:next w:val="3"/>
    <w:link w:val="34"/>
    <w:semiHidden/>
    <w:unhideWhenUsed/>
    <w:qFormat/>
    <w:uiPriority w:val="9"/>
    <w:pPr>
      <w:keepNext/>
      <w:keepLines/>
      <w:widowControl/>
      <w:autoSpaceDE w:val="0"/>
      <w:autoSpaceDN w:val="0"/>
      <w:snapToGrid w:val="0"/>
      <w:spacing w:before="160" w:after="80"/>
      <w:outlineLvl w:val="1"/>
    </w:pPr>
    <w:rPr>
      <w:rFonts w:ascii="Times New Roman" w:hAnsi="Times New Roman" w:eastAsia="宋体" w:cs="Times New Roman"/>
      <w:color w:val="000000"/>
      <w:spacing w:val="0"/>
      <w:sz w:val="21"/>
      <w:szCs w:val="24"/>
      <w:lang w:val="en-US" w:eastAsia="zh-CN"/>
    </w:rPr>
  </w:style>
  <w:style w:type="paragraph" w:styleId="5">
    <w:name w:val="heading 3"/>
    <w:basedOn w:val="1"/>
    <w:next w:val="3"/>
    <w:link w:val="35"/>
    <w:semiHidden/>
    <w:unhideWhenUsed/>
    <w:qFormat/>
    <w:uiPriority w:val="9"/>
    <w:pPr>
      <w:keepNext/>
      <w:keepLines/>
      <w:widowControl/>
      <w:autoSpaceDE w:val="0"/>
      <w:autoSpaceDN w:val="0"/>
      <w:snapToGrid w:val="0"/>
      <w:spacing w:before="160" w:after="80"/>
      <w:outlineLvl w:val="2"/>
    </w:pPr>
    <w:rPr>
      <w:rFonts w:ascii="Times New Roman" w:hAnsi="Times New Roman" w:eastAsia="宋体" w:cs="Times New Roman"/>
      <w:color w:val="000000"/>
      <w:spacing w:val="0"/>
      <w:sz w:val="21"/>
      <w:szCs w:val="24"/>
      <w:lang w:val="en-US" w:eastAsia="zh-CN"/>
    </w:rPr>
  </w:style>
  <w:style w:type="paragraph" w:styleId="6">
    <w:name w:val="heading 4"/>
    <w:basedOn w:val="1"/>
    <w:next w:val="3"/>
    <w:link w:val="36"/>
    <w:semiHidden/>
    <w:unhideWhenUsed/>
    <w:qFormat/>
    <w:uiPriority w:val="9"/>
    <w:pPr>
      <w:keepNext/>
      <w:keepLines/>
      <w:widowControl/>
      <w:autoSpaceDE w:val="0"/>
      <w:autoSpaceDN w:val="0"/>
      <w:snapToGrid w:val="0"/>
      <w:spacing w:before="80" w:after="40"/>
      <w:outlineLvl w:val="3"/>
    </w:pPr>
    <w:rPr>
      <w:rFonts w:ascii="Times New Roman" w:hAnsi="Times New Roman" w:eastAsia="宋体" w:cs="Times New Roman"/>
      <w:i/>
      <w:iCs/>
      <w:color w:val="000000"/>
      <w:spacing w:val="0"/>
      <w:sz w:val="24"/>
      <w:szCs w:val="24"/>
      <w:lang w:val="en-US" w:eastAsia="zh-CN"/>
    </w:rPr>
  </w:style>
  <w:style w:type="paragraph" w:styleId="7">
    <w:name w:val="heading 5"/>
    <w:basedOn w:val="1"/>
    <w:next w:val="3"/>
    <w:link w:val="37"/>
    <w:semiHidden/>
    <w:unhideWhenUsed/>
    <w:qFormat/>
    <w:uiPriority w:val="9"/>
    <w:pPr>
      <w:keepNext/>
      <w:keepLines/>
      <w:widowControl/>
      <w:autoSpaceDE w:val="0"/>
      <w:autoSpaceDN w:val="0"/>
      <w:snapToGrid w:val="0"/>
      <w:spacing w:before="80" w:after="40"/>
      <w:outlineLvl w:val="4"/>
    </w:pPr>
    <w:rPr>
      <w:rFonts w:ascii="Times New Roman" w:hAnsi="Times New Roman" w:eastAsia="宋体" w:cs="Times New Roman"/>
      <w:color w:val="000000"/>
      <w:spacing w:val="0"/>
      <w:sz w:val="24"/>
      <w:szCs w:val="24"/>
      <w:lang w:val="en-US" w:eastAsia="zh-CN"/>
    </w:rPr>
  </w:style>
  <w:style w:type="paragraph" w:styleId="8">
    <w:name w:val="heading 6"/>
    <w:basedOn w:val="1"/>
    <w:next w:val="3"/>
    <w:link w:val="38"/>
    <w:semiHidden/>
    <w:unhideWhenUsed/>
    <w:qFormat/>
    <w:uiPriority w:val="9"/>
    <w:pPr>
      <w:keepNext/>
      <w:keepLines/>
      <w:widowControl/>
      <w:autoSpaceDE w:val="0"/>
      <w:autoSpaceDN w:val="0"/>
      <w:snapToGrid w:val="0"/>
      <w:spacing w:before="40" w:after="0"/>
      <w:outlineLvl w:val="5"/>
    </w:pPr>
    <w:rPr>
      <w:rFonts w:ascii="Times New Roman" w:hAnsi="Times New Roman" w:eastAsia="宋体" w:cs="Times New Roman"/>
      <w:i/>
      <w:iCs/>
      <w:color w:val="000000"/>
      <w:spacing w:val="0"/>
      <w:sz w:val="24"/>
      <w:szCs w:val="24"/>
      <w:lang w:val="en-US" w:eastAsia="zh-CN"/>
    </w:rPr>
  </w:style>
  <w:style w:type="paragraph" w:styleId="9">
    <w:name w:val="heading 7"/>
    <w:basedOn w:val="1"/>
    <w:next w:val="3"/>
    <w:link w:val="39"/>
    <w:semiHidden/>
    <w:unhideWhenUsed/>
    <w:qFormat/>
    <w:uiPriority w:val="9"/>
    <w:pPr>
      <w:keepNext/>
      <w:keepLines/>
      <w:widowControl/>
      <w:autoSpaceDE w:val="0"/>
      <w:autoSpaceDN w:val="0"/>
      <w:snapToGrid w:val="0"/>
      <w:spacing w:before="40" w:after="0"/>
      <w:outlineLvl w:val="6"/>
    </w:pPr>
    <w:rPr>
      <w:rFonts w:ascii="Times New Roman" w:hAnsi="Times New Roman" w:eastAsia="宋体" w:cs="Times New Roman"/>
      <w:color w:val="000000"/>
      <w:spacing w:val="0"/>
      <w:sz w:val="24"/>
      <w:szCs w:val="24"/>
      <w:lang w:val="en-US" w:eastAsia="zh-CN"/>
    </w:rPr>
  </w:style>
  <w:style w:type="paragraph" w:styleId="10">
    <w:name w:val="heading 8"/>
    <w:basedOn w:val="1"/>
    <w:next w:val="3"/>
    <w:link w:val="40"/>
    <w:semiHidden/>
    <w:unhideWhenUsed/>
    <w:qFormat/>
    <w:uiPriority w:val="9"/>
    <w:pPr>
      <w:keepNext/>
      <w:keepLines/>
      <w:widowControl/>
      <w:autoSpaceDE w:val="0"/>
      <w:autoSpaceDN w:val="0"/>
      <w:snapToGrid w:val="0"/>
      <w:spacing w:after="0"/>
      <w:outlineLvl w:val="7"/>
    </w:pPr>
    <w:rPr>
      <w:rFonts w:ascii="Times New Roman" w:hAnsi="Times New Roman" w:eastAsia="宋体" w:cs="Times New Roman"/>
      <w:i/>
      <w:iCs/>
      <w:color w:val="000000"/>
      <w:spacing w:val="0"/>
      <w:sz w:val="24"/>
      <w:szCs w:val="24"/>
      <w:lang w:val="en-US" w:eastAsia="zh-CN"/>
    </w:rPr>
  </w:style>
  <w:style w:type="paragraph" w:styleId="11">
    <w:name w:val="heading 9"/>
    <w:basedOn w:val="1"/>
    <w:next w:val="3"/>
    <w:link w:val="41"/>
    <w:semiHidden/>
    <w:unhideWhenUsed/>
    <w:qFormat/>
    <w:uiPriority w:val="9"/>
    <w:pPr>
      <w:keepNext/>
      <w:keepLines/>
      <w:widowControl/>
      <w:autoSpaceDE w:val="0"/>
      <w:autoSpaceDN w:val="0"/>
      <w:snapToGrid w:val="0"/>
      <w:spacing w:after="0"/>
      <w:outlineLvl w:val="8"/>
    </w:pPr>
    <w:rPr>
      <w:rFonts w:ascii="Times New Roman" w:hAnsi="Times New Roman" w:eastAsia="宋体" w:cs="Times New Roman"/>
      <w:color w:val="000000"/>
      <w:spacing w:val="0"/>
      <w:sz w:val="24"/>
      <w:szCs w:val="24"/>
      <w:lang w:val="en-US" w:eastAsia="zh-CN"/>
    </w:rPr>
  </w:style>
  <w:style w:type="character" w:default="1" w:styleId="20">
    <w:name w:val="Default Paragraph Font"/>
    <w:semiHidden/>
    <w:unhideWhenUsed/>
    <w:qFormat/>
    <w:uiPriority w:val="0"/>
    <w:rPr>
      <w:rFonts w:ascii="Times New Roman" w:hAnsi="Times New Roman" w:eastAsia="宋体" w:cs="Times New Roman"/>
      <w:color w:val="000000"/>
      <w:spacing w:val="0"/>
      <w:sz w:val="24"/>
      <w:szCs w:val="24"/>
      <w:lang w:val="en-US" w:eastAsia="zh-CN"/>
    </w:rPr>
  </w:style>
  <w:style w:type="table" w:default="1" w:styleId="19">
    <w:name w:val="Normal Table"/>
    <w:qFormat/>
    <w:uiPriority w:val="0"/>
    <w:tblPr>
      <w:tblCellMar>
        <w:top w:w="0" w:type="dxa"/>
        <w:left w:w="108" w:type="dxa"/>
        <w:bottom w:w="0" w:type="dxa"/>
        <w:right w:w="108" w:type="dxa"/>
      </w:tblCellMar>
    </w:tblPr>
  </w:style>
  <w:style w:type="paragraph" w:styleId="3">
    <w:name w:val="Body Text"/>
    <w:basedOn w:val="1"/>
    <w:link w:val="23"/>
    <w:qFormat/>
    <w:uiPriority w:val="0"/>
    <w:pPr>
      <w:widowControl/>
      <w:autoSpaceDE w:val="0"/>
      <w:autoSpaceDN w:val="0"/>
      <w:snapToGrid w:val="0"/>
      <w:spacing w:before="180" w:after="80" w:line="360" w:lineRule="auto"/>
      <w:ind w:firstLine="480"/>
    </w:pPr>
    <w:rPr>
      <w:rFonts w:ascii="Times New Roman" w:hAnsi="Times New Roman" w:eastAsia="宋体" w:cs="Times New Roman"/>
      <w:color w:val="000000"/>
      <w:spacing w:val="0"/>
      <w:sz w:val="24"/>
      <w:szCs w:val="24"/>
      <w:lang w:val="en-US" w:eastAsia="zh-CN"/>
    </w:rPr>
  </w:style>
  <w:style w:type="paragraph" w:styleId="12">
    <w:name w:val="caption"/>
    <w:basedOn w:val="1"/>
    <w:qFormat/>
    <w:uiPriority w:val="0"/>
    <w:pPr>
      <w:widowControl/>
      <w:autoSpaceDE w:val="0"/>
      <w:autoSpaceDN w:val="0"/>
      <w:snapToGrid w:val="0"/>
      <w:spacing w:before="0" w:after="120"/>
    </w:pPr>
    <w:rPr>
      <w:rFonts w:ascii="Times New Roman" w:hAnsi="Times New Roman" w:eastAsia="宋体" w:cs="Times New Roman"/>
      <w:i/>
      <w:color w:val="000000"/>
      <w:spacing w:val="0"/>
      <w:sz w:val="24"/>
      <w:szCs w:val="24"/>
      <w:lang w:val="en-US" w:eastAsia="zh-CN"/>
    </w:rPr>
  </w:style>
  <w:style w:type="paragraph" w:styleId="13">
    <w:name w:val="Block Text"/>
    <w:basedOn w:val="3"/>
    <w:next w:val="3"/>
    <w:unhideWhenUsed/>
    <w:qFormat/>
    <w:uiPriority w:val="9"/>
    <w:pPr>
      <w:widowControl/>
      <w:autoSpaceDE w:val="0"/>
      <w:autoSpaceDN w:val="0"/>
      <w:snapToGrid w:val="0"/>
      <w:spacing w:before="100" w:after="100"/>
      <w:ind w:left="480" w:right="480" w:firstLine="0"/>
    </w:pPr>
    <w:rPr>
      <w:rFonts w:ascii="Times New Roman" w:hAnsi="Times New Roman" w:eastAsia="宋体" w:cs="Times New Roman"/>
      <w:color w:val="000000"/>
      <w:spacing w:val="0"/>
      <w:sz w:val="24"/>
      <w:szCs w:val="24"/>
      <w:lang w:val="en-US" w:eastAsia="zh-CN"/>
    </w:rPr>
  </w:style>
  <w:style w:type="paragraph" w:styleId="14">
    <w:name w:val="Date"/>
    <w:basedOn w:val="15"/>
    <w:next w:val="3"/>
    <w:qFormat/>
    <w:uiPriority w:val="0"/>
    <w:pPr>
      <w:keepNext/>
      <w:keepLines/>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styleId="15">
    <w:name w:val="Title"/>
    <w:basedOn w:val="1"/>
    <w:next w:val="3"/>
    <w:link w:val="27"/>
    <w:qFormat/>
    <w:uiPriority w:val="10"/>
    <w:pPr>
      <w:keepNext/>
      <w:widowControl/>
      <w:autoSpaceDE w:val="0"/>
      <w:autoSpaceDN w:val="0"/>
      <w:snapToGrid w:val="0"/>
      <w:spacing w:before="0" w:after="280" w:line="240" w:lineRule="auto"/>
      <w:ind w:firstLine="0"/>
      <w:contextualSpacing/>
      <w:jc w:val="center"/>
    </w:pPr>
    <w:rPr>
      <w:rFonts w:ascii="Times New Roman" w:hAnsi="Times New Roman" w:eastAsia="宋体" w:cs="Times New Roman"/>
      <w:b/>
      <w:color w:val="000000"/>
      <w:spacing w:val="0"/>
      <w:sz w:val="21"/>
      <w:szCs w:val="36"/>
      <w:lang w:val="en-US" w:eastAsia="zh-CN"/>
    </w:rPr>
  </w:style>
  <w:style w:type="paragraph" w:styleId="16">
    <w:name w:val="Subtitle"/>
    <w:basedOn w:val="15"/>
    <w:next w:val="3"/>
    <w:link w:val="28"/>
    <w:qFormat/>
    <w:uiPriority w:val="11"/>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styleId="17">
    <w:name w:val="footnote text"/>
    <w:basedOn w:val="1"/>
    <w:unhideWhenUsed/>
    <w:qFormat/>
    <w:uiPriority w:val="9"/>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styleId="1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21">
    <w:name w:val="Strong"/>
    <w:basedOn w:val="20"/>
    <w:qFormat/>
    <w:uiPriority w:val="0"/>
    <w:rPr>
      <w:b/>
    </w:rPr>
  </w:style>
  <w:style w:type="character" w:styleId="22">
    <w:name w:val="Hyperlink"/>
    <w:basedOn w:val="23"/>
    <w:qFormat/>
    <w:uiPriority w:val="0"/>
    <w:rPr>
      <w:rFonts w:ascii="Times New Roman" w:hAnsi="Times New Roman" w:eastAsia="宋体" w:cs="Times New Roman"/>
      <w:color w:val="000000"/>
      <w:spacing w:val="0"/>
      <w:sz w:val="24"/>
      <w:szCs w:val="24"/>
      <w:lang w:val="en-US" w:eastAsia="zh-CN"/>
    </w:rPr>
  </w:style>
  <w:style w:type="character" w:customStyle="1" w:styleId="23">
    <w:name w:val="Body Text Char"/>
    <w:basedOn w:val="20"/>
    <w:link w:val="3"/>
    <w:qFormat/>
    <w:uiPriority w:val="0"/>
    <w:rPr>
      <w:rFonts w:ascii="Times New Roman" w:hAnsi="Times New Roman" w:eastAsia="宋体" w:cs="Times New Roman"/>
      <w:color w:val="000000"/>
      <w:spacing w:val="0"/>
      <w:sz w:val="24"/>
      <w:szCs w:val="24"/>
      <w:lang w:val="en-US" w:eastAsia="zh-CN"/>
    </w:rPr>
  </w:style>
  <w:style w:type="character" w:styleId="24">
    <w:name w:val="footnote reference"/>
    <w:basedOn w:val="23"/>
    <w:qFormat/>
    <w:uiPriority w:val="0"/>
    <w:rPr>
      <w:rFonts w:ascii="Times New Roman" w:hAnsi="Times New Roman" w:eastAsia="宋体" w:cs="Times New Roman"/>
      <w:color w:val="000000"/>
      <w:spacing w:val="0"/>
      <w:sz w:val="24"/>
      <w:szCs w:val="24"/>
      <w:vertAlign w:val="superscript"/>
      <w:lang w:val="en-US" w:eastAsia="zh-CN"/>
    </w:rPr>
  </w:style>
  <w:style w:type="paragraph" w:customStyle="1" w:styleId="25">
    <w:name w:val="First Paragraph"/>
    <w:basedOn w:val="1"/>
    <w:next w:val="3"/>
    <w:qFormat/>
    <w:uiPriority w:val="0"/>
    <w:pPr>
      <w:widowControl/>
      <w:autoSpaceDE w:val="0"/>
      <w:autoSpaceDN w:val="0"/>
      <w:snapToGrid w:val="0"/>
      <w:spacing w:after="80" w:line="360" w:lineRule="auto"/>
      <w:ind w:firstLine="480"/>
    </w:pPr>
    <w:rPr>
      <w:rFonts w:ascii="Times New Roman" w:hAnsi="Times New Roman" w:eastAsia="宋体" w:cs="Times New Roman"/>
      <w:color w:val="000000"/>
      <w:spacing w:val="0"/>
      <w:sz w:val="24"/>
      <w:szCs w:val="24"/>
      <w:lang w:val="en-US" w:eastAsia="zh-CN"/>
    </w:rPr>
  </w:style>
  <w:style w:type="paragraph" w:customStyle="1" w:styleId="26">
    <w:name w:val="Compact"/>
    <w:basedOn w:val="3"/>
    <w:qFormat/>
    <w:uiPriority w:val="0"/>
    <w:pPr>
      <w:widowControl/>
      <w:autoSpaceDE w:val="0"/>
      <w:autoSpaceDN w:val="0"/>
      <w:snapToGrid w:val="0"/>
      <w:spacing w:before="36" w:after="36"/>
    </w:pPr>
    <w:rPr>
      <w:rFonts w:ascii="Times New Roman" w:hAnsi="Times New Roman" w:eastAsia="宋体" w:cs="Times New Roman"/>
      <w:color w:val="000000"/>
      <w:spacing w:val="0"/>
      <w:sz w:val="24"/>
      <w:szCs w:val="24"/>
      <w:lang w:val="en-US" w:eastAsia="zh-CN"/>
    </w:rPr>
  </w:style>
  <w:style w:type="character" w:customStyle="1" w:styleId="27">
    <w:name w:val="Title Char"/>
    <w:basedOn w:val="20"/>
    <w:link w:val="15"/>
    <w:qFormat/>
    <w:uiPriority w:val="10"/>
    <w:rPr>
      <w:rFonts w:ascii="Times New Roman" w:hAnsi="Times New Roman" w:eastAsia="宋体" w:cs="Times New Roman"/>
      <w:color w:val="000000"/>
      <w:spacing w:val="0"/>
      <w:sz w:val="24"/>
      <w:szCs w:val="24"/>
      <w:lang w:val="en-US" w:eastAsia="zh-CN"/>
    </w:rPr>
  </w:style>
  <w:style w:type="character" w:customStyle="1" w:styleId="28">
    <w:name w:val="Subtitle Char"/>
    <w:basedOn w:val="20"/>
    <w:link w:val="16"/>
    <w:qFormat/>
    <w:uiPriority w:val="11"/>
    <w:rPr>
      <w:rFonts w:ascii="Times New Roman" w:hAnsi="Times New Roman" w:eastAsia="宋体" w:cs="Times New Roman"/>
      <w:color w:val="000000"/>
      <w:spacing w:val="0"/>
      <w:sz w:val="24"/>
      <w:szCs w:val="24"/>
      <w:lang w:val="en-US" w:eastAsia="zh-CN"/>
    </w:rPr>
  </w:style>
  <w:style w:type="paragraph" w:customStyle="1" w:styleId="29">
    <w:name w:val="Author"/>
    <w:basedOn w:val="15"/>
    <w:next w:val="3"/>
    <w:qFormat/>
    <w:uiPriority w:val="0"/>
    <w:pPr>
      <w:keepNext/>
      <w:keepLines/>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customStyle="1" w:styleId="30">
    <w:name w:val="Abstract Title"/>
    <w:basedOn w:val="1"/>
    <w:next w:val="31"/>
    <w:qFormat/>
    <w:uiPriority w:val="0"/>
    <w:pPr>
      <w:keepNext/>
      <w:keepLines/>
      <w:widowControl/>
      <w:autoSpaceDE w:val="0"/>
      <w:autoSpaceDN w:val="0"/>
      <w:snapToGrid w:val="0"/>
      <w:spacing w:before="300" w:after="0"/>
      <w:jc w:val="center"/>
    </w:pPr>
    <w:rPr>
      <w:rFonts w:ascii="Times New Roman" w:hAnsi="Times New Roman" w:eastAsia="宋体" w:cs="Times New Roman"/>
      <w:b/>
      <w:color w:val="000000"/>
      <w:spacing w:val="0"/>
      <w:sz w:val="24"/>
      <w:szCs w:val="24"/>
      <w:lang w:val="en-US" w:eastAsia="zh-CN"/>
    </w:rPr>
  </w:style>
  <w:style w:type="paragraph" w:customStyle="1" w:styleId="31">
    <w:name w:val="Abstract"/>
    <w:basedOn w:val="1"/>
    <w:next w:val="3"/>
    <w:qFormat/>
    <w:uiPriority w:val="0"/>
    <w:pPr>
      <w:keepNext/>
      <w:keepLines/>
      <w:widowControl/>
      <w:autoSpaceDE w:val="0"/>
      <w:autoSpaceDN w:val="0"/>
      <w:snapToGrid w:val="0"/>
      <w:spacing w:before="100" w:after="300"/>
    </w:pPr>
    <w:rPr>
      <w:rFonts w:ascii="Times New Roman" w:hAnsi="Times New Roman" w:eastAsia="宋体" w:cs="Times New Roman"/>
      <w:color w:val="000000"/>
      <w:spacing w:val="0"/>
      <w:sz w:val="24"/>
      <w:szCs w:val="24"/>
      <w:lang w:val="en-US" w:eastAsia="zh-CN"/>
    </w:rPr>
  </w:style>
  <w:style w:type="paragraph" w:customStyle="1" w:styleId="32">
    <w:name w:val="Bibliography"/>
    <w:basedOn w:val="1"/>
    <w:qFormat/>
    <w:uiPriority w:val="0"/>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character" w:customStyle="1" w:styleId="33">
    <w:name w:val="Heading 1 Char"/>
    <w:basedOn w:val="20"/>
    <w:link w:val="2"/>
    <w:qFormat/>
    <w:uiPriority w:val="9"/>
    <w:rPr>
      <w:rFonts w:ascii="Times New Roman" w:hAnsi="Times New Roman" w:eastAsia="宋体" w:cs="Times New Roman"/>
      <w:color w:val="000000"/>
      <w:spacing w:val="0"/>
      <w:sz w:val="24"/>
      <w:szCs w:val="24"/>
      <w:lang w:val="en-US" w:eastAsia="zh-CN"/>
    </w:rPr>
  </w:style>
  <w:style w:type="character" w:customStyle="1" w:styleId="34">
    <w:name w:val="Heading 2 Char"/>
    <w:basedOn w:val="20"/>
    <w:link w:val="4"/>
    <w:semiHidden/>
    <w:qFormat/>
    <w:uiPriority w:val="9"/>
    <w:rPr>
      <w:rFonts w:ascii="Times New Roman" w:hAnsi="Times New Roman" w:eastAsia="宋体" w:cs="Times New Roman"/>
      <w:color w:val="000000"/>
      <w:spacing w:val="0"/>
      <w:sz w:val="24"/>
      <w:szCs w:val="24"/>
      <w:lang w:val="en-US" w:eastAsia="zh-CN"/>
    </w:rPr>
  </w:style>
  <w:style w:type="character" w:customStyle="1" w:styleId="35">
    <w:name w:val="Heading 3 Char"/>
    <w:basedOn w:val="20"/>
    <w:link w:val="5"/>
    <w:semiHidden/>
    <w:qFormat/>
    <w:uiPriority w:val="9"/>
    <w:rPr>
      <w:rFonts w:ascii="Times New Roman" w:hAnsi="Times New Roman" w:eastAsia="宋体" w:cs="Times New Roman"/>
      <w:color w:val="000000"/>
      <w:spacing w:val="0"/>
      <w:sz w:val="24"/>
      <w:szCs w:val="24"/>
      <w:lang w:val="en-US" w:eastAsia="zh-CN"/>
    </w:rPr>
  </w:style>
  <w:style w:type="character" w:customStyle="1" w:styleId="36">
    <w:name w:val="Heading 4 Char"/>
    <w:basedOn w:val="20"/>
    <w:link w:val="6"/>
    <w:semiHidden/>
    <w:qFormat/>
    <w:uiPriority w:val="9"/>
    <w:rPr>
      <w:rFonts w:ascii="Times New Roman" w:hAnsi="Times New Roman" w:eastAsia="宋体" w:cs="Times New Roman"/>
      <w:i/>
      <w:iCs/>
      <w:color w:val="000000"/>
      <w:spacing w:val="0"/>
      <w:sz w:val="24"/>
      <w:szCs w:val="24"/>
      <w:lang w:val="en-US" w:eastAsia="zh-CN"/>
    </w:rPr>
  </w:style>
  <w:style w:type="character" w:customStyle="1" w:styleId="37">
    <w:name w:val="Heading 5 Char"/>
    <w:basedOn w:val="20"/>
    <w:link w:val="7"/>
    <w:semiHidden/>
    <w:qFormat/>
    <w:uiPriority w:val="9"/>
    <w:rPr>
      <w:rFonts w:ascii="Times New Roman" w:hAnsi="Times New Roman" w:eastAsia="宋体" w:cs="Times New Roman"/>
      <w:color w:val="000000"/>
      <w:spacing w:val="0"/>
      <w:sz w:val="24"/>
      <w:szCs w:val="24"/>
      <w:lang w:val="en-US" w:eastAsia="zh-CN"/>
    </w:rPr>
  </w:style>
  <w:style w:type="character" w:customStyle="1" w:styleId="38">
    <w:name w:val="Heading 6 Char"/>
    <w:basedOn w:val="20"/>
    <w:link w:val="8"/>
    <w:semiHidden/>
    <w:qFormat/>
    <w:uiPriority w:val="9"/>
    <w:rPr>
      <w:rFonts w:ascii="Times New Roman" w:hAnsi="Times New Roman" w:eastAsia="宋体" w:cs="Times New Roman"/>
      <w:i/>
      <w:iCs/>
      <w:color w:val="000000"/>
      <w:spacing w:val="0"/>
      <w:sz w:val="24"/>
      <w:szCs w:val="24"/>
      <w:lang w:val="en-US" w:eastAsia="zh-CN"/>
    </w:rPr>
  </w:style>
  <w:style w:type="character" w:customStyle="1" w:styleId="39">
    <w:name w:val="Heading 7 Char"/>
    <w:basedOn w:val="20"/>
    <w:link w:val="9"/>
    <w:semiHidden/>
    <w:qFormat/>
    <w:uiPriority w:val="9"/>
    <w:rPr>
      <w:rFonts w:ascii="Times New Roman" w:hAnsi="Times New Roman" w:eastAsia="宋体" w:cs="Times New Roman"/>
      <w:color w:val="000000"/>
      <w:spacing w:val="0"/>
      <w:sz w:val="24"/>
      <w:szCs w:val="24"/>
      <w:lang w:val="en-US" w:eastAsia="zh-CN"/>
    </w:rPr>
  </w:style>
  <w:style w:type="character" w:customStyle="1" w:styleId="40">
    <w:name w:val="Heading 8 Char"/>
    <w:basedOn w:val="20"/>
    <w:link w:val="10"/>
    <w:semiHidden/>
    <w:qFormat/>
    <w:uiPriority w:val="9"/>
    <w:rPr>
      <w:rFonts w:ascii="Times New Roman" w:hAnsi="Times New Roman" w:eastAsia="宋体" w:cs="Times New Roman"/>
      <w:i/>
      <w:iCs/>
      <w:color w:val="000000"/>
      <w:spacing w:val="0"/>
      <w:sz w:val="24"/>
      <w:szCs w:val="24"/>
      <w:lang w:val="en-US" w:eastAsia="zh-CN"/>
    </w:rPr>
  </w:style>
  <w:style w:type="character" w:customStyle="1" w:styleId="41">
    <w:name w:val="Heading 9 Char"/>
    <w:basedOn w:val="20"/>
    <w:link w:val="11"/>
    <w:semiHidden/>
    <w:qFormat/>
    <w:uiPriority w:val="9"/>
    <w:rPr>
      <w:rFonts w:ascii="Times New Roman" w:hAnsi="Times New Roman" w:eastAsia="宋体" w:cs="Times New Roman"/>
      <w:color w:val="000000"/>
      <w:spacing w:val="0"/>
      <w:sz w:val="24"/>
      <w:szCs w:val="24"/>
      <w:lang w:val="en-US" w:eastAsia="zh-CN"/>
    </w:rPr>
  </w:style>
  <w:style w:type="paragraph" w:customStyle="1" w:styleId="42">
    <w:name w:val="Footnote Block Text"/>
    <w:basedOn w:val="17"/>
    <w:next w:val="17"/>
    <w:unhideWhenUsed/>
    <w:qFormat/>
    <w:uiPriority w:val="9"/>
    <w:pPr>
      <w:widowControl/>
      <w:autoSpaceDE w:val="0"/>
      <w:autoSpaceDN w:val="0"/>
      <w:snapToGrid w:val="0"/>
      <w:spacing w:before="100" w:after="100"/>
      <w:ind w:left="480" w:right="480" w:firstLine="0"/>
    </w:pPr>
    <w:rPr>
      <w:rFonts w:ascii="Times New Roman" w:hAnsi="Times New Roman" w:eastAsia="宋体" w:cs="Times New Roman"/>
      <w:color w:val="000000"/>
      <w:spacing w:val="0"/>
      <w:sz w:val="24"/>
      <w:szCs w:val="24"/>
      <w:lang w:val="en-US" w:eastAsia="zh-CN"/>
    </w:r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widowControl/>
      <w:autoSpaceDE w:val="0"/>
      <w:autoSpaceDN w:val="0"/>
      <w:snapToGrid w:val="0"/>
      <w:spacing w:after="0"/>
    </w:pPr>
    <w:rPr>
      <w:rFonts w:ascii="Times New Roman" w:hAnsi="Times New Roman" w:eastAsia="宋体" w:cs="Times New Roman"/>
      <w:b/>
      <w:color w:val="000000"/>
      <w:spacing w:val="0"/>
      <w:sz w:val="24"/>
      <w:szCs w:val="24"/>
      <w:lang w:val="en-US" w:eastAsia="zh-CN"/>
    </w:rPr>
  </w:style>
  <w:style w:type="paragraph" w:customStyle="1" w:styleId="45">
    <w:name w:val="Definition"/>
    <w:basedOn w:val="1"/>
    <w:qFormat/>
    <w:uiPriority w:val="0"/>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customStyle="1" w:styleId="46">
    <w:name w:val="Table Caption"/>
    <w:basedOn w:val="12"/>
    <w:qFormat/>
    <w:uiPriority w:val="0"/>
    <w:pPr>
      <w:keepNext/>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customStyle="1" w:styleId="47">
    <w:name w:val="Image Caption"/>
    <w:basedOn w:val="12"/>
    <w:qFormat/>
    <w:uiPriority w:val="0"/>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customStyle="1" w:styleId="48">
    <w:name w:val="Figure"/>
    <w:basedOn w:val="1"/>
    <w:qFormat/>
    <w:uiPriority w:val="0"/>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customStyle="1" w:styleId="49">
    <w:name w:val="Captioned Figure"/>
    <w:basedOn w:val="48"/>
    <w:qFormat/>
    <w:uiPriority w:val="0"/>
    <w:pPr>
      <w:keepNext/>
      <w:widowControl/>
      <w:autoSpaceDE w:val="0"/>
      <w:autoSpaceDN w:val="0"/>
      <w:snapToGrid w:val="0"/>
    </w:pPr>
    <w:rPr>
      <w:rFonts w:ascii="Times New Roman" w:hAnsi="Times New Roman" w:eastAsia="宋体" w:cs="Times New Roman"/>
      <w:color w:val="000000"/>
      <w:spacing w:val="0"/>
      <w:sz w:val="24"/>
      <w:szCs w:val="24"/>
      <w:lang w:val="en-US" w:eastAsia="zh-CN"/>
    </w:rPr>
  </w:style>
  <w:style w:type="character" w:customStyle="1" w:styleId="50">
    <w:name w:val="Verbatim Char"/>
    <w:basedOn w:val="23"/>
    <w:link w:val="51"/>
    <w:qFormat/>
    <w:uiPriority w:val="0"/>
    <w:rPr>
      <w:rFonts w:ascii="Times New Roman" w:hAnsi="Times New Roman" w:eastAsia="宋体" w:cs="Times New Roman"/>
      <w:color w:val="000000"/>
      <w:spacing w:val="0"/>
      <w:sz w:val="24"/>
      <w:szCs w:val="24"/>
      <w:lang w:val="en-US" w:eastAsia="zh-CN"/>
    </w:rPr>
  </w:style>
  <w:style w:type="paragraph" w:customStyle="1" w:styleId="51">
    <w:name w:val="Source Code"/>
    <w:basedOn w:val="1"/>
    <w:link w:val="50"/>
    <w:qFormat/>
    <w:uiPriority w:val="0"/>
    <w:pPr>
      <w:widowControl/>
      <w:wordWrap w:val="0"/>
      <w:autoSpaceDE w:val="0"/>
      <w:autoSpaceDN w:val="0"/>
      <w:snapToGrid w:val="0"/>
    </w:pPr>
    <w:rPr>
      <w:rFonts w:ascii="Times New Roman" w:hAnsi="Times New Roman" w:eastAsia="宋体" w:cs="Times New Roman"/>
      <w:color w:val="000000"/>
      <w:spacing w:val="0"/>
      <w:sz w:val="24"/>
      <w:szCs w:val="24"/>
      <w:lang w:val="en-US" w:eastAsia="zh-CN"/>
    </w:rPr>
  </w:style>
  <w:style w:type="character" w:customStyle="1" w:styleId="52">
    <w:name w:val="Section Number"/>
    <w:basedOn w:val="23"/>
    <w:qFormat/>
    <w:uiPriority w:val="0"/>
    <w:rPr>
      <w:rFonts w:ascii="Times New Roman" w:hAnsi="Times New Roman" w:eastAsia="宋体" w:cs="Times New Roman"/>
      <w:color w:val="000000"/>
      <w:spacing w:val="0"/>
      <w:sz w:val="24"/>
      <w:szCs w:val="24"/>
      <w:lang w:val="en-US" w:eastAsia="zh-CN"/>
    </w:rPr>
  </w:style>
  <w:style w:type="paragraph" w:customStyle="1" w:styleId="53">
    <w:name w:val="TOC Heading"/>
    <w:basedOn w:val="2"/>
    <w:next w:val="3"/>
    <w:unhideWhenUsed/>
    <w:qFormat/>
    <w:uiPriority w:val="39"/>
    <w:pPr>
      <w:widowControl/>
      <w:autoSpaceDE w:val="0"/>
      <w:autoSpaceDN w:val="0"/>
      <w:snapToGrid w:val="0"/>
      <w:spacing w:before="240" w:line="259" w:lineRule="auto"/>
      <w:outlineLvl w:val="9"/>
    </w:pPr>
    <w:rPr>
      <w:rFonts w:ascii="Times New Roman" w:hAnsi="Times New Roman" w:eastAsia="宋体" w:cs="Times New Roman"/>
      <w:b w:val="0"/>
      <w:color w:val="000000"/>
      <w:spacing w:val="0"/>
      <w:sz w:val="24"/>
      <w:szCs w:val="24"/>
      <w:lang w:val="en-US" w:eastAsia="zh-CN"/>
    </w:rPr>
  </w:style>
  <w:style w:type="character" w:customStyle="1" w:styleId="54">
    <w:name w:val="KeywordTok"/>
    <w:basedOn w:val="50"/>
    <w:qFormat/>
    <w:uiPriority w:val="0"/>
    <w:rPr>
      <w:rFonts w:ascii="Times New Roman" w:hAnsi="Times New Roman" w:eastAsia="宋体" w:cs="Times New Roman"/>
      <w:b/>
      <w:color w:val="000000"/>
      <w:spacing w:val="0"/>
      <w:sz w:val="24"/>
      <w:szCs w:val="24"/>
      <w:lang w:val="en-US" w:eastAsia="zh-CN"/>
    </w:rPr>
  </w:style>
  <w:style w:type="character" w:customStyle="1" w:styleId="55">
    <w:name w:val="DataType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56">
    <w:name w:val="DecVal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57">
    <w:name w:val="BaseN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58">
    <w:name w:val="Float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59">
    <w:name w:val="Constant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60">
    <w:name w:val="Char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61">
    <w:name w:val="SpecialChar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62">
    <w:name w:val="String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63">
    <w:name w:val="VerbatimString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64">
    <w:name w:val="SpecialString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65">
    <w:name w:val="ImportTok"/>
    <w:basedOn w:val="50"/>
    <w:qFormat/>
    <w:uiPriority w:val="0"/>
    <w:rPr>
      <w:rFonts w:ascii="Times New Roman" w:hAnsi="Times New Roman" w:eastAsia="宋体" w:cs="Times New Roman"/>
      <w:b/>
      <w:color w:val="000000"/>
      <w:spacing w:val="0"/>
      <w:sz w:val="24"/>
      <w:szCs w:val="24"/>
      <w:lang w:val="en-US" w:eastAsia="zh-CN"/>
    </w:rPr>
  </w:style>
  <w:style w:type="character" w:customStyle="1" w:styleId="66">
    <w:name w:val="CommentTok"/>
    <w:basedOn w:val="50"/>
    <w:qFormat/>
    <w:uiPriority w:val="0"/>
    <w:rPr>
      <w:rFonts w:ascii="Times New Roman" w:hAnsi="Times New Roman" w:eastAsia="宋体" w:cs="Times New Roman"/>
      <w:i/>
      <w:color w:val="000000"/>
      <w:spacing w:val="0"/>
      <w:sz w:val="24"/>
      <w:szCs w:val="24"/>
      <w:lang w:val="en-US" w:eastAsia="zh-CN"/>
    </w:rPr>
  </w:style>
  <w:style w:type="character" w:customStyle="1" w:styleId="67">
    <w:name w:val="DocumentationTok"/>
    <w:basedOn w:val="50"/>
    <w:qFormat/>
    <w:uiPriority w:val="0"/>
    <w:rPr>
      <w:rFonts w:ascii="Times New Roman" w:hAnsi="Times New Roman" w:eastAsia="宋体" w:cs="Times New Roman"/>
      <w:i/>
      <w:color w:val="000000"/>
      <w:spacing w:val="0"/>
      <w:sz w:val="24"/>
      <w:szCs w:val="24"/>
      <w:lang w:val="en-US" w:eastAsia="zh-CN"/>
    </w:rPr>
  </w:style>
  <w:style w:type="character" w:customStyle="1" w:styleId="68">
    <w:name w:val="AnnotationTok"/>
    <w:basedOn w:val="50"/>
    <w:qFormat/>
    <w:uiPriority w:val="0"/>
    <w:rPr>
      <w:rFonts w:ascii="Times New Roman" w:hAnsi="Times New Roman" w:eastAsia="宋体" w:cs="Times New Roman"/>
      <w:b/>
      <w:i/>
      <w:color w:val="000000"/>
      <w:spacing w:val="0"/>
      <w:sz w:val="24"/>
      <w:szCs w:val="24"/>
      <w:lang w:val="en-US" w:eastAsia="zh-CN"/>
    </w:rPr>
  </w:style>
  <w:style w:type="character" w:customStyle="1" w:styleId="69">
    <w:name w:val="CommentVarTok"/>
    <w:basedOn w:val="50"/>
    <w:qFormat/>
    <w:uiPriority w:val="0"/>
    <w:rPr>
      <w:rFonts w:ascii="Times New Roman" w:hAnsi="Times New Roman" w:eastAsia="宋体" w:cs="Times New Roman"/>
      <w:b/>
      <w:i/>
      <w:color w:val="000000"/>
      <w:spacing w:val="0"/>
      <w:sz w:val="24"/>
      <w:szCs w:val="24"/>
      <w:lang w:val="en-US" w:eastAsia="zh-CN"/>
    </w:rPr>
  </w:style>
  <w:style w:type="character" w:customStyle="1" w:styleId="70">
    <w:name w:val="Other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71">
    <w:name w:val="Function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72">
    <w:name w:val="Variable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73">
    <w:name w:val="ControlFlowTok"/>
    <w:basedOn w:val="50"/>
    <w:qFormat/>
    <w:uiPriority w:val="0"/>
    <w:rPr>
      <w:rFonts w:ascii="Times New Roman" w:hAnsi="Times New Roman" w:eastAsia="宋体" w:cs="Times New Roman"/>
      <w:b/>
      <w:color w:val="000000"/>
      <w:spacing w:val="0"/>
      <w:sz w:val="24"/>
      <w:szCs w:val="24"/>
      <w:lang w:val="en-US" w:eastAsia="zh-CN"/>
    </w:rPr>
  </w:style>
  <w:style w:type="character" w:customStyle="1" w:styleId="74">
    <w:name w:val="Operator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75">
    <w:name w:val="BuiltIn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76">
    <w:name w:val="Extension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77">
    <w:name w:val="Preprocessor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78">
    <w:name w:val="Attribute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79">
    <w:name w:val="RegionMarker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80">
    <w:name w:val="InformationTok"/>
    <w:basedOn w:val="50"/>
    <w:qFormat/>
    <w:uiPriority w:val="0"/>
    <w:rPr>
      <w:rFonts w:ascii="Times New Roman" w:hAnsi="Times New Roman" w:eastAsia="宋体" w:cs="Times New Roman"/>
      <w:b/>
      <w:i/>
      <w:color w:val="000000"/>
      <w:spacing w:val="0"/>
      <w:sz w:val="24"/>
      <w:szCs w:val="24"/>
      <w:lang w:val="en-US" w:eastAsia="zh-CN"/>
    </w:rPr>
  </w:style>
  <w:style w:type="character" w:customStyle="1" w:styleId="81">
    <w:name w:val="WarningTok"/>
    <w:basedOn w:val="50"/>
    <w:qFormat/>
    <w:uiPriority w:val="0"/>
    <w:rPr>
      <w:rFonts w:ascii="Times New Roman" w:hAnsi="Times New Roman" w:eastAsia="宋体" w:cs="Times New Roman"/>
      <w:b/>
      <w:i/>
      <w:color w:val="000000"/>
      <w:spacing w:val="0"/>
      <w:sz w:val="24"/>
      <w:szCs w:val="24"/>
      <w:lang w:val="en-US" w:eastAsia="zh-CN"/>
    </w:rPr>
  </w:style>
  <w:style w:type="character" w:customStyle="1" w:styleId="82">
    <w:name w:val="AlertTok"/>
    <w:basedOn w:val="50"/>
    <w:qFormat/>
    <w:uiPriority w:val="0"/>
    <w:rPr>
      <w:rFonts w:ascii="Times New Roman" w:hAnsi="Times New Roman" w:eastAsia="宋体" w:cs="Times New Roman"/>
      <w:b/>
      <w:color w:val="000000"/>
      <w:spacing w:val="0"/>
      <w:sz w:val="24"/>
      <w:szCs w:val="24"/>
      <w:lang w:val="en-US" w:eastAsia="zh-CN"/>
    </w:rPr>
  </w:style>
  <w:style w:type="character" w:customStyle="1" w:styleId="83">
    <w:name w:val="ErrorTok"/>
    <w:basedOn w:val="50"/>
    <w:qFormat/>
    <w:uiPriority w:val="0"/>
    <w:rPr>
      <w:rFonts w:ascii="Times New Roman" w:hAnsi="Times New Roman" w:eastAsia="宋体" w:cs="Times New Roman"/>
      <w:b/>
      <w:color w:val="000000"/>
      <w:spacing w:val="0"/>
      <w:sz w:val="24"/>
      <w:szCs w:val="24"/>
      <w:lang w:val="en-US" w:eastAsia="zh-CN"/>
    </w:rPr>
  </w:style>
  <w:style w:type="character" w:customStyle="1" w:styleId="84">
    <w:name w:val="NormalTok"/>
    <w:basedOn w:val="50"/>
    <w:qFormat/>
    <w:uiPriority w:val="0"/>
    <w:rPr>
      <w:rFonts w:ascii="Times New Roman" w:hAnsi="Times New Roman" w:eastAsia="宋体" w:cs="Times New Roman"/>
      <w:color w:val="000000"/>
      <w:spacing w:val="0"/>
      <w:sz w:val="24"/>
      <w:szCs w:val="24"/>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image" Target="media/image3.png"/><Relationship Id="rId16" Type="http://schemas.openxmlformats.org/officeDocument/2006/relationships/image" Target="media/image2.emf"/><Relationship Id="rId15" Type="http://schemas.openxmlformats.org/officeDocument/2006/relationships/oleObject" Target="embeddings/oleObject2.bin"/><Relationship Id="rId14" Type="http://schemas.openxmlformats.org/officeDocument/2006/relationships/image" Target="media/image1.emf"/><Relationship Id="rId13" Type="http://schemas.openxmlformats.org/officeDocument/2006/relationships/oleObject" Target="embeddings/oleObject1.bin"/><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8318</Words>
  <Characters>9593</Characters>
  <Lines>12</Lines>
  <Paragraphs>8</Paragraphs>
  <TotalTime>12</TotalTime>
  <ScaleCrop>false</ScaleCrop>
  <LinksUpToDate>false</LinksUpToDate>
  <CharactersWithSpaces>9679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2026-09-08T03:25:00Z</dcterms:created>
  <dc:creator>Fa'te</dc:creator>
  <cp:lastModifiedBy>Fa'te</cp:lastModifiedBy>
  <dcterms:modified xsi:type="dcterms:W3CDTF">2026-09-18T10:57:14Z</dcterms:modified>
  <dc:subject>SGTG-AVGZSL</dc:subject>
  <dc:title>语义引导高斯时序定位的视听广义零样本学习</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eyJoZGlkIjoiNzUwYWVjNDM1OTAyNDQ2MTBjNDM1MWMxYmRhOGE3MTIiLCJ1c2VySWQiOiI2Njg0OTg3MDcifQ==</vt:lpwstr>
  </property>
  <property fmtid="{D5CDD505-2E9C-101B-9397-08002B2CF9AE}" pid="3" name="KSOProductBuildVer">
    <vt:lpwstr>2052-12.1.0.28505</vt:lpwstr>
  </property>
  <property fmtid="{D5CDD505-2E9C-101B-9397-08002B2CF9AE}" pid="4" name="ICV">
    <vt:lpwstr>19165C5410CE467AA21E63EA32FF7292_13</vt:lpwstr>
  </property>
</Properties>
</file>